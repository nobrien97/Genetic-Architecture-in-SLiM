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05D89FAB" w:rsidR="000B7B98" w:rsidRPr="005F55E7" w:rsidRDefault="000B7B98" w:rsidP="005F55E7">
      <w:pPr>
        <w:pStyle w:val="Title"/>
      </w:pPr>
      <w:r w:rsidRPr="005F55E7">
        <w:t>Highly variable allelic effects preclude polygenic adaptation under</w:t>
      </w:r>
      <w:r w:rsidR="00D214BD" w:rsidRPr="005F55E7">
        <w:t xml:space="preserve"> high mutation rates and strong selection</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77777777" w:rsidR="00ED3A62" w:rsidRDefault="004B6242" w:rsidP="005F55E7">
      <w:pPr>
        <w:pStyle w:val="Title"/>
        <w:jc w:val="center"/>
      </w:pPr>
      <w:r w:rsidRPr="00F04602">
        <w:t xml:space="preserve">Word count: </w:t>
      </w:r>
      <w:r w:rsidR="00562CBA">
        <w:t>7965 (Abstract: 214)</w:t>
      </w:r>
    </w:p>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31672155" w14:textId="4B21C26C" w:rsidR="006C2E10" w:rsidRDefault="008226A0" w:rsidP="006972DC">
      <w:pPr>
        <w:pStyle w:val="TOC1"/>
        <w:rPr>
          <w:rFonts w:eastAsiaTheme="minorEastAsia" w:cstheme="minorBidi"/>
          <w:noProof/>
          <w:lang w:val="en-US"/>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CE4711" w:rsidP="006972DC">
      <w:pPr>
        <w:pStyle w:val="TOC1"/>
        <w:rPr>
          <w:rFonts w:eastAsiaTheme="minorEastAsia" w:cstheme="minorBidi"/>
          <w:noProof/>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CE4711" w:rsidP="006972DC">
      <w:pPr>
        <w:pStyle w:val="TOC1"/>
        <w:rPr>
          <w:rFonts w:eastAsiaTheme="minorEastAsia" w:cstheme="minorBidi"/>
          <w:noProof/>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CE4711">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CE4711">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CE4711">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CE4711">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CE4711" w:rsidP="006972DC">
      <w:pPr>
        <w:pStyle w:val="TOC1"/>
        <w:rPr>
          <w:rFonts w:eastAsiaTheme="minorEastAsia" w:cstheme="minorBidi"/>
          <w:noProof/>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CE4711">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CE4711">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CE4711">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CE4711">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CE4711" w:rsidP="006972DC">
      <w:pPr>
        <w:pStyle w:val="TOC1"/>
        <w:rPr>
          <w:rFonts w:eastAsiaTheme="minorEastAsia" w:cstheme="minorBidi"/>
          <w:noProof/>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CE4711" w:rsidP="006972DC">
      <w:pPr>
        <w:pStyle w:val="TOC1"/>
        <w:rPr>
          <w:rFonts w:eastAsiaTheme="minorEastAsia" w:cstheme="minorBidi"/>
          <w:noProof/>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CE4711" w:rsidP="006972DC">
      <w:pPr>
        <w:pStyle w:val="TOC1"/>
        <w:rPr>
          <w:rFonts w:eastAsiaTheme="minorEastAsia" w:cstheme="minorBidi"/>
          <w:noProof/>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CE4711">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CE4711">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CE4711">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CE4711">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CE4711">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CE4711">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CE4711">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CE4711">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CE4711">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CE4711" w:rsidP="006972DC">
      <w:pPr>
        <w:pStyle w:val="TOC1"/>
        <w:rPr>
          <w:rFonts w:eastAsiaTheme="minorEastAsia" w:cstheme="minorBidi"/>
          <w:noProof/>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CE4711">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CE4711">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CE4711">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CE4711">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CE4711" w:rsidP="006972DC">
      <w:pPr>
        <w:pStyle w:val="TOC1"/>
        <w:rPr>
          <w:rFonts w:eastAsiaTheme="minorEastAsia" w:cstheme="minorBidi"/>
          <w:noProof/>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CE4711" w:rsidP="006972DC">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0E3318F8" w14:textId="77777777" w:rsidR="006972DC" w:rsidRDefault="008226A0" w:rsidP="00FF2A89">
      <w:pPr>
        <w:pStyle w:val="Heading1"/>
      </w:pPr>
      <w:r w:rsidRPr="00F04602">
        <w:fldChar w:fldCharType="end"/>
      </w:r>
      <w:bookmarkStart w:id="0" w:name="_Toc55740053"/>
    </w:p>
    <w:p w14:paraId="291D7CA3" w14:textId="77777777" w:rsidR="006972DC" w:rsidRDefault="006972DC">
      <w:pPr>
        <w:rPr>
          <w:b/>
          <w:bCs/>
          <w:lang w:val="en-US"/>
        </w:rPr>
      </w:pPr>
      <w:r>
        <w:br w:type="page"/>
      </w:r>
    </w:p>
    <w:p w14:paraId="19117AE1" w14:textId="59519066" w:rsidR="00802332" w:rsidRPr="00FF2A89" w:rsidRDefault="005343F5" w:rsidP="00FF2A89">
      <w:pPr>
        <w:pStyle w:val="Heading1"/>
      </w:pPr>
      <w:r w:rsidRPr="00F04602">
        <w:lastRenderedPageBreak/>
        <w:t>Abstract</w:t>
      </w:r>
      <w:bookmarkEnd w:id="0"/>
    </w:p>
    <w:p w14:paraId="3387D5AB" w14:textId="588B07A7"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 xml:space="preserve">istributions of allelic effects were unaffected by changes in mutational variance under House-of-Cards models, however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740054"/>
      <w:r w:rsidRPr="00F04602">
        <w:lastRenderedPageBreak/>
        <w:t>Introduction</w:t>
      </w:r>
      <w:bookmarkEnd w:id="1"/>
    </w:p>
    <w:p w14:paraId="180FAE87" w14:textId="4691B7B4"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 </w:instrTex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EN.CITE.DATA </w:instrText>
      </w:r>
      <w:r w:rsidR="001F41CF" w:rsidRPr="00F04602">
        <w:rPr>
          <w:lang w:val="en-US"/>
        </w:rPr>
      </w:r>
      <w:r w:rsidR="001F41CF" w:rsidRPr="00F04602">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40A647EB"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212083E8"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7D96418D"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w:t>
      </w:r>
      <w:r w:rsidR="006972DC">
        <w:rPr>
          <w:lang w:val="en-US"/>
        </w:rPr>
        <w:t>display</w:t>
      </w:r>
      <w:r w:rsidR="0068366C" w:rsidRPr="00F04602">
        <w:rPr>
          <w:lang w:val="en-US"/>
        </w:rPr>
        <w:t xml:space="preserve">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 xml:space="preserve">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3D8270EB"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621C4E94"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 </w:instrText>
      </w:r>
      <w:r w:rsidR="000B099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EN.CITE.DATA </w:instrText>
      </w:r>
      <w:r w:rsidR="000B0992">
        <w:rPr>
          <w:lang w:val="en-US"/>
        </w:rPr>
      </w:r>
      <w:r w:rsidR="000B0992">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04645E03"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DD103C"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 </w:instrText>
      </w:r>
      <w:r w:rsidR="00962428">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EN.CITE.DATA </w:instrText>
      </w:r>
      <w:r w:rsidR="00962428">
        <w:rPr>
          <w:lang w:val="en-US"/>
        </w:rPr>
      </w:r>
      <w:r w:rsidR="00962428">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DD3316"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2EBDDECF"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w:t>
      </w:r>
      <w:r w:rsidR="003C40D3" w:rsidRPr="00F04602">
        <w:rPr>
          <w:lang w:val="en-US"/>
        </w:rPr>
        <w:lastRenderedPageBreak/>
        <w:t>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 </w:instrTex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5B166D">
        <w:rPr>
          <w:lang w:val="en-US"/>
        </w:rPr>
        <w:t xml:space="preserve"> </w:t>
      </w:r>
      <w:r w:rsidR="003C40D3" w:rsidRPr="00F04602">
        <w:rPr>
          <w:lang w:val="en-US"/>
        </w:rPr>
        <w:t xml:space="preserve">House-of-Cards (HoC)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 </w:instrTex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53225A">
        <w:rPr>
          <w:lang w:val="en-US"/>
        </w:rPr>
        <w:t xml:space="preserve">the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 </w:instrTex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EN.CITE.DATA </w:instrText>
      </w:r>
      <w:r w:rsidR="00A04F85">
        <w:rPr>
          <w:lang w:val="en-US"/>
        </w:rPr>
      </w:r>
      <w:r w:rsidR="00A04F85">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163553A3"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HoC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HoC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 w:name="_Toc55740055"/>
      <w:r w:rsidRPr="00F04602">
        <w:t>Methods</w:t>
      </w:r>
      <w:bookmarkEnd w:id="2"/>
    </w:p>
    <w:p w14:paraId="12785729" w14:textId="25D70E42"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 xml:space="preserve">was confounded with mutation rate, however.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w:t>
      </w:r>
      <w:r w:rsidR="00CB221C" w:rsidRPr="00F04602">
        <w:rPr>
          <w:lang w:val="en-US"/>
        </w:rPr>
        <w:lastRenderedPageBreak/>
        <w:t>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3" w:name="_Toc55740056"/>
      <w:r w:rsidRPr="00F04602">
        <w:t xml:space="preserve">Common model </w:t>
      </w:r>
      <w:r w:rsidR="00F731BF" w:rsidRPr="00F04602">
        <w:t>elements</w:t>
      </w:r>
      <w:bookmarkEnd w:id="3"/>
    </w:p>
    <w:p w14:paraId="392485AE" w14:textId="4399CEAF"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ins w:id="4" w:author="Daniel Ortiz-Barrientos" w:date="2020-11-08T20:03:00Z">
        <w:r w:rsidR="00B94600">
          <w:rPr>
            <w:lang w:val="en-US"/>
          </w:rPr>
          <w:t xml:space="preserve"> (</w:t>
        </w:r>
        <w:commentRangeStart w:id="5"/>
        <w:r w:rsidR="00B94600">
          <w:rPr>
            <w:lang w:val="en-US"/>
          </w:rPr>
          <w:t xml:space="preserve">exchangeable model in </w:t>
        </w:r>
        <w:r w:rsidR="00B94600" w:rsidRPr="000B0992">
          <w:rPr>
            <w:smallCaps/>
            <w:noProof/>
            <w:lang w:val="en-US"/>
          </w:rPr>
          <w:t>Walsh and Lynch</w:t>
        </w:r>
        <w:r w:rsidR="00B94600">
          <w:rPr>
            <w:noProof/>
            <w:lang w:val="en-US"/>
          </w:rPr>
          <w:t xml:space="preserve"> 2018</w:t>
        </w:r>
      </w:ins>
      <w:ins w:id="6" w:author="Daniel Ortiz-Barrientos" w:date="2020-11-08T20:04:00Z">
        <w:r w:rsidR="00B05C6C">
          <w:rPr>
            <w:noProof/>
            <w:lang w:val="en-US"/>
          </w:rPr>
          <w:t xml:space="preserve">, pp </w:t>
        </w:r>
        <w:del w:id="7" w:author="Nicholas Obrien" w:date="2020-11-08T21:36:00Z">
          <w:r w:rsidR="00B05C6C" w:rsidDel="00DA505A">
            <w:rPr>
              <w:noProof/>
              <w:lang w:val="en-US"/>
            </w:rPr>
            <w:delText>XXXX</w:delText>
          </w:r>
        </w:del>
      </w:ins>
      <w:commentRangeEnd w:id="5"/>
      <w:del w:id="8" w:author="Nicholas Obrien" w:date="2020-11-08T21:36:00Z">
        <w:r w:rsidR="00DA505A" w:rsidDel="00DA505A">
          <w:rPr>
            <w:rStyle w:val="CommentReference"/>
          </w:rPr>
          <w:commentReference w:id="5"/>
        </w:r>
      </w:del>
      <w:ins w:id="9" w:author="Nicholas Obrien" w:date="2020-11-08T21:36:00Z">
        <w:r w:rsidR="00DA505A">
          <w:rPr>
            <w:noProof/>
            <w:lang w:val="en-US"/>
          </w:rPr>
          <w:t>879</w:t>
        </w:r>
      </w:ins>
      <w:ins w:id="10" w:author="Daniel Ortiz-Barrientos" w:date="2020-11-08T20:03:00Z">
        <w:r w:rsidR="00B94600">
          <w:rPr>
            <w:noProof/>
            <w:lang w:val="en-US"/>
          </w:rPr>
          <w:t>)</w:t>
        </w:r>
      </w:ins>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w:t>
      </w:r>
      <w:r w:rsidRPr="00F04602">
        <w:rPr>
          <w:lang w:val="en-US"/>
        </w:rPr>
        <w:lastRenderedPageBreak/>
        <w:t>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Del="007C2F80" w:rsidRDefault="00D175F6">
      <w:pPr>
        <w:spacing w:before="120" w:after="120" w:line="480" w:lineRule="auto"/>
        <w:ind w:firstLine="720"/>
        <w:rPr>
          <w:del w:id="11" w:author="Daniel Ortiz-Barrientos" w:date="2020-11-08T20:05:00Z"/>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5FEB60BE" w:rsidR="000F0531" w:rsidRPr="00F04602" w:rsidDel="007C2F80" w:rsidRDefault="007C2F80">
      <w:pPr>
        <w:spacing w:before="120" w:after="120" w:line="480" w:lineRule="auto"/>
        <w:ind w:firstLine="720"/>
        <w:rPr>
          <w:del w:id="12" w:author="Daniel Ortiz-Barrientos" w:date="2020-11-08T20:05:00Z"/>
          <w:lang w:val="en-US"/>
        </w:rPr>
      </w:pPr>
      <w:ins w:id="13" w:author="Daniel Ortiz-Barrientos" w:date="2020-11-08T20:05:00Z">
        <w:r>
          <w:rPr>
            <w:lang w:val="en-US"/>
          </w:rPr>
          <w:t xml:space="preserve"> </w:t>
        </w:r>
      </w:ins>
    </w:p>
    <w:p w14:paraId="2C67177B" w14:textId="77777777" w:rsidR="007F39D0" w:rsidRPr="00F04602" w:rsidRDefault="00BB7422" w:rsidP="007C2F80">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14" w:name="_Hlk53940415"/>
          <m:r>
            <w:rPr>
              <w:rFonts w:ascii="Cambria Math" w:hAnsi="Cambria Math"/>
              <w:lang w:val="en-US"/>
            </w:rPr>
            <m:t>β</m:t>
          </m:r>
          <w:bookmarkEnd w:id="14"/>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CE4711"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142E0452" w:rsidR="00994321" w:rsidRPr="00F04602" w:rsidDel="00207FF1" w:rsidRDefault="004270CD" w:rsidP="005343F5">
      <w:pPr>
        <w:spacing w:before="120" w:after="120" w:line="480" w:lineRule="auto"/>
        <w:ind w:firstLine="720"/>
        <w:rPr>
          <w:del w:id="15" w:author="Daniel Ortiz-Barrientos" w:date="2020-11-08T20:08:00Z"/>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Pr>
          <w:lang w:val="en-US"/>
        </w:rPr>
        <w:t xml:space="preserve">(not shown) </w:t>
      </w:r>
      <w:r w:rsidR="008D078B" w:rsidRPr="00F04602">
        <w:rPr>
          <w:lang w:val="en-US"/>
        </w:rPr>
        <w:t>indicated that 50,000 generations</w:t>
      </w:r>
      <w:r w:rsidR="00BA5DFB" w:rsidRPr="00F04602">
        <w:rPr>
          <w:lang w:val="en-US"/>
        </w:rPr>
        <w:t xml:space="preserve"> of burn-in</w:t>
      </w:r>
      <w:r w:rsidR="008D078B" w:rsidRPr="00F04602">
        <w:rPr>
          <w:lang w:val="en-US"/>
        </w:rPr>
        <w:t xml:space="preserve"> was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140D67" w:rsidRPr="00F04602">
        <w:rPr>
          <w:rFonts w:eastAsiaTheme="minorEastAsia"/>
          <w:lang w:val="en-US"/>
        </w:rPr>
        <w:t>, however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207FF1">
      <w:pPr>
        <w:spacing w:before="120" w:after="120" w:line="480" w:lineRule="auto"/>
        <w:ind w:firstLine="720"/>
        <w:rPr>
          <w:lang w:val="en-US"/>
        </w:rPr>
      </w:pPr>
    </w:p>
    <w:p w14:paraId="7848AADC" w14:textId="4769D16B" w:rsidR="00994321" w:rsidRPr="00F04602" w:rsidRDefault="00994321" w:rsidP="002E2E2C">
      <w:pPr>
        <w:pStyle w:val="Heading2"/>
      </w:pPr>
      <w:bookmarkStart w:id="16" w:name="_Toc55740057"/>
      <w:r w:rsidRPr="00F04602">
        <w:t>Model specific characteristics</w:t>
      </w:r>
      <w:bookmarkEnd w:id="16"/>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CE4711"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Del="00207FF1" w:rsidRDefault="00CE4711" w:rsidP="005343F5">
      <w:pPr>
        <w:spacing w:before="120" w:after="120" w:line="480" w:lineRule="auto"/>
        <w:ind w:firstLine="720"/>
        <w:jc w:val="center"/>
        <w:rPr>
          <w:del w:id="17" w:author="Daniel Ortiz-Barrientos" w:date="2020-11-08T20:09:00Z"/>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207FF1">
      <w:pPr>
        <w:spacing w:before="120" w:after="120" w:line="480" w:lineRule="auto"/>
        <w:ind w:firstLine="720"/>
        <w:jc w:val="center"/>
        <w:rPr>
          <w:rFonts w:eastAsiaTheme="minorEastAsia"/>
          <w:lang w:val="en-US"/>
        </w:rPr>
      </w:pPr>
    </w:p>
    <w:p w14:paraId="51196DC5" w14:textId="1A72EABF" w:rsidR="00994321" w:rsidRPr="00F04602" w:rsidRDefault="000C426B" w:rsidP="00FA0032">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2E2E2C">
      <w:pPr>
        <w:pStyle w:val="Heading2"/>
      </w:pPr>
      <w:bookmarkStart w:id="18" w:name="_Toc55740058"/>
      <w:r w:rsidRPr="00F04602">
        <w:t>Model Parameterization</w:t>
      </w:r>
      <w:bookmarkEnd w:id="18"/>
    </w:p>
    <w:p w14:paraId="02CA556C" w14:textId="25A6365D" w:rsidR="0076598C" w:rsidRPr="00F04602" w:rsidRDefault="00BD0A45" w:rsidP="00C87C5B">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w:t>
      </w:r>
      <w:r w:rsidR="008703C8" w:rsidRPr="00F04602">
        <w:rPr>
          <w:lang w:val="en-US"/>
        </w:rPr>
        <w:lastRenderedPageBreak/>
        <w:t xml:space="preserve">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742DB2" w:rsidRPr="00F04602">
        <w:rPr>
          <w:lang w:val="en-US"/>
        </w:rPr>
        <w:t>32 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62262A" w:rsidRPr="00F04602">
        <w:rPr>
          <w:lang w:val="en-US"/>
        </w:rPr>
        <w:t>high 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to a</w:t>
      </w:r>
      <w:r w:rsidR="00C506F6">
        <w:rPr>
          <w:lang w:val="en-US"/>
        </w:rPr>
        <w:t xml:space="preserve">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2E2E2C">
      <w:pPr>
        <w:pStyle w:val="Heading2"/>
      </w:pPr>
      <w:bookmarkStart w:id="19" w:name="_Toc55740059"/>
      <w:r w:rsidRPr="00F04602">
        <w:t>Analysis</w:t>
      </w:r>
      <w:bookmarkEnd w:id="19"/>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C87C5B">
      <w:pPr>
        <w:spacing w:before="120" w:after="120" w:line="48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430E7E">
      <w:pPr>
        <w:spacing w:before="120" w:after="120" w:line="480" w:lineRule="auto"/>
        <w:ind w:firstLine="720"/>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heteroskedasticity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A386F72"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9757A9" w:rsidRPr="00F04602">
        <w:rPr>
          <w:lang w:val="en-US"/>
        </w:rPr>
        <w:lastRenderedPageBreak/>
        <w:t xml:space="preserve">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1651677" w14:textId="77777777" w:rsidR="00A704F4" w:rsidRDefault="00A704F4">
      <w:pPr>
        <w:rPr>
          <w:b/>
          <w:bCs/>
          <w:lang w:val="en-US"/>
        </w:rPr>
      </w:pPr>
      <w:bookmarkStart w:id="20" w:name="_Toc55740060"/>
      <w:r>
        <w:br w:type="page"/>
      </w:r>
    </w:p>
    <w:p w14:paraId="552519EB" w14:textId="0866234E" w:rsidR="006F5D7C" w:rsidRPr="00F04602" w:rsidRDefault="006F5D7C" w:rsidP="005343F5">
      <w:pPr>
        <w:pStyle w:val="Heading1"/>
      </w:pPr>
      <w:r w:rsidRPr="00F04602">
        <w:lastRenderedPageBreak/>
        <w:t>Results</w:t>
      </w:r>
      <w:bookmarkEnd w:id="20"/>
    </w:p>
    <w:p w14:paraId="4D575568" w14:textId="0521A1E7" w:rsidR="005624EF" w:rsidRPr="00F04602" w:rsidRDefault="00C53F88" w:rsidP="00F63185">
      <w:pPr>
        <w:pStyle w:val="Heading2"/>
      </w:pPr>
      <w:bookmarkStart w:id="21" w:name="_Toc55740061"/>
      <w:r w:rsidRPr="00F04602">
        <w:t>Tracking population dynamics over time</w:t>
      </w:r>
      <w:bookmarkEnd w:id="21"/>
    </w:p>
    <w:p w14:paraId="65785B1A" w14:textId="7F64807B"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HoC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22"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22"/>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w:t>
      </w:r>
      <w:r w:rsidR="00C12BED" w:rsidRPr="00F04602">
        <w:rPr>
          <w:lang w:val="en-US"/>
        </w:rPr>
        <w:lastRenderedPageBreak/>
        <w:t xml:space="preserve">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23" w:name="_Toc55740063"/>
      <w:r w:rsidRPr="00F04602">
        <w:t>Genetic architecture effects on adaptation with Continuum of Alleles models</w:t>
      </w:r>
      <w:bookmarkEnd w:id="23"/>
    </w:p>
    <w:p w14:paraId="4C1AB0EF" w14:textId="139C0843"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w:t>
      </w:r>
      <w:r w:rsidR="000B7306" w:rsidRPr="00F04602">
        <w:rPr>
          <w:lang w:val="en-US"/>
        </w:rPr>
        <w:lastRenderedPageBreak/>
        <w:t>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FA78D5">
        <w:rPr>
          <w:lang w:val="en-US"/>
        </w:rPr>
        <w:t xml:space="preserve">, </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7F2FCA72"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FC784A" w:rsidRPr="00F04602">
        <w:rPr>
          <w:rStyle w:val="acopre"/>
        </w:rPr>
        <w:t xml:space="preserve"> distance, </w:t>
      </w:r>
      <w:r w:rsidR="00B12B3D" w:rsidRPr="00F04602">
        <w:rPr>
          <w:rStyle w:val="acopre"/>
        </w:rPr>
        <w:t>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69977838"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 </w:t>
      </w:r>
      <w:r w:rsidR="00594480" w:rsidRPr="00F04602">
        <w:rPr>
          <w:rStyle w:val="acopre"/>
        </w:rPr>
        <w:t xml:space="preserve">Under a Gaussian model, increasing the </w:t>
      </w:r>
      <w:r w:rsidR="00594480" w:rsidRPr="00F04602">
        <w:rPr>
          <w:rStyle w:val="acopre"/>
        </w:rPr>
        <w:lastRenderedPageBreak/>
        <w:t>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 however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w:t>
      </w:r>
      <w:r w:rsidR="00B12B3D" w:rsidRPr="00F04602">
        <w:rPr>
          <w:lang w:val="en-US"/>
        </w:rPr>
        <w:lastRenderedPageBreak/>
        <w:t xml:space="preserve">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24" w:name="_Toc55740064"/>
      <w:r w:rsidRPr="00F04602">
        <w:t>Allelic effect size distributions with Continuum of Alleles models</w:t>
      </w:r>
      <w:bookmarkEnd w:id="24"/>
    </w:p>
    <w:p w14:paraId="1FBD4D31" w14:textId="11A95234"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3863EA20"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lastRenderedPageBreak/>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E37971" w:rsidRPr="00F04602">
        <w:rPr>
          <w:rStyle w:val="acopre"/>
        </w:rPr>
        <w:t xml:space="preserve">, however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1C0E0C98"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 xml:space="preserve">Model type contributed the most to explaining mutation count variation among models, describing 58.4% of among-model variation. Pleiotropy rate explained 10% of variation, however this is explicated by each pleiotropic mutation contributing </w:t>
      </w:r>
      <w:r w:rsidR="00331174" w:rsidRPr="00F04602">
        <w:rPr>
          <w:rStyle w:val="acopre"/>
        </w:rPr>
        <w:lastRenderedPageBreak/>
        <w:t xml:space="preserve">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25" w:name="_Toc55740065"/>
      <w:r w:rsidRPr="00F04602">
        <w:t>Discussion</w:t>
      </w:r>
      <w:bookmarkEnd w:id="25"/>
    </w:p>
    <w:p w14:paraId="1B2A8F7D" w14:textId="58E3C29A"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 however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likely overcome selection</w:t>
      </w:r>
      <w:r w:rsidR="00641966">
        <w:rPr>
          <w:lang w:val="en-US"/>
        </w:rPr>
        <w:t xml:space="preserve">, keeping population below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6C807BFE" w:rsidR="00E01048" w:rsidRPr="00F04602"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w:t>
      </w:r>
      <w:r w:rsidR="00F063E5" w:rsidRPr="00F04602">
        <w:rPr>
          <w:lang w:val="en-US"/>
        </w:rPr>
        <w:lastRenderedPageBreak/>
        <w:t xml:space="preserve">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 however Gardon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 xml:space="preserve">well adapted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strong to drive populations away from mildly maladapted phenotypes</w:t>
      </w:r>
      <w:r w:rsidR="00751F19" w:rsidRPr="00F04602">
        <w:t>, particularly if population sizes are small</w:t>
      </w:r>
      <w:r w:rsidR="00C67E19" w:rsidRPr="00F04602">
        <w:t xml:space="preserve">. </w:t>
      </w:r>
    </w:p>
    <w:p w14:paraId="18D5BC62" w14:textId="100BE1D0" w:rsidR="00C15661" w:rsidRPr="00F04602" w:rsidRDefault="00751F19" w:rsidP="00C15661">
      <w:pPr>
        <w:spacing w:line="480" w:lineRule="auto"/>
        <w:ind w:firstLine="709"/>
      </w:pPr>
      <w:r w:rsidRPr="00F04602">
        <w:t>Even among adapted populations, the effect of the drift-barrier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2A9EE61C"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9E48A6" w:rsidRPr="00F04602">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w:t>
      </w:r>
      <w:r w:rsidRPr="00F04602">
        <w:lastRenderedPageBreak/>
        <w:t xml:space="preserve">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 </w:instrTex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Pr="00F04602">
        <w:t xml:space="preserve">intermediate 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 </w:instrTex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2DB32B91"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 xml:space="preserve">nder </w:t>
      </w:r>
      <w:r w:rsidR="00C05F7B" w:rsidRPr="00F04602">
        <w:rPr>
          <w:lang w:val="en-US"/>
        </w:rPr>
        <w:lastRenderedPageBreak/>
        <w:t>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House-of-Cards models then show increased adaptedness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473394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504D9257"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BB6C5B" w:rsidRPr="00F04602">
        <w:rPr>
          <w:lang w:val="en-US"/>
        </w:rPr>
        <w:t xml:space="preserve">With small effect </w:t>
      </w:r>
      <w:r w:rsidR="00BB6C5B" w:rsidRPr="00F04602">
        <w:rPr>
          <w:lang w:val="en-US"/>
        </w:rPr>
        <w:lastRenderedPageBreak/>
        <w:t>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D43120" w:rsidRPr="00F04602">
        <w:rPr>
          <w:lang w:val="en-US"/>
        </w:rPr>
        <w:t>, however under House-of-Cards models</w:t>
      </w:r>
      <w:r w:rsidR="00350EF6">
        <w:rPr>
          <w:lang w:val="en-US"/>
        </w:rPr>
        <w:t>,</w:t>
      </w:r>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90DBF14"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2AEC08B5"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 xml:space="preserve">weak selection being unable to effectively purge the large </w:t>
      </w:r>
      <w:r w:rsidR="00D46BEF" w:rsidRPr="00F04602">
        <w:rPr>
          <w:lang w:val="en-US"/>
        </w:rPr>
        <w:lastRenderedPageBreak/>
        <w:t>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536114" w:rsidRPr="00F04602">
        <w:rPr>
          <w:lang w:val="en-US"/>
        </w:rPr>
        <w:t>,</w:t>
      </w:r>
      <w:r w:rsidR="00A373BE" w:rsidRPr="00F04602">
        <w:rPr>
          <w:lang w:val="en-US"/>
        </w:rPr>
        <w:t xml:space="preserve"> however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 xml:space="preserve">optimum more closely, however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w:t>
      </w:r>
      <w:r w:rsidR="000F1ECB" w:rsidRPr="00F04602">
        <w:rPr>
          <w:noProof/>
          <w:lang w:val="en-US"/>
        </w:rPr>
        <w:lastRenderedPageBreak/>
        <w:t>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7777777" w:rsidR="00821071"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2C647F13" w14:textId="5CB1E58C" w:rsidR="000611A7" w:rsidRPr="00F04602" w:rsidRDefault="000611A7" w:rsidP="00932F5D">
      <w:pPr>
        <w:spacing w:line="480" w:lineRule="auto"/>
        <w:ind w:firstLine="709"/>
        <w:rPr>
          <w:lang w:val="en-US"/>
        </w:rPr>
      </w:pPr>
      <w:r w:rsidRPr="00F04602">
        <w:rPr>
          <w:lang w:val="en-US"/>
        </w:rPr>
        <w:t xml:space="preserve">The greater additive variance introduced by increased mutation rates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large variability in 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7F0ADB" w:rsidRPr="00F04602">
        <w:rPr>
          <w:lang w:val="en-US"/>
        </w:rPr>
        <w:t xml:space="preserve">An alternative to note is phenotypic plasticity, where the problem of increased mutational load is </w:t>
      </w:r>
      <w:r w:rsidR="007F0ADB" w:rsidRPr="00F04602">
        <w:rPr>
          <w:lang w:val="en-US"/>
        </w:rPr>
        <w:lastRenderedPageBreak/>
        <w:t xml:space="preserve">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007F0ADB"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007F0ADB" w:rsidRPr="00F04602">
        <w:rPr>
          <w:lang w:val="en-US"/>
        </w:rPr>
        <w:t xml:space="preserve">, and indeed it can </w:t>
      </w:r>
      <w:r w:rsidR="00932F5D" w:rsidRPr="00F04602">
        <w:rPr>
          <w:lang w:val="en-US"/>
        </w:rPr>
        <w:t>inhibit</w:t>
      </w:r>
      <w:r w:rsidR="007F0ADB" w:rsidRPr="00F04602">
        <w:rPr>
          <w:lang w:val="en-US"/>
        </w:rPr>
        <w:t xml:space="preserve"> </w:t>
      </w:r>
      <w:r w:rsidR="00932F5D" w:rsidRPr="00F04602">
        <w:rPr>
          <w:lang w:val="en-US"/>
        </w:rPr>
        <w:t xml:space="preserve">future </w:t>
      </w:r>
      <w:r w:rsidR="007F0ADB"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007F0ADB"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Pr="00F04602">
        <w:rPr>
          <w:lang w:val="en-US"/>
        </w:rPr>
        <w:t xml:space="preserve">where any movement </w:t>
      </w:r>
      <w:r w:rsidR="00782BAD" w:rsidRPr="00F04602">
        <w:rPr>
          <w:lang w:val="en-US"/>
        </w:rPr>
        <w:t xml:space="preserve">from the current phenotype </w:t>
      </w:r>
      <w:r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185CEEA2" w:rsidR="0012090D" w:rsidRPr="00F04602"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5, 6, 8, 9)</w:t>
      </w:r>
      <w:r w:rsidR="00303BEC" w:rsidRPr="00F04602">
        <w:rPr>
          <w:lang w:val="en-US"/>
        </w:rPr>
        <w:t>.</w:t>
      </w:r>
    </w:p>
    <w:p w14:paraId="5D081E10" w14:textId="5AB4E651" w:rsidR="00CF2D34" w:rsidRPr="00F04602" w:rsidRDefault="00CF2D34" w:rsidP="000611A7">
      <w:pPr>
        <w:spacing w:line="480" w:lineRule="auto"/>
        <w:ind w:firstLine="709"/>
        <w:rPr>
          <w:lang w:val="en-US"/>
        </w:rPr>
      </w:pPr>
      <w:r w:rsidRPr="00F04602">
        <w:rPr>
          <w:lang w:val="en-US"/>
        </w:rPr>
        <w:lastRenderedPageBreak/>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23F59858" w:rsidR="00987831" w:rsidRPr="00F04602" w:rsidRDefault="00E5299C" w:rsidP="004A0DD1">
      <w:pPr>
        <w:spacing w:line="48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144213" w:rsidRPr="00F04602">
        <w:rPr>
          <w:lang w:val="en-US"/>
        </w:rPr>
        <w:t>, however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increased computational requirements associated with increasing population sizes in individual-</w:t>
      </w:r>
      <w:r w:rsidR="00987831" w:rsidRPr="00F04602">
        <w:rPr>
          <w:lang w:val="en-US"/>
        </w:rPr>
        <w:lastRenderedPageBreak/>
        <w:t xml:space="preserve">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ins w:id="26" w:author="Daniel Ortiz-Barrientos" w:date="2020-11-08T20:59:00Z">
        <w:r w:rsidR="004A0DD1">
          <w:rPr>
            <w:lang w:val="en-US"/>
          </w:rPr>
          <w:t xml:space="preserve"> </w:t>
        </w:r>
      </w:ins>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0BD2555D"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221C7A0F" w:rsidR="00277530" w:rsidRPr="00B1706C" w:rsidRDefault="00D034B5" w:rsidP="00B1706C">
      <w:pPr>
        <w:spacing w:line="480" w:lineRule="auto"/>
        <w:ind w:firstLine="709"/>
        <w:rPr>
          <w:b/>
          <w:bCs/>
          <w:lang w:val="en-US"/>
        </w:rPr>
      </w:pPr>
      <w:r w:rsidRPr="00F04602">
        <w:rPr>
          <w:lang w:val="en-US"/>
        </w:rPr>
        <w:lastRenderedPageBreak/>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27" w:name="_Toc55740066"/>
      <w:r w:rsidRPr="00F04602">
        <w:lastRenderedPageBreak/>
        <w:t>Tables</w:t>
      </w:r>
      <w:bookmarkEnd w:id="27"/>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Pr="00F04602" w:rsidRDefault="006F7EDA" w:rsidP="00F95FA6">
            <w:pPr>
              <w:spacing w:before="120" w:after="120"/>
              <w:rPr>
                <w:lang w:val="en-US"/>
              </w:rPr>
            </w:pPr>
            <w:r w:rsidRPr="00F04602">
              <w:rPr>
                <w:lang w:val="en-US"/>
              </w:rPr>
              <w:t>Genome 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CE4711"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1"/>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CE4711"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CE4711"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CE4711"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CE4711"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CE4711"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CE4711"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CE4711"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CE4711"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CE4711"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CE4711"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CE4711"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CE4711"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CE4711"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CE4711"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CE4711"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CE4711"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CE4711"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CE4711"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CE4711"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CE4711"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CE4711"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CE4711"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CE4711"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CE4711"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CE4711"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CE4711"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CE4711"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CE4711"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28" w:name="_Toc55740067"/>
      <w:r w:rsidRPr="00F04602">
        <w:lastRenderedPageBreak/>
        <w:t>Figure legends</w:t>
      </w:r>
      <w:bookmarkEnd w:id="28"/>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C976315"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dots indicates their phenotypic/fitness effect. </w:t>
      </w:r>
      <w:r w:rsidR="00E3615F" w:rsidRPr="00F04602">
        <w:rPr>
          <w:lang w:val="en-US"/>
        </w:rPr>
        <w:t xml:space="preserve">Adapted from Walsh and Lynch </w:t>
      </w:r>
      <w:r w:rsidR="00E3615F" w:rsidRPr="00F04602">
        <w:rPr>
          <w:lang w:val="en-US"/>
        </w:rPr>
        <w:fldChar w:fldCharType="begin"/>
      </w:r>
      <w:r w:rsidR="00E3615F" w:rsidRPr="00F04602">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29" w:name="_Toc55740068"/>
      <w:r>
        <w:rPr>
          <w:noProof/>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2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CE4711" w:rsidP="00F63185">
      <w:pPr>
        <w:pStyle w:val="Heading2"/>
      </w:pPr>
      <w:bookmarkStart w:id="30" w:name="_Toc55740069"/>
      <w:r>
        <w:rPr>
          <w:noProof/>
        </w:rPr>
        <w:lastRenderedPageBreak/>
        <w:pict w14:anchorId="5FBFB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3" o:title="figure2"/>
          </v:shape>
        </w:pict>
      </w:r>
      <w:r w:rsidR="00E644D2" w:rsidRPr="00F63185">
        <w:rPr>
          <w:rStyle w:val="Emphasis"/>
        </w:rPr>
        <w:t>Figure</w:t>
      </w:r>
      <w:r w:rsidR="00E644D2" w:rsidRPr="00F04602">
        <w:t xml:space="preserve"> 2</w:t>
      </w:r>
      <w:bookmarkEnd w:id="3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31"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31"/>
      <w:r w:rsidR="006F7EDA" w:rsidRPr="00F04602">
        <w:br w:type="page"/>
      </w:r>
    </w:p>
    <w:p w14:paraId="3B495779" w14:textId="19B22113" w:rsidR="00277530" w:rsidRPr="00F04602" w:rsidRDefault="00CE4711" w:rsidP="00F63185">
      <w:pPr>
        <w:pStyle w:val="Heading2"/>
      </w:pPr>
      <w:bookmarkStart w:id="32" w:name="_Toc55740071"/>
      <w:r>
        <w:rPr>
          <w:noProof/>
        </w:rPr>
        <w:lastRenderedPageBreak/>
        <w:pict w14:anchorId="00A12D88">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5" o:title="fig4a_dist_mod_fullLR"/>
          </v:shape>
        </w:pict>
      </w:r>
      <w:r w:rsidR="00277530" w:rsidRPr="00F04602">
        <w:t>Figure 4</w:t>
      </w:r>
      <w:bookmarkEnd w:id="3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CE4711" w:rsidP="00F63185">
      <w:r>
        <w:rPr>
          <w:noProof/>
        </w:rPr>
        <w:lastRenderedPageBreak/>
        <w:pict w14:anchorId="794906F5">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6"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CE4711"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33" w:name="_Toc55740072"/>
      <w:r>
        <w:rPr>
          <w:noProof/>
        </w:rPr>
        <w:lastRenderedPageBreak/>
        <w:pict w14:anchorId="392FF4F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7" o:title="fig5_dist_lsLR"/>
          </v:shape>
        </w:pict>
      </w:r>
      <w:r w:rsidR="00277530" w:rsidRPr="00F04602">
        <w:t>Figure 5</w:t>
      </w:r>
      <w:bookmarkEnd w:id="33"/>
      <w:r w:rsidR="006F7EDA" w:rsidRPr="00F04602">
        <w:t xml:space="preserve"> </w:t>
      </w:r>
    </w:p>
    <w:p w14:paraId="14C18E45" w14:textId="01AEC3F3" w:rsidR="00277530" w:rsidRPr="00F04602" w:rsidRDefault="00CE4711" w:rsidP="00F63185">
      <w:pPr>
        <w:pStyle w:val="Heading2"/>
      </w:pPr>
      <w:bookmarkStart w:id="34" w:name="_Toc55740073"/>
      <w:r>
        <w:rPr>
          <w:noProof/>
        </w:rPr>
        <w:lastRenderedPageBreak/>
        <w:pict w14:anchorId="546B4284">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8" o:title="fig6_var_lsLR"/>
          </v:shape>
        </w:pict>
      </w:r>
      <w:r w:rsidR="006F7EDA" w:rsidRPr="00F04602">
        <w:t>Figure 6</w:t>
      </w:r>
      <w:bookmarkEnd w:id="3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CE4711"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35" w:name="_Toc55740074"/>
      <w:r>
        <w:rPr>
          <w:noProof/>
        </w:rPr>
        <w:lastRenderedPageBreak/>
        <w:pict w14:anchorId="4241519E">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9" o:title="fig7_cov_lsLR"/>
          </v:shape>
        </w:pict>
      </w:r>
      <w:r w:rsidR="006F7EDA" w:rsidRPr="00F04602">
        <w:t>Figure 7</w:t>
      </w:r>
      <w:bookmarkEnd w:id="35"/>
    </w:p>
    <w:p w14:paraId="3658C21D" w14:textId="37146B3C" w:rsidR="004B113A" w:rsidRPr="00F04602" w:rsidRDefault="00CE4711" w:rsidP="00F63185">
      <w:pPr>
        <w:pStyle w:val="Heading2"/>
      </w:pPr>
      <w:bookmarkStart w:id="36" w:name="_Toc55740075"/>
      <w:r>
        <w:rPr>
          <w:noProof/>
        </w:rPr>
        <w:lastRenderedPageBreak/>
        <w:pict w14:anchorId="71409FC7">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0" o:title="fig8AllelicFX_ls"/>
          </v:shape>
        </w:pict>
      </w:r>
      <w:r w:rsidR="006F7EDA" w:rsidRPr="00F04602">
        <w:t>Figure 8</w:t>
      </w:r>
      <w:bookmarkEnd w:id="3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CE4711" w:rsidP="00F63185">
      <w:pPr>
        <w:pStyle w:val="Heading2"/>
      </w:pPr>
      <w:bookmarkStart w:id="37" w:name="_Toc55740076"/>
      <w:r>
        <w:rPr>
          <w:noProof/>
        </w:rPr>
        <w:lastRenderedPageBreak/>
        <w:pict w14:anchorId="7DA40C39">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1" o:title="figure9"/>
          </v:shape>
        </w:pict>
      </w:r>
      <w:r w:rsidR="001B44D6" w:rsidRPr="00F04602">
        <w:t>Figure 9</w:t>
      </w:r>
      <w:bookmarkEnd w:id="3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38" w:name="_Toc55740077"/>
      <w:r w:rsidRPr="00F04602">
        <w:lastRenderedPageBreak/>
        <w:t>Supplementary material</w:t>
      </w:r>
      <w:bookmarkEnd w:id="38"/>
    </w:p>
    <w:p w14:paraId="358AD0F8" w14:textId="7143B946" w:rsidR="00231D66" w:rsidRPr="00F04602" w:rsidRDefault="00CE4711" w:rsidP="00F63185">
      <w:pPr>
        <w:pStyle w:val="Heading2"/>
      </w:pPr>
      <w:bookmarkStart w:id="39" w:name="_Toc55740078"/>
      <w:r>
        <w:rPr>
          <w:noProof/>
        </w:rPr>
        <w:pict w14:anchorId="08C1BA2E">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2" o:title="S1QTLdel_mut_freqsLR"/>
          </v:shape>
        </w:pict>
      </w:r>
      <w:r w:rsidR="00231D66" w:rsidRPr="00F04602">
        <w:t>Figure S1</w:t>
      </w:r>
      <w:bookmarkEnd w:id="3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CE4711" w:rsidP="00F63185">
      <w:pPr>
        <w:pStyle w:val="Heading2"/>
      </w:pPr>
      <w:bookmarkStart w:id="40" w:name="_Toc55740079"/>
      <w:r>
        <w:rPr>
          <w:noProof/>
        </w:rPr>
        <w:lastRenderedPageBreak/>
        <w:pict w14:anchorId="7FDF0189">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3" o:title="S2hetLR"/>
          </v:shape>
        </w:pict>
      </w:r>
      <w:r w:rsidR="00DF6775" w:rsidRPr="00F04602">
        <w:t>Figure S2</w:t>
      </w:r>
      <w:bookmarkEnd w:id="4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CE4711" w:rsidP="00F63185">
      <w:pPr>
        <w:pStyle w:val="Heading2"/>
      </w:pPr>
      <w:bookmarkStart w:id="41" w:name="_Toc55740080"/>
      <w:r>
        <w:rPr>
          <w:noProof/>
        </w:rPr>
        <w:lastRenderedPageBreak/>
        <w:pict w14:anchorId="53A21DD0">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4" o:title="S3Aplot_lhc_nullLR"/>
          </v:shape>
        </w:pict>
      </w:r>
      <w:r w:rsidR="005E6D0B" w:rsidRPr="00F04602">
        <w:t>Figure S3</w:t>
      </w:r>
      <w:bookmarkEnd w:id="4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CE4711" w:rsidP="00F63185">
      <w:r>
        <w:rPr>
          <w:noProof/>
        </w:rPr>
        <w:lastRenderedPageBreak/>
        <w:pict w14:anchorId="388B9C08">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5"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CE4711" w:rsidP="00F63185">
      <w:pPr>
        <w:pStyle w:val="Heading2"/>
      </w:pPr>
      <w:bookmarkStart w:id="42" w:name="_Toc55740081"/>
      <w:r>
        <w:rPr>
          <w:noProof/>
        </w:rPr>
        <w:lastRenderedPageBreak/>
        <w:pict w14:anchorId="7F5DC6B1">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6" o:title="S4_Po_intLR"/>
          </v:shape>
        </w:pict>
      </w:r>
      <w:r w:rsidR="009B4C60" w:rsidRPr="00F04602">
        <w:t>Figure S4</w:t>
      </w:r>
      <w:bookmarkEnd w:id="4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43" w:name="_Toc55740082"/>
      <w:r w:rsidRPr="00F04602">
        <w:lastRenderedPageBreak/>
        <w:t>References</w:t>
      </w:r>
      <w:bookmarkEnd w:id="43"/>
    </w:p>
    <w:p w14:paraId="0A930D44" w14:textId="77777777" w:rsidR="004765E4" w:rsidRPr="004765E4" w:rsidRDefault="00684609" w:rsidP="004765E4">
      <w:pPr>
        <w:pStyle w:val="EndNoteBibliography"/>
        <w:spacing w:after="0"/>
        <w:ind w:left="720" w:hanging="720"/>
      </w:pPr>
      <w:r w:rsidRPr="00F04602">
        <w:fldChar w:fldCharType="begin"/>
      </w:r>
      <w:r w:rsidRPr="00F04602">
        <w:instrText xml:space="preserve"> ADDIN EN.REFLIST </w:instrText>
      </w:r>
      <w:r w:rsidRPr="00F04602">
        <w:fldChar w:fldCharType="separate"/>
      </w:r>
      <w:r w:rsidR="004765E4" w:rsidRPr="004765E4">
        <w:t>Agashe, D., J. J. Falk and D. I. Bolnick, 2011 Effects of founding genetic variation on adaptation to a novel resource. Evolution 65</w:t>
      </w:r>
      <w:r w:rsidR="004765E4" w:rsidRPr="004765E4">
        <w:rPr>
          <w:b/>
        </w:rPr>
        <w:t>:</w:t>
      </w:r>
      <w:r w:rsidR="004765E4" w:rsidRPr="004765E4">
        <w:t xml:space="preserve"> 2481-2491.</w:t>
      </w:r>
    </w:p>
    <w:p w14:paraId="75C20A44" w14:textId="77777777" w:rsidR="004765E4" w:rsidRPr="004765E4" w:rsidRDefault="004765E4" w:rsidP="004765E4">
      <w:pPr>
        <w:pStyle w:val="EndNoteBibliography"/>
        <w:spacing w:after="0"/>
        <w:ind w:left="720" w:hanging="720"/>
      </w:pPr>
      <w:r w:rsidRPr="004765E4">
        <w:t>Aguirre, J. D., E. Hine, K. McGuigan and M. W. Blows, 2014 Comparing G: multivariate analysis of genetic variation in multiple populations. Heredity 112</w:t>
      </w:r>
      <w:r w:rsidRPr="004765E4">
        <w:rPr>
          <w:b/>
        </w:rPr>
        <w:t>:</w:t>
      </w:r>
      <w:r w:rsidRPr="004765E4">
        <w:t xml:space="preserve"> 21-29.</w:t>
      </w:r>
    </w:p>
    <w:p w14:paraId="0F330EB8" w14:textId="77777777" w:rsidR="004765E4" w:rsidRPr="004765E4" w:rsidRDefault="004765E4" w:rsidP="004765E4">
      <w:pPr>
        <w:pStyle w:val="EndNoteBibliography"/>
        <w:spacing w:after="0"/>
        <w:ind w:left="720" w:hanging="720"/>
      </w:pPr>
      <w:r w:rsidRPr="004765E4">
        <w:t>Albert, A. Y., S. Sawaya, T. H. Vines, A. K. Knecht, C. T. Miller</w:t>
      </w:r>
      <w:r w:rsidRPr="004765E4">
        <w:rPr>
          <w:i/>
        </w:rPr>
        <w:t xml:space="preserve"> et al.</w:t>
      </w:r>
      <w:r w:rsidRPr="004765E4">
        <w:t>, 2008 The genetics of adaptive shape shift in stickleback: pleiotropy and effect size. Evolution 62</w:t>
      </w:r>
      <w:r w:rsidRPr="004765E4">
        <w:rPr>
          <w:b/>
        </w:rPr>
        <w:t>:</w:t>
      </w:r>
      <w:r w:rsidRPr="004765E4">
        <w:t xml:space="preserve"> 76-85.</w:t>
      </w:r>
    </w:p>
    <w:p w14:paraId="4D8565D0" w14:textId="77777777" w:rsidR="004765E4" w:rsidRPr="004765E4" w:rsidRDefault="004765E4" w:rsidP="004765E4">
      <w:pPr>
        <w:pStyle w:val="EndNoteBibliography"/>
        <w:spacing w:after="0"/>
        <w:ind w:left="720" w:hanging="720"/>
      </w:pPr>
      <w:r w:rsidRPr="004765E4">
        <w:t>Aston, E., A. Channon, R. V. Belavkin, D. R. Gifford, R. Krasovec</w:t>
      </w:r>
      <w:r w:rsidRPr="004765E4">
        <w:rPr>
          <w:i/>
        </w:rPr>
        <w:t xml:space="preserve"> et al.</w:t>
      </w:r>
      <w:r w:rsidRPr="004765E4">
        <w:t>, 2017 Critical Mutation Rate has an Exponential Dependence on Population Size for Eukaryotic-length Genomes with Crossover. Sci Rep 7</w:t>
      </w:r>
      <w:r w:rsidRPr="004765E4">
        <w:rPr>
          <w:b/>
        </w:rPr>
        <w:t>:</w:t>
      </w:r>
      <w:r w:rsidRPr="004765E4">
        <w:t xml:space="preserve"> 15519.</w:t>
      </w:r>
    </w:p>
    <w:p w14:paraId="6CA53E6F" w14:textId="77777777" w:rsidR="004765E4" w:rsidRPr="004765E4" w:rsidRDefault="004765E4" w:rsidP="004765E4">
      <w:pPr>
        <w:pStyle w:val="EndNoteBibliography"/>
        <w:spacing w:after="0"/>
        <w:ind w:left="720" w:hanging="720"/>
      </w:pPr>
      <w:r w:rsidRPr="004765E4">
        <w:t>Barghi, N., J. Hermisson and C. Schlotterer, 2020 Polygenic adaptation: a unifying framework to understand positive selection. Nat Rev Genet.</w:t>
      </w:r>
    </w:p>
    <w:p w14:paraId="663B99D4" w14:textId="77777777" w:rsidR="004765E4" w:rsidRPr="004765E4" w:rsidRDefault="004765E4" w:rsidP="004765E4">
      <w:pPr>
        <w:pStyle w:val="EndNoteBibliography"/>
        <w:spacing w:after="0"/>
        <w:ind w:left="720" w:hanging="720"/>
      </w:pPr>
      <w:r w:rsidRPr="004765E4">
        <w:t>Barton, N. H., and B. Charlesworth, 1998 Why sex and recombination? Science 281</w:t>
      </w:r>
      <w:r w:rsidRPr="004765E4">
        <w:rPr>
          <w:b/>
        </w:rPr>
        <w:t>:</w:t>
      </w:r>
      <w:r w:rsidRPr="004765E4">
        <w:t xml:space="preserve"> 1986-1990.</w:t>
      </w:r>
    </w:p>
    <w:p w14:paraId="107B4304" w14:textId="77777777" w:rsidR="004765E4" w:rsidRPr="004765E4" w:rsidRDefault="004765E4" w:rsidP="004765E4">
      <w:pPr>
        <w:pStyle w:val="EndNoteBibliography"/>
        <w:spacing w:after="0"/>
        <w:ind w:left="720" w:hanging="720"/>
      </w:pPr>
      <w:r w:rsidRPr="004765E4">
        <w:t>Barton, N. H., A. M. Etheridge and A. Veber, 2017 The infinitesimal model: Definition, derivation, and implications. Theoretical Population Biology 118</w:t>
      </w:r>
      <w:r w:rsidRPr="004765E4">
        <w:rPr>
          <w:b/>
        </w:rPr>
        <w:t>:</w:t>
      </w:r>
      <w:r w:rsidRPr="004765E4">
        <w:t xml:space="preserve"> 50-73.</w:t>
      </w:r>
    </w:p>
    <w:p w14:paraId="55554119" w14:textId="77777777" w:rsidR="004765E4" w:rsidRPr="004765E4" w:rsidRDefault="004765E4" w:rsidP="004765E4">
      <w:pPr>
        <w:pStyle w:val="EndNoteBibliography"/>
        <w:spacing w:after="0"/>
        <w:ind w:left="720" w:hanging="720"/>
      </w:pPr>
      <w:r w:rsidRPr="004765E4">
        <w:t>Bateson, P., 2017 Adaptability and evolution. Interface Focus 7</w:t>
      </w:r>
      <w:r w:rsidRPr="004765E4">
        <w:rPr>
          <w:b/>
        </w:rPr>
        <w:t>:</w:t>
      </w:r>
      <w:r w:rsidRPr="004765E4">
        <w:t xml:space="preserve"> 20160126.</w:t>
      </w:r>
    </w:p>
    <w:p w14:paraId="7A5A0A26" w14:textId="77777777" w:rsidR="004765E4" w:rsidRPr="004765E4" w:rsidRDefault="004765E4" w:rsidP="004765E4">
      <w:pPr>
        <w:pStyle w:val="EndNoteBibliography"/>
        <w:spacing w:after="0"/>
        <w:ind w:left="720" w:hanging="720"/>
      </w:pPr>
      <w:r w:rsidRPr="004765E4">
        <w:t>Blair, G. C., J. Coppock, A. Humphreys, M. Sonnet, L., 2020 estimatr: Fast Estimators for Design-Based Inference, pp.</w:t>
      </w:r>
    </w:p>
    <w:p w14:paraId="354F59F5" w14:textId="77777777" w:rsidR="004765E4" w:rsidRPr="004765E4" w:rsidRDefault="004765E4" w:rsidP="004765E4">
      <w:pPr>
        <w:pStyle w:val="EndNoteBibliography"/>
        <w:spacing w:after="0"/>
        <w:ind w:left="720" w:hanging="720"/>
      </w:pPr>
      <w:r w:rsidRPr="004765E4">
        <w:t>Brady, S. P., D. I. Bolnick, A. L. Angert, A. Gonzalez, R. D. H. Barrett</w:t>
      </w:r>
      <w:r w:rsidRPr="004765E4">
        <w:rPr>
          <w:i/>
        </w:rPr>
        <w:t xml:space="preserve"> et al.</w:t>
      </w:r>
      <w:r w:rsidRPr="004765E4">
        <w:t>, 2019 Causes of maladaptation. Evol Appl 12</w:t>
      </w:r>
      <w:r w:rsidRPr="004765E4">
        <w:rPr>
          <w:b/>
        </w:rPr>
        <w:t>:</w:t>
      </w:r>
      <w:r w:rsidRPr="004765E4">
        <w:t xml:space="preserve"> 1229-1242.</w:t>
      </w:r>
    </w:p>
    <w:p w14:paraId="275076D7" w14:textId="77777777" w:rsidR="004765E4" w:rsidRPr="004765E4" w:rsidRDefault="004765E4" w:rsidP="004765E4">
      <w:pPr>
        <w:pStyle w:val="EndNoteBibliography"/>
        <w:spacing w:after="0"/>
        <w:ind w:left="720" w:hanging="720"/>
      </w:pPr>
      <w:r w:rsidRPr="004765E4">
        <w:t>Cairns, J., J. Frickel, M. Jalasvuori, T. Hiltunen and L. Becks, 2017 Genomic evolution of bacterial populations under coselection by antibiotics and phage. Mol Ecol 26</w:t>
      </w:r>
      <w:r w:rsidRPr="004765E4">
        <w:rPr>
          <w:b/>
        </w:rPr>
        <w:t>:</w:t>
      </w:r>
      <w:r w:rsidRPr="004765E4">
        <w:t xml:space="preserve"> 1848-1859.</w:t>
      </w:r>
    </w:p>
    <w:p w14:paraId="788C5DAA" w14:textId="77777777" w:rsidR="004765E4" w:rsidRPr="004765E4" w:rsidRDefault="004765E4" w:rsidP="004765E4">
      <w:pPr>
        <w:pStyle w:val="EndNoteBibliography"/>
        <w:spacing w:after="0"/>
        <w:ind w:left="720" w:hanging="720"/>
      </w:pPr>
      <w:r w:rsidRPr="004765E4">
        <w:t>Chantepie, S., and L.-M. Chevin, 2020 How does the strength of selection influence genetic correlations? bioRxiv.</w:t>
      </w:r>
    </w:p>
    <w:p w14:paraId="515A2FDD" w14:textId="77777777" w:rsidR="004765E4" w:rsidRPr="004765E4" w:rsidRDefault="004765E4" w:rsidP="004765E4">
      <w:pPr>
        <w:pStyle w:val="EndNoteBibliography"/>
        <w:spacing w:after="0"/>
        <w:ind w:left="720" w:hanging="720"/>
      </w:pPr>
      <w:r w:rsidRPr="004765E4">
        <w:t>Charlesworth, B., 1993 Directional selection and the evolution of sex and recombination. Genet Res 61</w:t>
      </w:r>
      <w:r w:rsidRPr="004765E4">
        <w:rPr>
          <w:b/>
        </w:rPr>
        <w:t>:</w:t>
      </w:r>
      <w:r w:rsidRPr="004765E4">
        <w:t xml:space="preserve"> 205-224.</w:t>
      </w:r>
    </w:p>
    <w:p w14:paraId="52EE5E1B" w14:textId="77777777" w:rsidR="004765E4" w:rsidRPr="004765E4" w:rsidRDefault="004765E4" w:rsidP="004765E4">
      <w:pPr>
        <w:pStyle w:val="EndNoteBibliography"/>
        <w:spacing w:after="0"/>
        <w:ind w:left="720" w:hanging="720"/>
      </w:pPr>
      <w:r w:rsidRPr="004765E4">
        <w:t xml:space="preserve">Charlesworth, B., and D. Charlesworth, 2010 </w:t>
      </w:r>
      <w:r w:rsidRPr="004765E4">
        <w:rPr>
          <w:i/>
        </w:rPr>
        <w:t>Elements of Evolutionary Genetics</w:t>
      </w:r>
      <w:r w:rsidRPr="004765E4">
        <w:t>. Roberts and Company, Greenwoord Village, Colorado, USA.</w:t>
      </w:r>
    </w:p>
    <w:p w14:paraId="03E67CA9" w14:textId="77777777" w:rsidR="004765E4" w:rsidRPr="004765E4" w:rsidRDefault="004765E4" w:rsidP="004765E4">
      <w:pPr>
        <w:pStyle w:val="EndNoteBibliography"/>
        <w:spacing w:after="0"/>
        <w:ind w:left="720" w:hanging="720"/>
      </w:pPr>
      <w:r w:rsidRPr="004765E4">
        <w:t>Chesmore, K., J. Bartlett and S. M. Williams, 2018 The ubiquity of pleiotropy in human disease. Hum Genet 137</w:t>
      </w:r>
      <w:r w:rsidRPr="004765E4">
        <w:rPr>
          <w:b/>
        </w:rPr>
        <w:t>:</w:t>
      </w:r>
      <w:r w:rsidRPr="004765E4">
        <w:t xml:space="preserve"> 39-44.</w:t>
      </w:r>
    </w:p>
    <w:p w14:paraId="5B4E9C35" w14:textId="77777777" w:rsidR="004765E4" w:rsidRPr="004765E4" w:rsidRDefault="004765E4" w:rsidP="004765E4">
      <w:pPr>
        <w:pStyle w:val="EndNoteBibliography"/>
        <w:spacing w:after="0"/>
        <w:ind w:left="720" w:hanging="720"/>
      </w:pPr>
      <w:r w:rsidRPr="004765E4">
        <w:t>Crespi, B. J., 2000 The evolution of maladaptation. Heredity (Edinb) 84 ( Pt 6)</w:t>
      </w:r>
      <w:r w:rsidRPr="004765E4">
        <w:rPr>
          <w:b/>
        </w:rPr>
        <w:t>:</w:t>
      </w:r>
      <w:r w:rsidRPr="004765E4">
        <w:t xml:space="preserve"> 623-629.</w:t>
      </w:r>
    </w:p>
    <w:p w14:paraId="0AD894B9" w14:textId="77777777" w:rsidR="004765E4" w:rsidRPr="004765E4" w:rsidRDefault="004765E4" w:rsidP="004765E4">
      <w:pPr>
        <w:pStyle w:val="EndNoteBibliography"/>
        <w:spacing w:after="0"/>
        <w:ind w:left="720" w:hanging="720"/>
      </w:pPr>
      <w:r w:rsidRPr="004765E4">
        <w:t xml:space="preserve">Darwin, C., and L. Kebler, 1859 </w:t>
      </w:r>
      <w:r w:rsidRPr="004765E4">
        <w:rPr>
          <w:i/>
        </w:rPr>
        <w:t>On the origin of species by means of natural selection, or, The preservation of favoured races in the struggle for life</w:t>
      </w:r>
      <w:r w:rsidRPr="004765E4">
        <w:t>. J. Murray, London.</w:t>
      </w:r>
    </w:p>
    <w:p w14:paraId="4FFD466D" w14:textId="77777777" w:rsidR="004765E4" w:rsidRPr="004765E4" w:rsidRDefault="004765E4" w:rsidP="004765E4">
      <w:pPr>
        <w:pStyle w:val="EndNoteBibliography"/>
        <w:spacing w:after="0"/>
        <w:ind w:left="720" w:hanging="720"/>
      </w:pPr>
      <w:r w:rsidRPr="004765E4">
        <w:t>Dupeyron, M., K. S. Singh, C. Bass and A. Hayward, 2019 Evolution of Mutator transposable elements across eukaryotic diversity. Mob DNA 10</w:t>
      </w:r>
      <w:r w:rsidRPr="004765E4">
        <w:rPr>
          <w:b/>
        </w:rPr>
        <w:t>:</w:t>
      </w:r>
      <w:r w:rsidRPr="004765E4">
        <w:t xml:space="preserve"> 12.</w:t>
      </w:r>
    </w:p>
    <w:p w14:paraId="3FC7E8FA" w14:textId="77777777" w:rsidR="004765E4" w:rsidRPr="004765E4" w:rsidRDefault="004765E4" w:rsidP="004765E4">
      <w:pPr>
        <w:pStyle w:val="EndNoteBibliography"/>
        <w:spacing w:after="0"/>
        <w:ind w:left="720" w:hanging="720"/>
      </w:pPr>
      <w:r w:rsidRPr="004765E4">
        <w:t>Ehrlich, P. R., and P. H. Raven, 1964 Butterflies and Plants - a Study in Coevolution. Evolution 18</w:t>
      </w:r>
      <w:r w:rsidRPr="004765E4">
        <w:rPr>
          <w:b/>
        </w:rPr>
        <w:t>:</w:t>
      </w:r>
      <w:r w:rsidRPr="004765E4">
        <w:t xml:space="preserve"> 586-608.</w:t>
      </w:r>
    </w:p>
    <w:p w14:paraId="243BED88" w14:textId="77777777" w:rsidR="004765E4" w:rsidRPr="004765E4" w:rsidRDefault="004765E4" w:rsidP="004765E4">
      <w:pPr>
        <w:pStyle w:val="EndNoteBibliography"/>
        <w:spacing w:after="0"/>
        <w:ind w:left="720" w:hanging="720"/>
      </w:pPr>
      <w:r w:rsidRPr="004765E4">
        <w:t xml:space="preserve">Eicker, F., 1967 Limit theorems for regressions with unequal and dependent errors, pp. 59-82 in </w:t>
      </w:r>
      <w:r w:rsidRPr="004765E4">
        <w:rPr>
          <w:i/>
        </w:rPr>
        <w:t>Proceedings of the Fifth Berkeley Symposium on Mathematical Statistics and Probability, Volume 1: Statistics</w:t>
      </w:r>
      <w:r w:rsidRPr="004765E4">
        <w:t>. University of California Press, Berkeley, Calif.</w:t>
      </w:r>
    </w:p>
    <w:p w14:paraId="68416E72" w14:textId="77777777" w:rsidR="004765E4" w:rsidRPr="004765E4" w:rsidRDefault="004765E4" w:rsidP="004765E4">
      <w:pPr>
        <w:pStyle w:val="EndNoteBibliography"/>
        <w:spacing w:after="0"/>
        <w:ind w:left="720" w:hanging="720"/>
      </w:pPr>
      <w:r w:rsidRPr="004765E4">
        <w:lastRenderedPageBreak/>
        <w:t>Estes, S., and S. J. Arnold, 2007 Resolving the paradox of stasis: Models with stabilizing selection explain evolutionary divergence on all timescales. American Naturalist 169</w:t>
      </w:r>
      <w:r w:rsidRPr="004765E4">
        <w:rPr>
          <w:b/>
        </w:rPr>
        <w:t>:</w:t>
      </w:r>
      <w:r w:rsidRPr="004765E4">
        <w:t xml:space="preserve"> 227-244.</w:t>
      </w:r>
    </w:p>
    <w:p w14:paraId="23DF1DA0" w14:textId="77777777" w:rsidR="004765E4" w:rsidRPr="004765E4" w:rsidRDefault="004765E4" w:rsidP="004765E4">
      <w:pPr>
        <w:pStyle w:val="EndNoteBibliography"/>
        <w:spacing w:after="0"/>
        <w:ind w:left="720" w:hanging="720"/>
      </w:pPr>
      <w:r w:rsidRPr="004765E4">
        <w:t xml:space="preserve">Falconer, D. S. M., T. F. C., 1996 </w:t>
      </w:r>
      <w:r w:rsidRPr="004765E4">
        <w:rPr>
          <w:i/>
        </w:rPr>
        <w:t>Introduction to Quantitative Genetics</w:t>
      </w:r>
      <w:r w:rsidRPr="004765E4">
        <w:t>. Pearson Education Limited, Longmans Green, Harlow, Essex, UK.</w:t>
      </w:r>
    </w:p>
    <w:p w14:paraId="675E5343" w14:textId="77777777" w:rsidR="004765E4" w:rsidRPr="004765E4" w:rsidRDefault="004765E4" w:rsidP="004765E4">
      <w:pPr>
        <w:pStyle w:val="EndNoteBibliography"/>
        <w:spacing w:after="0"/>
        <w:ind w:left="720" w:hanging="720"/>
      </w:pPr>
      <w:r w:rsidRPr="004765E4">
        <w:t>Fisher, R. A., 1918 The correlation between relatives on the supposition of Mendelian inheritance. Transactions of the Royal Society of Edinburgh 52</w:t>
      </w:r>
      <w:r w:rsidRPr="004765E4">
        <w:rPr>
          <w:b/>
        </w:rPr>
        <w:t>:</w:t>
      </w:r>
      <w:r w:rsidRPr="004765E4">
        <w:t xml:space="preserve"> 399-433.</w:t>
      </w:r>
    </w:p>
    <w:p w14:paraId="15A90650" w14:textId="77777777" w:rsidR="004765E4" w:rsidRPr="004765E4" w:rsidRDefault="004765E4" w:rsidP="004765E4">
      <w:pPr>
        <w:pStyle w:val="EndNoteBibliography"/>
        <w:spacing w:after="0"/>
        <w:ind w:left="720" w:hanging="720"/>
      </w:pPr>
      <w:r w:rsidRPr="004765E4">
        <w:t xml:space="preserve">Fisher, R. A., 1930 </w:t>
      </w:r>
      <w:r w:rsidRPr="004765E4">
        <w:rPr>
          <w:i/>
        </w:rPr>
        <w:t>The genetical theory of natural selection</w:t>
      </w:r>
      <w:r w:rsidRPr="004765E4">
        <w:t>. The Clarendon press, Oxford, UK.</w:t>
      </w:r>
    </w:p>
    <w:p w14:paraId="61B66D4E" w14:textId="77777777" w:rsidR="004765E4" w:rsidRPr="004765E4" w:rsidRDefault="004765E4" w:rsidP="004765E4">
      <w:pPr>
        <w:pStyle w:val="EndNoteBibliography"/>
        <w:spacing w:after="0"/>
        <w:ind w:left="720" w:hanging="720"/>
      </w:pPr>
      <w:r w:rsidRPr="004765E4">
        <w:t>Fleming, W. H., 1979 Equilibrium Distributions of Continuous Polygenic Traits. Siam Journal on Applied Mathematics 36</w:t>
      </w:r>
      <w:r w:rsidRPr="004765E4">
        <w:rPr>
          <w:b/>
        </w:rPr>
        <w:t>:</w:t>
      </w:r>
      <w:r w:rsidRPr="004765E4">
        <w:t xml:space="preserve"> 148-168.</w:t>
      </w:r>
    </w:p>
    <w:p w14:paraId="3635B7F6" w14:textId="77777777" w:rsidR="004765E4" w:rsidRPr="004765E4" w:rsidRDefault="004765E4" w:rsidP="004765E4">
      <w:pPr>
        <w:pStyle w:val="EndNoteBibliography"/>
        <w:spacing w:after="0"/>
        <w:ind w:left="720" w:hanging="720"/>
      </w:pPr>
      <w:r w:rsidRPr="004765E4">
        <w:t>Franssen, S. U., R. Kofler and C. Schlotterer, 2017 Uncovering the genetic signature of quantitative trait evolution with replicated time series data. Heredity (Edinb) 118</w:t>
      </w:r>
      <w:r w:rsidRPr="004765E4">
        <w:rPr>
          <w:b/>
        </w:rPr>
        <w:t>:</w:t>
      </w:r>
      <w:r w:rsidRPr="004765E4">
        <w:t xml:space="preserve"> 42-51.</w:t>
      </w:r>
    </w:p>
    <w:p w14:paraId="6140D72F" w14:textId="77777777" w:rsidR="004765E4" w:rsidRPr="004765E4" w:rsidRDefault="004765E4" w:rsidP="004765E4">
      <w:pPr>
        <w:pStyle w:val="EndNoteBibliography"/>
        <w:spacing w:after="0"/>
        <w:ind w:left="720" w:hanging="720"/>
      </w:pPr>
      <w:r w:rsidRPr="004765E4">
        <w:t>Gardon, H., C. Biderre-Petit, I. Jouan-Dufournel and G. Bronner, 2020 A drift-barrier model drives the genomic landscape of a structured bacterial population. Mol Ecol.</w:t>
      </w:r>
    </w:p>
    <w:p w14:paraId="48246515" w14:textId="77777777" w:rsidR="004765E4" w:rsidRPr="004765E4" w:rsidRDefault="004765E4" w:rsidP="004765E4">
      <w:pPr>
        <w:pStyle w:val="EndNoteBibliography"/>
        <w:spacing w:after="0"/>
        <w:ind w:left="720" w:hanging="720"/>
      </w:pPr>
      <w:r w:rsidRPr="004765E4">
        <w:t>Gilbert, K. J., and M. C. Whitlock, 2017 The genetics of adaptation to discrete heterogeneous environments: frequent mutation or large-effect alleles can allow range expansion. J Evol Biol 30</w:t>
      </w:r>
      <w:r w:rsidRPr="004765E4">
        <w:rPr>
          <w:b/>
        </w:rPr>
        <w:t>:</w:t>
      </w:r>
      <w:r w:rsidRPr="004765E4">
        <w:t xml:space="preserve"> 591-602.</w:t>
      </w:r>
    </w:p>
    <w:p w14:paraId="2DB05FFC" w14:textId="77777777" w:rsidR="004765E4" w:rsidRPr="004765E4" w:rsidRDefault="004765E4" w:rsidP="004765E4">
      <w:pPr>
        <w:pStyle w:val="EndNoteBibliography"/>
        <w:spacing w:after="0"/>
        <w:ind w:left="720" w:hanging="720"/>
      </w:pPr>
      <w:r w:rsidRPr="004765E4">
        <w:t>Gillespie, J. H., 1981 Mutation Modification in a Random Environment. Evolution 35</w:t>
      </w:r>
      <w:r w:rsidRPr="004765E4">
        <w:rPr>
          <w:b/>
        </w:rPr>
        <w:t>:</w:t>
      </w:r>
      <w:r w:rsidRPr="004765E4">
        <w:t xml:space="preserve"> 468-476.</w:t>
      </w:r>
    </w:p>
    <w:p w14:paraId="31D8FDEB" w14:textId="77777777" w:rsidR="004765E4" w:rsidRPr="004765E4" w:rsidRDefault="004765E4" w:rsidP="004765E4">
      <w:pPr>
        <w:pStyle w:val="EndNoteBibliography"/>
        <w:spacing w:after="0"/>
        <w:ind w:left="720" w:hanging="720"/>
      </w:pPr>
      <w:r w:rsidRPr="004765E4">
        <w:t>Haller, B. C., and P. W. Messer, 2019 SLiM 3: Forward Genetic Simulations Beyond the Wright-Fisher Model. Molecular Biology and Evolution 36</w:t>
      </w:r>
      <w:r w:rsidRPr="004765E4">
        <w:rPr>
          <w:b/>
        </w:rPr>
        <w:t>:</w:t>
      </w:r>
      <w:r w:rsidRPr="004765E4">
        <w:t xml:space="preserve"> 632-637.</w:t>
      </w:r>
    </w:p>
    <w:p w14:paraId="36C5C077" w14:textId="77777777" w:rsidR="004765E4" w:rsidRPr="004765E4" w:rsidRDefault="004765E4" w:rsidP="004765E4">
      <w:pPr>
        <w:pStyle w:val="EndNoteBibliography"/>
        <w:spacing w:after="0"/>
        <w:ind w:left="720" w:hanging="720"/>
      </w:pPr>
      <w:r w:rsidRPr="004765E4">
        <w:t>Haller, B. C. M., P. W., 2016 SLiM: An Evolutionary Simulation Framework.</w:t>
      </w:r>
    </w:p>
    <w:p w14:paraId="44587BCE" w14:textId="77777777" w:rsidR="004765E4" w:rsidRPr="004765E4" w:rsidRDefault="004765E4" w:rsidP="004765E4">
      <w:pPr>
        <w:pStyle w:val="EndNoteBibliography"/>
        <w:spacing w:after="0"/>
        <w:ind w:left="720" w:hanging="720"/>
      </w:pPr>
      <w:r w:rsidRPr="004765E4">
        <w:t>Hayes, A. F., and L. Cai, 2007 Using heteroskedasticity-consistent standard error estimators in OLS regression: An introduction and software implementation. Behavior Research Methods 39</w:t>
      </w:r>
      <w:r w:rsidRPr="004765E4">
        <w:rPr>
          <w:b/>
        </w:rPr>
        <w:t>:</w:t>
      </w:r>
      <w:r w:rsidRPr="004765E4">
        <w:t xml:space="preserve"> 709-722.</w:t>
      </w:r>
    </w:p>
    <w:p w14:paraId="39720014" w14:textId="77777777" w:rsidR="004765E4" w:rsidRPr="004765E4" w:rsidRDefault="004765E4" w:rsidP="004765E4">
      <w:pPr>
        <w:pStyle w:val="EndNoteBibliography"/>
        <w:spacing w:after="0"/>
        <w:ind w:left="720" w:hanging="720"/>
      </w:pPr>
      <w:r w:rsidRPr="004765E4">
        <w:t>Helton, J. C., and F. J. Davis, 2003 Latin hypercube sampling and the propagation of uncertainty in analyses of complex systems. Reliability Engineering &amp; System Safety 81</w:t>
      </w:r>
      <w:r w:rsidRPr="004765E4">
        <w:rPr>
          <w:b/>
        </w:rPr>
        <w:t>:</w:t>
      </w:r>
      <w:r w:rsidRPr="004765E4">
        <w:t xml:space="preserve"> 23-69.</w:t>
      </w:r>
    </w:p>
    <w:p w14:paraId="488EF7DF" w14:textId="77777777" w:rsidR="004765E4" w:rsidRPr="004765E4" w:rsidRDefault="004765E4" w:rsidP="004765E4">
      <w:pPr>
        <w:pStyle w:val="EndNoteBibliography"/>
        <w:spacing w:after="0"/>
        <w:ind w:left="720" w:hanging="720"/>
      </w:pPr>
      <w:r w:rsidRPr="004765E4">
        <w:t>Hill, W. G., and A. Robertson, 1966 Effect of Linkage on Limits to Artificial Selection. Genetics Research 8</w:t>
      </w:r>
      <w:r w:rsidRPr="004765E4">
        <w:rPr>
          <w:b/>
        </w:rPr>
        <w:t>:</w:t>
      </w:r>
      <w:r w:rsidRPr="004765E4">
        <w:t xml:space="preserve"> 269-294.</w:t>
      </w:r>
    </w:p>
    <w:p w14:paraId="6BE960FB" w14:textId="77777777" w:rsidR="004765E4" w:rsidRPr="004765E4" w:rsidRDefault="004765E4" w:rsidP="004765E4">
      <w:pPr>
        <w:pStyle w:val="EndNoteBibliography"/>
        <w:spacing w:after="0"/>
        <w:ind w:left="720" w:hanging="720"/>
      </w:pPr>
      <w:r w:rsidRPr="004765E4">
        <w:t>Hine, E., S. F. Chenoweth, H. D. Rundle and M. W. Blows, 2009 Characterizing the evolution of genetic variance using genetic covariance tensors. Philos Trans R Soc Lond B Biol Sci 364</w:t>
      </w:r>
      <w:r w:rsidRPr="004765E4">
        <w:rPr>
          <w:b/>
        </w:rPr>
        <w:t>:</w:t>
      </w:r>
      <w:r w:rsidRPr="004765E4">
        <w:t xml:space="preserve"> 1567-1578.</w:t>
      </w:r>
    </w:p>
    <w:p w14:paraId="2505FADB" w14:textId="77777777" w:rsidR="004765E4" w:rsidRPr="004765E4" w:rsidRDefault="004765E4" w:rsidP="004765E4">
      <w:pPr>
        <w:pStyle w:val="EndNoteBibliography"/>
        <w:spacing w:after="0"/>
        <w:ind w:left="720" w:hanging="720"/>
      </w:pPr>
      <w:r w:rsidRPr="004765E4">
        <w:t>Hodgins-Davis, A., D. P. Rice and J. P. Townsend, 2015 Gene Expression Evolves under a House-of-Cards Model of Stabilizing Selection. Mol Biol Evol 32</w:t>
      </w:r>
      <w:r w:rsidRPr="004765E4">
        <w:rPr>
          <w:b/>
        </w:rPr>
        <w:t>:</w:t>
      </w:r>
      <w:r w:rsidRPr="004765E4">
        <w:t xml:space="preserve"> 2130-2140.</w:t>
      </w:r>
    </w:p>
    <w:p w14:paraId="440B7569" w14:textId="77777777" w:rsidR="004765E4" w:rsidRPr="004765E4" w:rsidRDefault="004765E4" w:rsidP="004765E4">
      <w:pPr>
        <w:pStyle w:val="EndNoteBibliography"/>
        <w:spacing w:after="0"/>
        <w:ind w:left="720" w:hanging="720"/>
      </w:pPr>
      <w:r w:rsidRPr="004765E4">
        <w:t>Houle, D., 1998 How should we explain variation in the genetic variance of traits? Genetica 102-103</w:t>
      </w:r>
      <w:r w:rsidRPr="004765E4">
        <w:rPr>
          <w:b/>
        </w:rPr>
        <w:t>:</w:t>
      </w:r>
      <w:r w:rsidRPr="004765E4">
        <w:t xml:space="preserve"> 241-253.</w:t>
      </w:r>
    </w:p>
    <w:p w14:paraId="629F15DC" w14:textId="77777777" w:rsidR="004765E4" w:rsidRPr="004765E4" w:rsidRDefault="004765E4" w:rsidP="004765E4">
      <w:pPr>
        <w:pStyle w:val="EndNoteBibliography"/>
        <w:spacing w:after="0"/>
        <w:ind w:left="720" w:hanging="720"/>
      </w:pPr>
      <w:r w:rsidRPr="004765E4">
        <w:t>Houle, D., G. H. Bolstad, K. van der Linde and T. F. Hansen, 2017 Mutation predicts 40 million years of fly wing evolution. Nature 548</w:t>
      </w:r>
      <w:r w:rsidRPr="004765E4">
        <w:rPr>
          <w:b/>
        </w:rPr>
        <w:t>:</w:t>
      </w:r>
      <w:r w:rsidRPr="004765E4">
        <w:t xml:space="preserve"> 447-+.</w:t>
      </w:r>
    </w:p>
    <w:p w14:paraId="6FA96F31" w14:textId="77777777" w:rsidR="004765E4" w:rsidRPr="004765E4" w:rsidRDefault="004765E4" w:rsidP="004765E4">
      <w:pPr>
        <w:pStyle w:val="EndNoteBibliography"/>
        <w:spacing w:after="0"/>
        <w:ind w:left="720" w:hanging="720"/>
      </w:pPr>
      <w:r w:rsidRPr="004765E4">
        <w:t xml:space="preserve">Huber, P. J., 1967 The behavior of maximum likelihood estimates under nonstandard conditions, pp. 221-233 in </w:t>
      </w:r>
      <w:r w:rsidRPr="004765E4">
        <w:rPr>
          <w:i/>
        </w:rPr>
        <w:t xml:space="preserve">Proceedings of the Fifth Berkeley Symposium on </w:t>
      </w:r>
      <w:r w:rsidRPr="004765E4">
        <w:rPr>
          <w:i/>
        </w:rPr>
        <w:lastRenderedPageBreak/>
        <w:t>Mathematical Statistics and Probability, Volume 1: Statistics</w:t>
      </w:r>
      <w:r w:rsidRPr="004765E4">
        <w:t>. University of California Press, Berkeley, Calif.</w:t>
      </w:r>
    </w:p>
    <w:p w14:paraId="7167097D" w14:textId="77777777" w:rsidR="004765E4" w:rsidRPr="004765E4" w:rsidRDefault="004765E4" w:rsidP="004765E4">
      <w:pPr>
        <w:pStyle w:val="EndNoteBibliography"/>
        <w:spacing w:after="0"/>
        <w:ind w:left="720" w:hanging="720"/>
      </w:pPr>
      <w:r w:rsidRPr="004765E4">
        <w:t>Jin, P., and S. Agusti, 2018 Fast adaptation of tropical diatoms to increased warming with trade-offs. Sci Rep 8</w:t>
      </w:r>
      <w:r w:rsidRPr="004765E4">
        <w:rPr>
          <w:b/>
        </w:rPr>
        <w:t>:</w:t>
      </w:r>
      <w:r w:rsidRPr="004765E4">
        <w:t xml:space="preserve"> 17771.</w:t>
      </w:r>
    </w:p>
    <w:p w14:paraId="7EE9CDEA" w14:textId="77777777" w:rsidR="004765E4" w:rsidRPr="004765E4" w:rsidRDefault="004765E4" w:rsidP="004765E4">
      <w:pPr>
        <w:pStyle w:val="EndNoteBibliography"/>
        <w:spacing w:after="0"/>
        <w:ind w:left="720" w:hanging="720"/>
      </w:pPr>
      <w:r w:rsidRPr="004765E4">
        <w:t>Kagawa, K., and G. Takimoto, 2018 Hybridization can promote adaptive radiation by means of transgressive segregation. Ecol Lett 21</w:t>
      </w:r>
      <w:r w:rsidRPr="004765E4">
        <w:rPr>
          <w:b/>
        </w:rPr>
        <w:t>:</w:t>
      </w:r>
      <w:r w:rsidRPr="004765E4">
        <w:t xml:space="preserve"> 264-274.</w:t>
      </w:r>
    </w:p>
    <w:p w14:paraId="78F0B4CF" w14:textId="77777777" w:rsidR="004765E4" w:rsidRPr="004765E4" w:rsidRDefault="004765E4" w:rsidP="004765E4">
      <w:pPr>
        <w:pStyle w:val="EndNoteBibliography"/>
        <w:spacing w:after="0"/>
        <w:ind w:left="720" w:hanging="720"/>
      </w:pPr>
      <w:r w:rsidRPr="004765E4">
        <w:t>Kimura, M., 1965 A stochastic model concerning the maintenance of genetic variability in quantitative characters. Proc Natl Acad Sci U S A 54</w:t>
      </w:r>
      <w:r w:rsidRPr="004765E4">
        <w:rPr>
          <w:b/>
        </w:rPr>
        <w:t>:</w:t>
      </w:r>
      <w:r w:rsidRPr="004765E4">
        <w:t xml:space="preserve"> 731-736.</w:t>
      </w:r>
    </w:p>
    <w:p w14:paraId="79F597F0" w14:textId="77777777" w:rsidR="004765E4" w:rsidRPr="004765E4" w:rsidRDefault="004765E4" w:rsidP="004765E4">
      <w:pPr>
        <w:pStyle w:val="EndNoteBibliography"/>
        <w:spacing w:after="0"/>
        <w:ind w:left="720" w:hanging="720"/>
      </w:pPr>
      <w:r w:rsidRPr="004765E4">
        <w:t>Kimura, M., 1967 On Evolutionary Adjustment of Spontaneous Mutation Rates. Genetical Research 9</w:t>
      </w:r>
      <w:r w:rsidRPr="004765E4">
        <w:rPr>
          <w:b/>
        </w:rPr>
        <w:t>:</w:t>
      </w:r>
      <w:r w:rsidRPr="004765E4">
        <w:t xml:space="preserve"> 23-&amp;.</w:t>
      </w:r>
    </w:p>
    <w:p w14:paraId="7D40A794" w14:textId="77777777" w:rsidR="004765E4" w:rsidRPr="004765E4" w:rsidRDefault="004765E4" w:rsidP="004765E4">
      <w:pPr>
        <w:pStyle w:val="EndNoteBibliography"/>
        <w:spacing w:after="0"/>
        <w:ind w:left="720" w:hanging="720"/>
      </w:pPr>
      <w:r w:rsidRPr="004765E4">
        <w:t>Kimura, M., and J. F. Crow, 1964 The Number of Alleles That Can Be Maintained in a Finite Population. Genetics 49</w:t>
      </w:r>
      <w:r w:rsidRPr="004765E4">
        <w:rPr>
          <w:b/>
        </w:rPr>
        <w:t>:</w:t>
      </w:r>
      <w:r w:rsidRPr="004765E4">
        <w:t xml:space="preserve"> 725-738.</w:t>
      </w:r>
    </w:p>
    <w:p w14:paraId="58A79704" w14:textId="77777777" w:rsidR="004765E4" w:rsidRPr="004765E4" w:rsidRDefault="004765E4" w:rsidP="004765E4">
      <w:pPr>
        <w:pStyle w:val="EndNoteBibliography"/>
        <w:spacing w:after="0"/>
        <w:ind w:left="720" w:hanging="720"/>
      </w:pPr>
      <w:r w:rsidRPr="004765E4">
        <w:t>LaBar, T., and C. Adami, 2017 Evolution of drift robustness in small populations. Nat Commun 8</w:t>
      </w:r>
      <w:r w:rsidRPr="004765E4">
        <w:rPr>
          <w:b/>
        </w:rPr>
        <w:t>:</w:t>
      </w:r>
      <w:r w:rsidRPr="004765E4">
        <w:t xml:space="preserve"> 1012.</w:t>
      </w:r>
    </w:p>
    <w:p w14:paraId="5471B500" w14:textId="77777777" w:rsidR="004765E4" w:rsidRPr="004765E4" w:rsidRDefault="004765E4" w:rsidP="004765E4">
      <w:pPr>
        <w:pStyle w:val="EndNoteBibliography"/>
        <w:spacing w:after="0"/>
        <w:ind w:left="720" w:hanging="720"/>
      </w:pPr>
      <w:r w:rsidRPr="004765E4">
        <w:t>Lan, G., P. Sartori, S. Neumann, V. Sourjik and Y. Tu, 2012 The energy-speed-accuracy tradeoff in sensory adaptation. Nat Phys 8</w:t>
      </w:r>
      <w:r w:rsidRPr="004765E4">
        <w:rPr>
          <w:b/>
        </w:rPr>
        <w:t>:</w:t>
      </w:r>
      <w:r w:rsidRPr="004765E4">
        <w:t xml:space="preserve"> 422-428.</w:t>
      </w:r>
    </w:p>
    <w:p w14:paraId="25A4D15C" w14:textId="77777777" w:rsidR="004765E4" w:rsidRPr="004765E4" w:rsidRDefault="004765E4" w:rsidP="004765E4">
      <w:pPr>
        <w:pStyle w:val="EndNoteBibliography"/>
        <w:spacing w:after="0"/>
        <w:ind w:left="720" w:hanging="720"/>
      </w:pPr>
      <w:r w:rsidRPr="004765E4">
        <w:t>Lande, R., 1975 The maintenance of genetic variability by mutation in a polygenic character with linked loci. Genet Res 26</w:t>
      </w:r>
      <w:r w:rsidRPr="004765E4">
        <w:rPr>
          <w:b/>
        </w:rPr>
        <w:t>:</w:t>
      </w:r>
      <w:r w:rsidRPr="004765E4">
        <w:t xml:space="preserve"> 221-235.</w:t>
      </w:r>
    </w:p>
    <w:p w14:paraId="621C2A41" w14:textId="77777777" w:rsidR="004765E4" w:rsidRPr="004765E4" w:rsidRDefault="004765E4" w:rsidP="004765E4">
      <w:pPr>
        <w:pStyle w:val="EndNoteBibliography"/>
        <w:spacing w:after="0"/>
        <w:ind w:left="720" w:hanging="720"/>
      </w:pPr>
      <w:r w:rsidRPr="004765E4">
        <w:t>Lande, R., 1976 Natural-Selection and Random Genetic Drift in Phenotypic Evolution. Evolution 30</w:t>
      </w:r>
      <w:r w:rsidRPr="004765E4">
        <w:rPr>
          <w:b/>
        </w:rPr>
        <w:t>:</w:t>
      </w:r>
      <w:r w:rsidRPr="004765E4">
        <w:t xml:space="preserve"> 314-334.</w:t>
      </w:r>
    </w:p>
    <w:p w14:paraId="788B09E7" w14:textId="77777777" w:rsidR="004765E4" w:rsidRPr="004765E4" w:rsidRDefault="004765E4" w:rsidP="004765E4">
      <w:pPr>
        <w:pStyle w:val="EndNoteBibliography"/>
        <w:spacing w:after="0"/>
        <w:ind w:left="720" w:hanging="720"/>
      </w:pPr>
      <w:r w:rsidRPr="004765E4">
        <w:t>Lande, R., 1979 Quantitative Genetic-Analysis of Multivariate Evolution, Applied to Brain - Body Size Allometry. Evolution 33</w:t>
      </w:r>
      <w:r w:rsidRPr="004765E4">
        <w:rPr>
          <w:b/>
        </w:rPr>
        <w:t>:</w:t>
      </w:r>
      <w:r w:rsidRPr="004765E4">
        <w:t xml:space="preserve"> 402-416.</w:t>
      </w:r>
    </w:p>
    <w:p w14:paraId="0A92DD5B" w14:textId="77777777" w:rsidR="004765E4" w:rsidRPr="004765E4" w:rsidRDefault="004765E4" w:rsidP="004765E4">
      <w:pPr>
        <w:pStyle w:val="EndNoteBibliography"/>
        <w:spacing w:after="0"/>
        <w:ind w:left="720" w:hanging="720"/>
      </w:pPr>
      <w:r w:rsidRPr="004765E4">
        <w:t>Lande, R., and S. Shannon, 1996 The role of genetic variation in adaptation and population persistence in a changing environment. Evolution 50</w:t>
      </w:r>
      <w:r w:rsidRPr="004765E4">
        <w:rPr>
          <w:b/>
        </w:rPr>
        <w:t>:</w:t>
      </w:r>
      <w:r w:rsidRPr="004765E4">
        <w:t xml:space="preserve"> 434-437.</w:t>
      </w:r>
    </w:p>
    <w:p w14:paraId="7AEC110F" w14:textId="77777777" w:rsidR="004765E4" w:rsidRPr="004765E4" w:rsidRDefault="004765E4" w:rsidP="004765E4">
      <w:pPr>
        <w:pStyle w:val="EndNoteBibliography"/>
        <w:spacing w:after="0"/>
        <w:ind w:left="720" w:hanging="720"/>
      </w:pPr>
      <w:r w:rsidRPr="004765E4">
        <w:t>Lasky, J. R., 2019 Eco-evolutionary community turnover following environmental change. Evol Appl 12</w:t>
      </w:r>
      <w:r w:rsidRPr="004765E4">
        <w:rPr>
          <w:b/>
        </w:rPr>
        <w:t>:</w:t>
      </w:r>
      <w:r w:rsidRPr="004765E4">
        <w:t xml:space="preserve"> 1434-1448.</w:t>
      </w:r>
    </w:p>
    <w:p w14:paraId="68D594E3" w14:textId="77777777" w:rsidR="004765E4" w:rsidRPr="004765E4" w:rsidRDefault="004765E4" w:rsidP="004765E4">
      <w:pPr>
        <w:pStyle w:val="EndNoteBibliography"/>
        <w:spacing w:after="0"/>
        <w:ind w:left="720" w:hanging="720"/>
      </w:pPr>
      <w:r w:rsidRPr="004765E4">
        <w:t>Le Corre, V., and A. Kremer, 2012 The genetic differentiation at quantitative trait loci under local adaptation. Molecular Ecology 21</w:t>
      </w:r>
      <w:r w:rsidRPr="004765E4">
        <w:rPr>
          <w:b/>
        </w:rPr>
        <w:t>:</w:t>
      </w:r>
      <w:r w:rsidRPr="004765E4">
        <w:t xml:space="preserve"> 1548-1566.</w:t>
      </w:r>
    </w:p>
    <w:p w14:paraId="5B8F4A6B" w14:textId="77777777" w:rsidR="004765E4" w:rsidRPr="004765E4" w:rsidRDefault="004765E4" w:rsidP="004765E4">
      <w:pPr>
        <w:pStyle w:val="EndNoteBibliography"/>
        <w:spacing w:after="0"/>
        <w:ind w:left="720" w:hanging="720"/>
      </w:pPr>
      <w:r w:rsidRPr="004765E4">
        <w:t>Leigh, E. G., 1970 Natural Selection and Mutability. American Naturalist 104</w:t>
      </w:r>
      <w:r w:rsidRPr="004765E4">
        <w:rPr>
          <w:b/>
        </w:rPr>
        <w:t>:</w:t>
      </w:r>
      <w:r w:rsidRPr="004765E4">
        <w:t xml:space="preserve"> 301-&amp;.</w:t>
      </w:r>
    </w:p>
    <w:p w14:paraId="71A59C8F" w14:textId="77777777" w:rsidR="004765E4" w:rsidRPr="004765E4" w:rsidRDefault="004765E4" w:rsidP="004765E4">
      <w:pPr>
        <w:pStyle w:val="EndNoteBibliography"/>
        <w:spacing w:after="0"/>
        <w:ind w:left="720" w:hanging="720"/>
      </w:pPr>
      <w:r w:rsidRPr="004765E4">
        <w:t>Lenski, R. E., and P. D. Sniegowski, 1995 "Adaptive mutation": the debate goes on. Science 269</w:t>
      </w:r>
      <w:r w:rsidRPr="004765E4">
        <w:rPr>
          <w:b/>
        </w:rPr>
        <w:t>:</w:t>
      </w:r>
      <w:r w:rsidRPr="004765E4">
        <w:t xml:space="preserve"> 285-288.</w:t>
      </w:r>
    </w:p>
    <w:p w14:paraId="73C35704" w14:textId="77777777" w:rsidR="004765E4" w:rsidRPr="004765E4" w:rsidRDefault="004765E4" w:rsidP="004765E4">
      <w:pPr>
        <w:pStyle w:val="EndNoteBibliography"/>
        <w:spacing w:after="0"/>
        <w:ind w:left="720" w:hanging="720"/>
      </w:pPr>
      <w:r w:rsidRPr="004765E4">
        <w:t>Lewontin, R. C., 1970 The units of selection. Annual review of ecology and systematics</w:t>
      </w:r>
      <w:r w:rsidRPr="004765E4">
        <w:rPr>
          <w:b/>
        </w:rPr>
        <w:t>:</w:t>
      </w:r>
      <w:r w:rsidRPr="004765E4">
        <w:t xml:space="preserve"> 1-18.</w:t>
      </w:r>
    </w:p>
    <w:p w14:paraId="77476FB5" w14:textId="77777777" w:rsidR="004765E4" w:rsidRPr="004765E4" w:rsidRDefault="004765E4" w:rsidP="004765E4">
      <w:pPr>
        <w:pStyle w:val="EndNoteBibliography"/>
        <w:spacing w:after="0"/>
        <w:ind w:left="720" w:hanging="720"/>
      </w:pPr>
      <w:r w:rsidRPr="004765E4">
        <w:t xml:space="preserve">Lindeman, R. H. M., P.F. Gold, R.Z., 1980 </w:t>
      </w:r>
      <w:r w:rsidRPr="004765E4">
        <w:rPr>
          <w:i/>
        </w:rPr>
        <w:t>Introduction to Bivariate and Multivariate Analysis</w:t>
      </w:r>
      <w:r w:rsidRPr="004765E4">
        <w:t>. Scott, Foresman, Glenview, IL.</w:t>
      </w:r>
    </w:p>
    <w:p w14:paraId="267AD2E7" w14:textId="77777777" w:rsidR="004765E4" w:rsidRPr="004765E4" w:rsidRDefault="004765E4" w:rsidP="004765E4">
      <w:pPr>
        <w:pStyle w:val="EndNoteBibliography"/>
        <w:ind w:left="720" w:hanging="720"/>
      </w:pPr>
      <w:r w:rsidRPr="004765E4">
        <w:rPr>
          <w:sz w:val="20"/>
        </w:rPr>
        <w:t>Long, J. A.</w:t>
      </w:r>
      <w:r w:rsidRPr="004765E4">
        <w:t>, 2020 jtools: Analysis and Presentation of Social Scientific Data</w:t>
      </w:r>
    </w:p>
    <w:p w14:paraId="130A8085" w14:textId="77777777" w:rsidR="004765E4" w:rsidRPr="004765E4" w:rsidRDefault="004765E4" w:rsidP="004765E4">
      <w:pPr>
        <w:pStyle w:val="EndNoteBibliography"/>
        <w:spacing w:after="0"/>
      </w:pPr>
    </w:p>
    <w:p w14:paraId="0542110A" w14:textId="77777777" w:rsidR="004765E4" w:rsidRPr="004765E4" w:rsidRDefault="004765E4" w:rsidP="004765E4">
      <w:pPr>
        <w:pStyle w:val="EndNoteBibliography"/>
        <w:spacing w:after="0"/>
        <w:ind w:left="720" w:hanging="720"/>
      </w:pPr>
      <w:r w:rsidRPr="004765E4">
        <w:t>Lumley, T., P. Diehr, S. Emerson and L. Chen, 2002 The importance of the normality assumption in large public health data sets. Annu Rev Public Health 23</w:t>
      </w:r>
      <w:r w:rsidRPr="004765E4">
        <w:rPr>
          <w:b/>
        </w:rPr>
        <w:t>:</w:t>
      </w:r>
      <w:r w:rsidRPr="004765E4">
        <w:t xml:space="preserve"> 151-169.</w:t>
      </w:r>
    </w:p>
    <w:p w14:paraId="2DB6C882" w14:textId="77777777" w:rsidR="004765E4" w:rsidRPr="004765E4" w:rsidRDefault="004765E4" w:rsidP="004765E4">
      <w:pPr>
        <w:pStyle w:val="EndNoteBibliography"/>
        <w:spacing w:after="0"/>
        <w:ind w:left="720" w:hanging="720"/>
      </w:pPr>
      <w:r w:rsidRPr="004765E4">
        <w:t>Lynch, M., 2010 Evolution of the mutation rate. Trends Genet 26</w:t>
      </w:r>
      <w:r w:rsidRPr="004765E4">
        <w:rPr>
          <w:b/>
        </w:rPr>
        <w:t>:</w:t>
      </w:r>
      <w:r w:rsidRPr="004765E4">
        <w:t xml:space="preserve"> 345-352.</w:t>
      </w:r>
    </w:p>
    <w:p w14:paraId="4F3B767F" w14:textId="77777777" w:rsidR="004765E4" w:rsidRPr="004765E4" w:rsidRDefault="004765E4" w:rsidP="004765E4">
      <w:pPr>
        <w:pStyle w:val="EndNoteBibliography"/>
        <w:spacing w:after="0"/>
        <w:ind w:left="720" w:hanging="720"/>
      </w:pPr>
      <w:r w:rsidRPr="004765E4">
        <w:t>Lynch, M., M. S. Ackerman, J. F. Gout, H. Long, W. Sung</w:t>
      </w:r>
      <w:r w:rsidRPr="004765E4">
        <w:rPr>
          <w:i/>
        </w:rPr>
        <w:t xml:space="preserve"> et al.</w:t>
      </w:r>
      <w:r w:rsidRPr="004765E4">
        <w:t>, 2016 Genetic drift, selection and the evolution of the mutation rate. Nat Rev Genet 17</w:t>
      </w:r>
      <w:r w:rsidRPr="004765E4">
        <w:rPr>
          <w:b/>
        </w:rPr>
        <w:t>:</w:t>
      </w:r>
      <w:r w:rsidRPr="004765E4">
        <w:t xml:space="preserve"> 704-714.</w:t>
      </w:r>
    </w:p>
    <w:p w14:paraId="65A4F4ED" w14:textId="77777777" w:rsidR="004765E4" w:rsidRPr="004765E4" w:rsidRDefault="004765E4" w:rsidP="004765E4">
      <w:pPr>
        <w:pStyle w:val="EndNoteBibliography"/>
        <w:spacing w:after="0"/>
        <w:ind w:left="720" w:hanging="720"/>
      </w:pPr>
      <w:r w:rsidRPr="004765E4">
        <w:t>Lynch, M., and W. Gabriel, 1983 Phenotypic evolution and parthenogenesis. The American Naturalist 122</w:t>
      </w:r>
      <w:r w:rsidRPr="004765E4">
        <w:rPr>
          <w:b/>
        </w:rPr>
        <w:t>:</w:t>
      </w:r>
      <w:r w:rsidRPr="004765E4">
        <w:t xml:space="preserve"> 745-764.</w:t>
      </w:r>
    </w:p>
    <w:p w14:paraId="4FD5BC37" w14:textId="77777777" w:rsidR="004765E4" w:rsidRPr="004765E4" w:rsidRDefault="004765E4" w:rsidP="004765E4">
      <w:pPr>
        <w:pStyle w:val="EndNoteBibliography"/>
        <w:spacing w:after="0"/>
        <w:ind w:left="720" w:hanging="720"/>
      </w:pPr>
      <w:r w:rsidRPr="004765E4">
        <w:t>Lynch, M., and W. Gabriel, 1990 Mutation Load and the Survival of Small Populations. Evolution 44</w:t>
      </w:r>
      <w:r w:rsidRPr="004765E4">
        <w:rPr>
          <w:b/>
        </w:rPr>
        <w:t>:</w:t>
      </w:r>
      <w:r w:rsidRPr="004765E4">
        <w:t xml:space="preserve"> 1725-1737.</w:t>
      </w:r>
    </w:p>
    <w:p w14:paraId="69D15873" w14:textId="77777777" w:rsidR="004765E4" w:rsidRPr="004765E4" w:rsidRDefault="004765E4" w:rsidP="004765E4">
      <w:pPr>
        <w:pStyle w:val="EndNoteBibliography"/>
        <w:spacing w:after="0"/>
        <w:ind w:left="720" w:hanging="720"/>
      </w:pPr>
      <w:r w:rsidRPr="004765E4">
        <w:lastRenderedPageBreak/>
        <w:t>Lynch, M., and R. Lande, 1998 The critical effective size for a genetically secure population. Animal Conservation 1</w:t>
      </w:r>
      <w:r w:rsidRPr="004765E4">
        <w:rPr>
          <w:b/>
        </w:rPr>
        <w:t>:</w:t>
      </w:r>
      <w:r w:rsidRPr="004765E4">
        <w:t xml:space="preserve"> 70-72.</w:t>
      </w:r>
    </w:p>
    <w:p w14:paraId="3B7CEA6B" w14:textId="77777777" w:rsidR="004765E4" w:rsidRPr="004765E4" w:rsidRDefault="004765E4" w:rsidP="004765E4">
      <w:pPr>
        <w:pStyle w:val="EndNoteBibliography"/>
        <w:spacing w:after="0"/>
        <w:ind w:left="720" w:hanging="720"/>
      </w:pPr>
      <w:r w:rsidRPr="004765E4">
        <w:t>Malcom, J. W., 2011 Evolution of Competitive Ability: An Adaptation Speed vs. Accuracy Tradeoff Rooted in Gene Network Size. Plos One 6.</w:t>
      </w:r>
    </w:p>
    <w:p w14:paraId="588DF7F2" w14:textId="77777777" w:rsidR="004765E4" w:rsidRPr="004765E4" w:rsidRDefault="004765E4" w:rsidP="004765E4">
      <w:pPr>
        <w:pStyle w:val="EndNoteBibliography"/>
        <w:spacing w:after="0"/>
        <w:ind w:left="720" w:hanging="720"/>
      </w:pPr>
      <w:r w:rsidRPr="004765E4">
        <w:t>Marques, D. A., J. I. Meier and O. Seehausen, 2019 A Combinatorial View on Speciation and Adaptive Radiation. Trends Ecol Evol 34</w:t>
      </w:r>
      <w:r w:rsidRPr="004765E4">
        <w:rPr>
          <w:b/>
        </w:rPr>
        <w:t>:</w:t>
      </w:r>
      <w:r w:rsidRPr="004765E4">
        <w:t xml:space="preserve"> 531-544.</w:t>
      </w:r>
    </w:p>
    <w:p w14:paraId="665AB332" w14:textId="77777777" w:rsidR="004765E4" w:rsidRPr="004765E4" w:rsidRDefault="004765E4" w:rsidP="004765E4">
      <w:pPr>
        <w:pStyle w:val="EndNoteBibliography"/>
        <w:spacing w:after="0"/>
        <w:ind w:left="720" w:hanging="720"/>
      </w:pPr>
      <w:r w:rsidRPr="004765E4">
        <w:t>Matic, I., 2019 Mutation Rate Heterogeneity Increases Odds of Survival in Unpredictable Environments. Mol Cell 75</w:t>
      </w:r>
      <w:r w:rsidRPr="004765E4">
        <w:rPr>
          <w:b/>
        </w:rPr>
        <w:t>:</w:t>
      </w:r>
      <w:r w:rsidRPr="004765E4">
        <w:t xml:space="preserve"> 421-425.</w:t>
      </w:r>
    </w:p>
    <w:p w14:paraId="6A68BEA4" w14:textId="77777777" w:rsidR="004765E4" w:rsidRPr="004765E4" w:rsidRDefault="004765E4" w:rsidP="004765E4">
      <w:pPr>
        <w:pStyle w:val="EndNoteBibliography"/>
        <w:spacing w:after="0"/>
        <w:ind w:left="720" w:hanging="720"/>
      </w:pPr>
      <w:r w:rsidRPr="004765E4">
        <w:t>Matic, I., M. Radman, F. Taddei, B. Picard, C. Doit</w:t>
      </w:r>
      <w:r w:rsidRPr="004765E4">
        <w:rPr>
          <w:i/>
        </w:rPr>
        <w:t xml:space="preserve"> et al.</w:t>
      </w:r>
      <w:r w:rsidRPr="004765E4">
        <w:t>, 1997 Highly variable mutation rates in commensal and pathogenic Escherichia coli. Science 277</w:t>
      </w:r>
      <w:r w:rsidRPr="004765E4">
        <w:rPr>
          <w:b/>
        </w:rPr>
        <w:t>:</w:t>
      </w:r>
      <w:r w:rsidRPr="004765E4">
        <w:t xml:space="preserve"> 1833-1834.</w:t>
      </w:r>
    </w:p>
    <w:p w14:paraId="2D8E062F" w14:textId="77777777" w:rsidR="004765E4" w:rsidRPr="004765E4" w:rsidRDefault="004765E4" w:rsidP="004765E4">
      <w:pPr>
        <w:pStyle w:val="EndNoteBibliography"/>
        <w:spacing w:after="0"/>
        <w:ind w:left="720" w:hanging="720"/>
      </w:pPr>
      <w:r w:rsidRPr="004765E4">
        <w:t>Melo, D., G. Garcia, A. Hubbe, A. P. Assis and G. Marroig, 2015 EvolQG - An R package for evolutionary quantitative genetics. F1000Research 4</w:t>
      </w:r>
      <w:r w:rsidRPr="004765E4">
        <w:rPr>
          <w:b/>
        </w:rPr>
        <w:t>:</w:t>
      </w:r>
      <w:r w:rsidRPr="004765E4">
        <w:t xml:space="preserve"> 925.</w:t>
      </w:r>
    </w:p>
    <w:p w14:paraId="38AABC6C" w14:textId="77777777" w:rsidR="004765E4" w:rsidRPr="004765E4" w:rsidRDefault="004765E4" w:rsidP="004765E4">
      <w:pPr>
        <w:pStyle w:val="EndNoteBibliography"/>
        <w:spacing w:after="0"/>
        <w:ind w:left="720" w:hanging="720"/>
      </w:pPr>
      <w:r w:rsidRPr="004765E4">
        <w:t>Murren, C. J., J. R. Auld, H. Callahan, C. K. Ghalambor, C. A. Handelsman</w:t>
      </w:r>
      <w:r w:rsidRPr="004765E4">
        <w:rPr>
          <w:i/>
        </w:rPr>
        <w:t xml:space="preserve"> et al.</w:t>
      </w:r>
      <w:r w:rsidRPr="004765E4">
        <w:t>, 2015 Constraints on the evolution of phenotypic plasticity: limits and costs of phenotype and plasticity. Heredity (Edinb) 115</w:t>
      </w:r>
      <w:r w:rsidRPr="004765E4">
        <w:rPr>
          <w:b/>
        </w:rPr>
        <w:t>:</w:t>
      </w:r>
      <w:r w:rsidRPr="004765E4">
        <w:t xml:space="preserve"> 293-301.</w:t>
      </w:r>
    </w:p>
    <w:p w14:paraId="451D89AB" w14:textId="77777777" w:rsidR="004765E4" w:rsidRPr="004765E4" w:rsidRDefault="004765E4" w:rsidP="004765E4">
      <w:pPr>
        <w:pStyle w:val="EndNoteBibliography"/>
        <w:spacing w:after="0"/>
        <w:ind w:left="720" w:hanging="720"/>
      </w:pPr>
      <w:r w:rsidRPr="004765E4">
        <w:t>Nesse, R. M., 2005 Maladaptation and natural selection. Q Rev Biol 80</w:t>
      </w:r>
      <w:r w:rsidRPr="004765E4">
        <w:rPr>
          <w:b/>
        </w:rPr>
        <w:t>:</w:t>
      </w:r>
      <w:r w:rsidRPr="004765E4">
        <w:t xml:space="preserve"> 62-70.</w:t>
      </w:r>
    </w:p>
    <w:p w14:paraId="78DE84DF" w14:textId="77777777" w:rsidR="004765E4" w:rsidRPr="004765E4" w:rsidRDefault="004765E4" w:rsidP="004765E4">
      <w:pPr>
        <w:pStyle w:val="EndNoteBibliography"/>
        <w:spacing w:after="0"/>
        <w:ind w:left="720" w:hanging="720"/>
      </w:pPr>
      <w:r w:rsidRPr="004765E4">
        <w:t>Ohta, T., 1973 Slightly Deleterious Mutant Substitutions in Evolution. Nature 246</w:t>
      </w:r>
      <w:r w:rsidRPr="004765E4">
        <w:rPr>
          <w:b/>
        </w:rPr>
        <w:t>:</w:t>
      </w:r>
      <w:r w:rsidRPr="004765E4">
        <w:t xml:space="preserve"> 96-98.</w:t>
      </w:r>
    </w:p>
    <w:p w14:paraId="17129867" w14:textId="77777777" w:rsidR="004765E4" w:rsidRPr="004765E4" w:rsidRDefault="004765E4" w:rsidP="004765E4">
      <w:pPr>
        <w:pStyle w:val="EndNoteBibliography"/>
        <w:spacing w:after="0"/>
        <w:ind w:left="720" w:hanging="720"/>
      </w:pPr>
      <w:r w:rsidRPr="004765E4">
        <w:t>Oostra, V., M. Saastamoinen, B. J. Zwaan and C. W. Wheat, 2018 Strong phenotypic plasticity limits potential for evolutionary responses to climate change. Nat Commun 9</w:t>
      </w:r>
      <w:r w:rsidRPr="004765E4">
        <w:rPr>
          <w:b/>
        </w:rPr>
        <w:t>:</w:t>
      </w:r>
      <w:r w:rsidRPr="004765E4">
        <w:t xml:space="preserve"> 1005.</w:t>
      </w:r>
    </w:p>
    <w:p w14:paraId="62E881FB" w14:textId="77777777" w:rsidR="004765E4" w:rsidRPr="004765E4" w:rsidRDefault="004765E4" w:rsidP="004765E4">
      <w:pPr>
        <w:pStyle w:val="EndNoteBibliography"/>
        <w:spacing w:after="0"/>
        <w:ind w:left="720" w:hanging="720"/>
      </w:pPr>
      <w:r w:rsidRPr="004765E4">
        <w:t>Orr, H. A., 1998 The Population Genetics of Adaptation: The Distribution of Factors Fixed during Adaptive Evolution. Evolution 52</w:t>
      </w:r>
      <w:r w:rsidRPr="004765E4">
        <w:rPr>
          <w:b/>
        </w:rPr>
        <w:t>:</w:t>
      </w:r>
      <w:r w:rsidRPr="004765E4">
        <w:t xml:space="preserve"> 935-949.</w:t>
      </w:r>
    </w:p>
    <w:p w14:paraId="77087A86" w14:textId="77777777" w:rsidR="004765E4" w:rsidRPr="004765E4" w:rsidRDefault="004765E4" w:rsidP="004765E4">
      <w:pPr>
        <w:pStyle w:val="EndNoteBibliography"/>
        <w:spacing w:after="0"/>
        <w:ind w:left="720" w:hanging="720"/>
      </w:pPr>
      <w:r w:rsidRPr="004765E4">
        <w:t>Orr, H. A., 2000 Adaptation and the cost of complexity. Evolution 54</w:t>
      </w:r>
      <w:r w:rsidRPr="004765E4">
        <w:rPr>
          <w:b/>
        </w:rPr>
        <w:t>:</w:t>
      </w:r>
      <w:r w:rsidRPr="004765E4">
        <w:t xml:space="preserve"> 13-20.</w:t>
      </w:r>
    </w:p>
    <w:p w14:paraId="1E298F29" w14:textId="77777777" w:rsidR="004765E4" w:rsidRPr="004765E4" w:rsidRDefault="004765E4" w:rsidP="004765E4">
      <w:pPr>
        <w:pStyle w:val="EndNoteBibliography"/>
        <w:spacing w:after="0"/>
        <w:ind w:left="720" w:hanging="720"/>
      </w:pPr>
      <w:r w:rsidRPr="004765E4">
        <w:t>Ortiz-Barrientos, D., J. Engelstadter and L. H. Rieseberg, 2016 Recombination Rate Evolution and the Origin of Species. Trends in Ecology &amp; Evolution 31</w:t>
      </w:r>
      <w:r w:rsidRPr="004765E4">
        <w:rPr>
          <w:b/>
        </w:rPr>
        <w:t>:</w:t>
      </w:r>
      <w:r w:rsidRPr="004765E4">
        <w:t xml:space="preserve"> 226-236.</w:t>
      </w:r>
    </w:p>
    <w:p w14:paraId="501A34ED" w14:textId="77777777" w:rsidR="004765E4" w:rsidRPr="004765E4" w:rsidRDefault="004765E4" w:rsidP="004765E4">
      <w:pPr>
        <w:pStyle w:val="EndNoteBibliography"/>
        <w:spacing w:after="0"/>
        <w:ind w:left="720" w:hanging="720"/>
      </w:pPr>
      <w:r w:rsidRPr="004765E4">
        <w:t>Otto, S. P., 2009 The Evolutionary Enigma of Sex. American Naturalist 174</w:t>
      </w:r>
      <w:r w:rsidRPr="004765E4">
        <w:rPr>
          <w:b/>
        </w:rPr>
        <w:t>:</w:t>
      </w:r>
      <w:r w:rsidRPr="004765E4">
        <w:t xml:space="preserve"> S1-S14.</w:t>
      </w:r>
    </w:p>
    <w:p w14:paraId="59F085C5" w14:textId="77777777" w:rsidR="004765E4" w:rsidRPr="004765E4" w:rsidRDefault="004765E4" w:rsidP="004765E4">
      <w:pPr>
        <w:pStyle w:val="EndNoteBibliography"/>
        <w:spacing w:after="0"/>
        <w:ind w:left="720" w:hanging="720"/>
      </w:pPr>
      <w:r w:rsidRPr="004765E4">
        <w:t>R Developmental Core Team, 2019 R: A language and environment for statistical computing, pp. R Foundation for Statistical Computing, Vienna, Austria.</w:t>
      </w:r>
    </w:p>
    <w:p w14:paraId="152F02C0" w14:textId="77777777" w:rsidR="004765E4" w:rsidRPr="004765E4" w:rsidRDefault="004765E4" w:rsidP="004765E4">
      <w:pPr>
        <w:pStyle w:val="EndNoteBibliography"/>
        <w:spacing w:after="0"/>
        <w:ind w:left="720" w:hanging="720"/>
      </w:pPr>
      <w:r w:rsidRPr="004765E4">
        <w:t>Schlichting, C. D., 1986 The Evolution of Phenotypic Plasticity in Plants. Annual Review of Ecology and Systematics 17</w:t>
      </w:r>
      <w:r w:rsidRPr="004765E4">
        <w:rPr>
          <w:b/>
        </w:rPr>
        <w:t>:</w:t>
      </w:r>
      <w:r w:rsidRPr="004765E4">
        <w:t xml:space="preserve"> 667-693.</w:t>
      </w:r>
    </w:p>
    <w:p w14:paraId="79647CDD" w14:textId="77777777" w:rsidR="004765E4" w:rsidRPr="004765E4" w:rsidRDefault="004765E4" w:rsidP="004765E4">
      <w:pPr>
        <w:pStyle w:val="EndNoteBibliography"/>
        <w:spacing w:after="0"/>
        <w:ind w:left="720" w:hanging="720"/>
      </w:pPr>
      <w:r w:rsidRPr="004765E4">
        <w:t>Sniegowski, P. D., P. J. Gerrish and R. E. Lenski, 1997 Evolution of high mutation rates in experimental populations of E. coli. Nature 387</w:t>
      </w:r>
      <w:r w:rsidRPr="004765E4">
        <w:rPr>
          <w:b/>
        </w:rPr>
        <w:t>:</w:t>
      </w:r>
      <w:r w:rsidRPr="004765E4">
        <w:t xml:space="preserve"> 703-705.</w:t>
      </w:r>
    </w:p>
    <w:p w14:paraId="2B376418" w14:textId="77777777" w:rsidR="004765E4" w:rsidRPr="004765E4" w:rsidRDefault="004765E4" w:rsidP="004765E4">
      <w:pPr>
        <w:pStyle w:val="EndNoteBibliography"/>
        <w:spacing w:after="0"/>
        <w:ind w:left="720" w:hanging="720"/>
      </w:pPr>
      <w:r w:rsidRPr="004765E4">
        <w:t>Stapley, J., P. G. D. Feulner, S. E. Johnston, A. W. Santure and C. M. Smadja, 2017 Variation in recombination frequency and distribution across eukaryotes: patterns and processes. Philos Trans R Soc Lond B Biol Sci 372.</w:t>
      </w:r>
    </w:p>
    <w:p w14:paraId="343FAB7B" w14:textId="77777777" w:rsidR="004765E4" w:rsidRPr="004765E4" w:rsidRDefault="004765E4" w:rsidP="004765E4">
      <w:pPr>
        <w:pStyle w:val="EndNoteBibliography"/>
        <w:spacing w:after="0"/>
        <w:ind w:left="720" w:hanging="720"/>
      </w:pPr>
      <w:r w:rsidRPr="004765E4">
        <w:t>Sztepanacz, J. L., and M. W. Blows, 2017 Artificial Selection to Increase the Phenotypic Variance in gmax Fails. Am Nat 190</w:t>
      </w:r>
      <w:r w:rsidRPr="004765E4">
        <w:rPr>
          <w:b/>
        </w:rPr>
        <w:t>:</w:t>
      </w:r>
      <w:r w:rsidRPr="004765E4">
        <w:t xml:space="preserve"> 707-723.</w:t>
      </w:r>
    </w:p>
    <w:p w14:paraId="3672F0F7" w14:textId="77777777" w:rsidR="004765E4" w:rsidRPr="004765E4" w:rsidRDefault="004765E4" w:rsidP="004765E4">
      <w:pPr>
        <w:pStyle w:val="EndNoteBibliography"/>
        <w:spacing w:after="0"/>
        <w:ind w:left="720" w:hanging="720"/>
      </w:pPr>
      <w:r w:rsidRPr="004765E4">
        <w:t>Thornton, K. R., 2019 Polygenic Adaptation to an Environmental Shift: Temporal Dynamics of Variation Under Gaussian Stabilizing Selection and Additive Effects on a Single Trait. Genetics 213</w:t>
      </w:r>
      <w:r w:rsidRPr="004765E4">
        <w:rPr>
          <w:b/>
        </w:rPr>
        <w:t>:</w:t>
      </w:r>
      <w:r w:rsidRPr="004765E4">
        <w:t xml:space="preserve"> 1513-1530.</w:t>
      </w:r>
    </w:p>
    <w:p w14:paraId="2D344348" w14:textId="77777777" w:rsidR="004765E4" w:rsidRPr="004765E4" w:rsidRDefault="004765E4" w:rsidP="004765E4">
      <w:pPr>
        <w:pStyle w:val="EndNoteBibliography"/>
        <w:spacing w:after="0"/>
        <w:ind w:left="720" w:hanging="720"/>
      </w:pPr>
      <w:r w:rsidRPr="004765E4">
        <w:t>Turelli, M., 1984 Heritable Genetic-Variation Via Mutation Selection Balance - Lerch Zeta Meets the Abdominal Bristle. Theoretical Population Biology 25</w:t>
      </w:r>
      <w:r w:rsidRPr="004765E4">
        <w:rPr>
          <w:b/>
        </w:rPr>
        <w:t>:</w:t>
      </w:r>
      <w:r w:rsidRPr="004765E4">
        <w:t xml:space="preserve"> 138-193.</w:t>
      </w:r>
    </w:p>
    <w:p w14:paraId="5FB05C5E" w14:textId="77777777" w:rsidR="004765E4" w:rsidRPr="004765E4" w:rsidRDefault="004765E4" w:rsidP="004765E4">
      <w:pPr>
        <w:pStyle w:val="EndNoteBibliography"/>
        <w:spacing w:after="0"/>
        <w:ind w:left="720" w:hanging="720"/>
      </w:pPr>
      <w:r w:rsidRPr="004765E4">
        <w:t>van Kleunen, M., and M. Fischer, 2005 Constraints on the evolution of adaptive phenotypic plasticity in plants. New Phytol 166</w:t>
      </w:r>
      <w:r w:rsidRPr="004765E4">
        <w:rPr>
          <w:b/>
        </w:rPr>
        <w:t>:</w:t>
      </w:r>
      <w:r w:rsidRPr="004765E4">
        <w:t xml:space="preserve"> 49-60.</w:t>
      </w:r>
    </w:p>
    <w:p w14:paraId="711E24E6" w14:textId="77777777" w:rsidR="004765E4" w:rsidRPr="004765E4" w:rsidRDefault="004765E4" w:rsidP="004765E4">
      <w:pPr>
        <w:pStyle w:val="EndNoteBibliography"/>
        <w:spacing w:after="0"/>
        <w:ind w:left="720" w:hanging="720"/>
      </w:pPr>
      <w:r w:rsidRPr="004765E4">
        <w:t xml:space="preserve">Walsh, B., and M. Lynch, 2018 </w:t>
      </w:r>
      <w:r w:rsidRPr="004765E4">
        <w:rPr>
          <w:i/>
        </w:rPr>
        <w:t>Evolution and selection of quantitative traits</w:t>
      </w:r>
      <w:r w:rsidRPr="004765E4">
        <w:t>. Oxford University Press, New York, NY.</w:t>
      </w:r>
    </w:p>
    <w:p w14:paraId="3F37923B" w14:textId="77777777" w:rsidR="004765E4" w:rsidRPr="004765E4" w:rsidRDefault="004765E4" w:rsidP="004765E4">
      <w:pPr>
        <w:pStyle w:val="EndNoteBibliography"/>
        <w:spacing w:after="0"/>
        <w:ind w:left="720" w:hanging="720"/>
      </w:pPr>
      <w:r w:rsidRPr="004765E4">
        <w:lastRenderedPageBreak/>
        <w:t>Walter, G. M., J. D. Aguirre, M. W. Blows and D. Ortiz-Barrientos, 2018 Evolution of Genetic Variance during Adaptive Radiation. The American Naturalist 191</w:t>
      </w:r>
      <w:r w:rsidRPr="004765E4">
        <w:rPr>
          <w:b/>
        </w:rPr>
        <w:t>:</w:t>
      </w:r>
      <w:r w:rsidRPr="004765E4">
        <w:t xml:space="preserve"> E108-E128.</w:t>
      </w:r>
    </w:p>
    <w:p w14:paraId="43482B7B" w14:textId="77777777" w:rsidR="004765E4" w:rsidRPr="004765E4" w:rsidRDefault="004765E4" w:rsidP="004765E4">
      <w:pPr>
        <w:pStyle w:val="EndNoteBibliography"/>
        <w:spacing w:after="0"/>
        <w:ind w:left="720" w:hanging="720"/>
      </w:pPr>
      <w:r w:rsidRPr="004765E4">
        <w:t>White, H., 1980 A Heteroskedasticity-Consistent Covariance-Matrix Estimator and a Direct Test for Heteroskedasticity. Econometrica 48</w:t>
      </w:r>
      <w:r w:rsidRPr="004765E4">
        <w:rPr>
          <w:b/>
        </w:rPr>
        <w:t>:</w:t>
      </w:r>
      <w:r w:rsidRPr="004765E4">
        <w:t xml:space="preserve"> 817-838.</w:t>
      </w:r>
    </w:p>
    <w:p w14:paraId="1F4081FC" w14:textId="77777777" w:rsidR="004765E4" w:rsidRPr="004765E4" w:rsidRDefault="004765E4" w:rsidP="004765E4">
      <w:pPr>
        <w:pStyle w:val="EndNoteBibliography"/>
        <w:spacing w:after="0"/>
        <w:ind w:left="720" w:hanging="720"/>
      </w:pPr>
      <w:r w:rsidRPr="004765E4">
        <w:t>Xu, L., H. Chen, X. Hu, R. Zhang, Z. Zhang</w:t>
      </w:r>
      <w:r w:rsidRPr="004765E4">
        <w:rPr>
          <w:i/>
        </w:rPr>
        <w:t xml:space="preserve"> et al.</w:t>
      </w:r>
      <w:r w:rsidRPr="004765E4">
        <w:t>, 2006 Average gene length is highly conserved in prokaryotes and eukaryotes and diverges only between the two kingdoms. Mol Biol Evol 23</w:t>
      </w:r>
      <w:r w:rsidRPr="004765E4">
        <w:rPr>
          <w:b/>
        </w:rPr>
        <w:t>:</w:t>
      </w:r>
      <w:r w:rsidRPr="004765E4">
        <w:t xml:space="preserve"> 1107-1108.</w:t>
      </w:r>
    </w:p>
    <w:p w14:paraId="3D606913" w14:textId="77777777" w:rsidR="004765E4" w:rsidRPr="004765E4" w:rsidRDefault="004765E4" w:rsidP="004765E4">
      <w:pPr>
        <w:pStyle w:val="EndNoteBibliography"/>
        <w:spacing w:after="0"/>
        <w:ind w:left="720" w:hanging="720"/>
      </w:pPr>
      <w:r w:rsidRPr="004765E4">
        <w:t>Zhang, X. S., 2012 Fisher's geometrical model of fitness landscape and variance in fitness within a changing environment. Evolution 66</w:t>
      </w:r>
      <w:r w:rsidRPr="004765E4">
        <w:rPr>
          <w:b/>
        </w:rPr>
        <w:t>:</w:t>
      </w:r>
      <w:r w:rsidRPr="004765E4">
        <w:t xml:space="preserve"> 2350-2368.</w:t>
      </w:r>
    </w:p>
    <w:p w14:paraId="7A7D5A50" w14:textId="77777777" w:rsidR="004765E4" w:rsidRPr="004765E4" w:rsidRDefault="004765E4" w:rsidP="004765E4">
      <w:pPr>
        <w:pStyle w:val="EndNoteBibliography"/>
        <w:ind w:left="720" w:hanging="720"/>
      </w:pPr>
      <w:r w:rsidRPr="004765E4">
        <w:t>Zhang, X. S., and W. G. Hill, 2002 Joint effects of pleiotropic selection and stabilizing selection on the maintenance of quantitative genetic variation at mutation-selection balance. Genetics 162</w:t>
      </w:r>
      <w:r w:rsidRPr="004765E4">
        <w:rPr>
          <w:b/>
        </w:rPr>
        <w:t>:</w:t>
      </w:r>
      <w:r w:rsidRPr="004765E4">
        <w:t xml:space="preserve"> 459-471.</w:t>
      </w:r>
    </w:p>
    <w:p w14:paraId="1C337693" w14:textId="36ABDE56"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44" w:name="_Toc55740083"/>
      <w:r>
        <w:t>Acknowledgments</w:t>
      </w:r>
      <w:bookmarkEnd w:id="44"/>
    </w:p>
    <w:p w14:paraId="4AD99DD5" w14:textId="118D00B5" w:rsidR="00B1706C" w:rsidRPr="00B1706C" w:rsidRDefault="00B1706C" w:rsidP="006C2E10">
      <w:pPr>
        <w:spacing w:line="480" w:lineRule="auto"/>
        <w:ind w:firstLine="709"/>
        <w:rPr>
          <w:lang w:val="en-US"/>
        </w:rPr>
      </w:pPr>
      <w:r>
        <w:rPr>
          <w:lang w:val="en-US"/>
        </w:rPr>
        <w:t>I would like to thank D. Ortiz-Barrientos, and J. Engelstaedter for their help with constructing these models and their support throughout Honours. I would also like to thank the members of the Ortiz-Barrientos Lab</w:t>
      </w:r>
      <w:bookmarkStart w:id="45" w:name="_GoBack"/>
      <w:bookmarkEnd w:id="45"/>
      <w:r>
        <w:rPr>
          <w:lang w:val="en-US"/>
        </w:rPr>
        <w:t xml:space="preserve"> for their support and feedback on early revisions of this document. </w:t>
      </w:r>
      <w:r w:rsidRPr="002406EC">
        <w:rPr>
          <w:lang w:val="en-US"/>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icholas Obrien" w:date="2020-11-08T21:34:00Z" w:initials="NO">
    <w:p w14:paraId="5C4A3E13" w14:textId="616B3835" w:rsidR="00DA505A" w:rsidRDefault="00DA505A">
      <w:pPr>
        <w:pStyle w:val="CommentText"/>
      </w:pPr>
      <w:r>
        <w:rPr>
          <w:rStyle w:val="CommentReference"/>
        </w:rPr>
        <w:annotationRef/>
      </w:r>
      <w:r>
        <w:t>Not sure about this – doesn’t the exchangeable model say that alleles have identical effects and frequencies? I suppose we can say it’s an exchangeable model on traits rather than on loci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4A3E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4A3E13" w16cid:durableId="2352E2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B9977" w14:textId="77777777" w:rsidR="00CE4711" w:rsidRDefault="00CE4711" w:rsidP="00015F5C">
      <w:pPr>
        <w:spacing w:after="0" w:line="240" w:lineRule="auto"/>
      </w:pPr>
      <w:r>
        <w:separator/>
      </w:r>
    </w:p>
  </w:endnote>
  <w:endnote w:type="continuationSeparator" w:id="0">
    <w:p w14:paraId="7087BCDD" w14:textId="77777777" w:rsidR="00CE4711" w:rsidRDefault="00CE4711"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350EF6" w:rsidRDefault="00350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817DE4" w14:textId="77777777" w:rsidR="00350EF6" w:rsidRDefault="00350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4CAA5" w14:textId="77777777" w:rsidR="00CE4711" w:rsidRDefault="00CE4711" w:rsidP="00015F5C">
      <w:pPr>
        <w:spacing w:after="0" w:line="240" w:lineRule="auto"/>
      </w:pPr>
      <w:r>
        <w:separator/>
      </w:r>
    </w:p>
  </w:footnote>
  <w:footnote w:type="continuationSeparator" w:id="0">
    <w:p w14:paraId="20ECE955" w14:textId="77777777" w:rsidR="00CE4711" w:rsidRDefault="00CE4711"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Obrien">
    <w15:presenceInfo w15:providerId="AD" w15:userId="S::nicholas.obrien1@uqconnect.edu.au::c1517fa9-6e68-4d4d-b3a7-964a40b04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9&lt;/item&gt;&lt;item&gt;70&lt;/item&gt;&lt;item&gt;86&lt;/item&gt;&lt;item&gt;95&lt;/item&gt;&lt;item&gt;97&lt;/item&gt;&lt;item&gt;111&lt;/item&gt;&lt;item&gt;124&lt;/item&gt;&lt;item&gt;129&lt;/item&gt;&lt;item&gt;131&lt;/item&gt;&lt;item&gt;142&lt;/item&gt;&lt;item&gt;145&lt;/item&gt;&lt;item&gt;147&lt;/item&gt;&lt;item&gt;150&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557&lt;/item&gt;&lt;item&gt;578&lt;/item&gt;&lt;item&gt;589&lt;/item&gt;&lt;item&gt;590&lt;/item&gt;&lt;item&gt;591&lt;/item&gt;&lt;item&gt;592&lt;/item&gt;&lt;item&gt;598&lt;/item&gt;&lt;item&gt;607&lt;/item&gt;&lt;item&gt;608&lt;/item&gt;&lt;item&gt;609&lt;/item&gt;&lt;item&gt;627&lt;/item&gt;&lt;item&gt;629&lt;/item&gt;&lt;item&gt;664&lt;/item&gt;&lt;item&gt;741&lt;/item&gt;&lt;item&gt;744&lt;/item&gt;&lt;item&gt;781&lt;/item&gt;&lt;item&gt;792&lt;/item&gt;&lt;item&gt;797&lt;/item&gt;&lt;item&gt;798&lt;/item&gt;&lt;item&gt;799&lt;/item&gt;&lt;item&gt;814&lt;/item&gt;&lt;item&gt;815&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709"/>
    <w:rsid w:val="001A699F"/>
    <w:rsid w:val="001A77F8"/>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0EF6"/>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379F"/>
    <w:rsid w:val="004D3DB4"/>
    <w:rsid w:val="004D4A4F"/>
    <w:rsid w:val="004D5200"/>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E00"/>
    <w:rsid w:val="0059111D"/>
    <w:rsid w:val="0059287F"/>
    <w:rsid w:val="00593041"/>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A055C"/>
    <w:rsid w:val="007A0610"/>
    <w:rsid w:val="007A0633"/>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4F4"/>
    <w:rsid w:val="00A70AE3"/>
    <w:rsid w:val="00A71D70"/>
    <w:rsid w:val="00A72E83"/>
    <w:rsid w:val="00A73681"/>
    <w:rsid w:val="00A76698"/>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2810"/>
    <w:rsid w:val="00B347E8"/>
    <w:rsid w:val="00B34A3B"/>
    <w:rsid w:val="00B3652F"/>
    <w:rsid w:val="00B365A8"/>
    <w:rsid w:val="00B3753B"/>
    <w:rsid w:val="00B42D3E"/>
    <w:rsid w:val="00B42E5B"/>
    <w:rsid w:val="00B43D42"/>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813"/>
    <w:rsid w:val="00BE7E96"/>
    <w:rsid w:val="00BF02F4"/>
    <w:rsid w:val="00BF19A3"/>
    <w:rsid w:val="00BF3DF0"/>
    <w:rsid w:val="00BF4521"/>
    <w:rsid w:val="00BF6376"/>
    <w:rsid w:val="00BF6B6F"/>
    <w:rsid w:val="00BF7D6A"/>
    <w:rsid w:val="00C00205"/>
    <w:rsid w:val="00C003A0"/>
    <w:rsid w:val="00C00E13"/>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06F6"/>
    <w:rsid w:val="00C51073"/>
    <w:rsid w:val="00C51B1B"/>
    <w:rsid w:val="00C51B89"/>
    <w:rsid w:val="00C5203F"/>
    <w:rsid w:val="00C531F0"/>
    <w:rsid w:val="00C53F88"/>
    <w:rsid w:val="00C572BD"/>
    <w:rsid w:val="00C57EA4"/>
    <w:rsid w:val="00C62E44"/>
    <w:rsid w:val="00C64158"/>
    <w:rsid w:val="00C642BC"/>
    <w:rsid w:val="00C6606F"/>
    <w:rsid w:val="00C66C57"/>
    <w:rsid w:val="00C67E19"/>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62CD"/>
    <w:rsid w:val="00D00F43"/>
    <w:rsid w:val="00D01AE6"/>
    <w:rsid w:val="00D034B5"/>
    <w:rsid w:val="00D035BE"/>
    <w:rsid w:val="00D03748"/>
    <w:rsid w:val="00D04013"/>
    <w:rsid w:val="00D06BF1"/>
    <w:rsid w:val="00D07FD2"/>
    <w:rsid w:val="00D10BBC"/>
    <w:rsid w:val="00D11D5A"/>
    <w:rsid w:val="00D123F5"/>
    <w:rsid w:val="00D135BA"/>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1010"/>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771C"/>
    <w:rsid w:val="00EF778B"/>
    <w:rsid w:val="00EF7908"/>
    <w:rsid w:val="00EF7B9C"/>
    <w:rsid w:val="00EF7C81"/>
    <w:rsid w:val="00F01346"/>
    <w:rsid w:val="00F02297"/>
    <w:rsid w:val="00F022A7"/>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A62DE2B-1935-488E-A4F0-9F0182AC5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65</Pages>
  <Words>28208</Words>
  <Characters>160789</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55</cp:revision>
  <dcterms:created xsi:type="dcterms:W3CDTF">2020-11-08T09:51:00Z</dcterms:created>
  <dcterms:modified xsi:type="dcterms:W3CDTF">2020-11-08T11:45:00Z</dcterms:modified>
</cp:coreProperties>
</file>
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05D89FAB" w:rsidR="000B7B98" w:rsidRPr="005F55E7" w:rsidRDefault="000B7B98" w:rsidP="005F55E7">
      <w:pPr>
        <w:pStyle w:val="Title"/>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77777777" w:rsidR="00ED3A62" w:rsidRDefault="004B6242" w:rsidP="005F55E7">
      <w:pPr>
        <w:pStyle w:val="Title"/>
        <w:jc w:val="center"/>
      </w:pPr>
      <w:r w:rsidRPr="00F04602">
        <w:t xml:space="preserve">Word count: </w:t>
      </w:r>
      <w:r w:rsidR="00562CBA">
        <w:t>7965 (Abstract: 214)</w:t>
      </w:r>
    </w:p>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proofErr w:type="spellStart"/>
      <w:r w:rsidR="00ED3A62" w:rsidRPr="00ED3A62">
        <w:rPr>
          <w:lang w:val="en-US"/>
        </w:rPr>
        <w:t>Honours</w:t>
      </w:r>
      <w:proofErr w:type="spellEnd"/>
      <w:r w:rsidR="00ED3A62" w:rsidRPr="00ED3A62">
        <w:rPr>
          <w:lang w:val="en-US"/>
        </w:rPr>
        <w:t xml:space="preserve">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31672155" w14:textId="4B21C26C" w:rsidR="006C2E10" w:rsidRDefault="008226A0" w:rsidP="006972DC">
      <w:pPr>
        <w:pStyle w:val="TOC1"/>
        <w:rPr>
          <w:rFonts w:eastAsiaTheme="minorEastAsia" w:cstheme="minorBidi"/>
          <w:noProof/>
          <w:lang w:val="en-US"/>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811DC6" w:rsidP="006972DC">
      <w:pPr>
        <w:pStyle w:val="TOC1"/>
        <w:rPr>
          <w:rFonts w:eastAsiaTheme="minorEastAsia" w:cstheme="minorBidi"/>
          <w:noProof/>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811DC6" w:rsidP="006972DC">
      <w:pPr>
        <w:pStyle w:val="TOC1"/>
        <w:rPr>
          <w:rFonts w:eastAsiaTheme="minorEastAsia" w:cstheme="minorBidi"/>
          <w:noProof/>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811DC6">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811DC6">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811DC6">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811DC6">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811DC6" w:rsidP="006972DC">
      <w:pPr>
        <w:pStyle w:val="TOC1"/>
        <w:rPr>
          <w:rFonts w:eastAsiaTheme="minorEastAsia" w:cstheme="minorBidi"/>
          <w:noProof/>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811DC6">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811DC6">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811DC6">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811DC6">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811DC6" w:rsidP="006972DC">
      <w:pPr>
        <w:pStyle w:val="TOC1"/>
        <w:rPr>
          <w:rFonts w:eastAsiaTheme="minorEastAsia" w:cstheme="minorBidi"/>
          <w:noProof/>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811DC6" w:rsidP="006972DC">
      <w:pPr>
        <w:pStyle w:val="TOC1"/>
        <w:rPr>
          <w:rFonts w:eastAsiaTheme="minorEastAsia" w:cstheme="minorBidi"/>
          <w:noProof/>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811DC6" w:rsidP="006972DC">
      <w:pPr>
        <w:pStyle w:val="TOC1"/>
        <w:rPr>
          <w:rFonts w:eastAsiaTheme="minorEastAsia" w:cstheme="minorBidi"/>
          <w:noProof/>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811DC6">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811DC6">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811DC6">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811DC6">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811DC6">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811DC6">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811DC6">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811DC6">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811DC6">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811DC6" w:rsidP="006972DC">
      <w:pPr>
        <w:pStyle w:val="TOC1"/>
        <w:rPr>
          <w:rFonts w:eastAsiaTheme="minorEastAsia" w:cstheme="minorBidi"/>
          <w:noProof/>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811DC6">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811DC6">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811DC6">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811DC6">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811DC6" w:rsidP="006972DC">
      <w:pPr>
        <w:pStyle w:val="TOC1"/>
        <w:rPr>
          <w:rFonts w:eastAsiaTheme="minorEastAsia" w:cstheme="minorBidi"/>
          <w:noProof/>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811DC6" w:rsidP="006972DC">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0E3318F8" w14:textId="77777777" w:rsidR="006972DC" w:rsidRDefault="008226A0" w:rsidP="00FF2A89">
      <w:pPr>
        <w:pStyle w:val="Heading1"/>
      </w:pPr>
      <w:r w:rsidRPr="00F04602">
        <w:fldChar w:fldCharType="end"/>
      </w:r>
      <w:bookmarkStart w:id="0" w:name="_Toc55740053"/>
    </w:p>
    <w:p w14:paraId="291D7CA3" w14:textId="77777777" w:rsidR="006972DC" w:rsidRDefault="006972DC">
      <w:pPr>
        <w:rPr>
          <w:b/>
          <w:bCs/>
          <w:lang w:val="en-US"/>
        </w:rPr>
      </w:pPr>
      <w:r>
        <w:br w:type="page"/>
      </w:r>
    </w:p>
    <w:p w14:paraId="19117AE1" w14:textId="59519066" w:rsidR="00802332" w:rsidRPr="00FF2A89" w:rsidRDefault="005343F5" w:rsidP="00FF2A89">
      <w:pPr>
        <w:pStyle w:val="Heading1"/>
      </w:pPr>
      <w:r w:rsidRPr="00F04602">
        <w:lastRenderedPageBreak/>
        <w:t>Abstract</w:t>
      </w:r>
      <w:bookmarkEnd w:id="0"/>
    </w:p>
    <w:p w14:paraId="3387D5AB" w14:textId="588B07A7"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 xml:space="preserve">istributions of allelic effects were unaffected by changes in mutational variance under House-of-Cards models, however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w:t>
      </w:r>
      <w:proofErr w:type="spellStart"/>
      <w:r w:rsidR="00D11D5A" w:rsidRPr="00F04602">
        <w:t>adaptedness</w:t>
      </w:r>
      <w:proofErr w:type="spellEnd"/>
      <w:r w:rsidR="00D11D5A" w:rsidRPr="00F04602">
        <w:t xml:space="preserve">,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740054"/>
      <w:r w:rsidRPr="00F04602">
        <w:lastRenderedPageBreak/>
        <w:t>Introduction</w:t>
      </w:r>
      <w:bookmarkEnd w:id="1"/>
    </w:p>
    <w:p w14:paraId="180FAE87" w14:textId="4691B7B4"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40A647EB"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 xml:space="preserve">optimum) and </w:t>
      </w:r>
      <w:proofErr w:type="spellStart"/>
      <w:r w:rsidR="00127C82" w:rsidRPr="00F04602">
        <w:rPr>
          <w:lang w:val="en-US"/>
        </w:rPr>
        <w:t>adaptedness</w:t>
      </w:r>
      <w:proofErr w:type="spellEnd"/>
      <w:r w:rsidR="00127C82" w:rsidRPr="00F04602">
        <w:rPr>
          <w:lang w:val="en-US"/>
        </w:rPr>
        <w:t xml:space="preserve">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212083E8"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47418ED1"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del w:id="2" w:author="Daniel Ortiz-Barrientos" w:date="2020-11-08T19:51:00Z">
        <w:r w:rsidR="00596B29" w:rsidDel="00811DC6">
          <w:rPr>
            <w:lang w:val="en-US"/>
          </w:rPr>
          <w:delText xml:space="preserve">they </w:delText>
        </w:r>
      </w:del>
      <w:ins w:id="3" w:author="Daniel Ortiz-Barrientos" w:date="2020-11-08T19:51:00Z">
        <w:r w:rsidR="00811DC6">
          <w:rPr>
            <w:lang w:val="en-US"/>
          </w:rPr>
          <w:t xml:space="preserve">these models </w:t>
        </w:r>
      </w:ins>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3D8270EB"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06D11CF1"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 </w:instrText>
      </w:r>
      <w:r w:rsidR="000B099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EN.CITE.DATA </w:instrText>
      </w:r>
      <w:r w:rsidR="000B0992">
        <w:rPr>
          <w:lang w:val="en-US"/>
        </w:rPr>
      </w:r>
      <w:r w:rsidR="000B0992">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w:t>
      </w:r>
      <w:del w:id="4" w:author="Daniel Ortiz-Barrientos" w:date="2020-11-08T19:53:00Z">
        <w:r w:rsidR="00FD60F9" w:rsidDel="00DD3316">
          <w:rPr>
            <w:lang w:val="en-US"/>
          </w:rPr>
          <w:delText xml:space="preserve">them </w:delText>
        </w:r>
      </w:del>
      <w:r w:rsidR="00FD60F9">
        <w:rPr>
          <w:lang w:val="en-US"/>
        </w:rPr>
        <w:t>over long periods of time</w:t>
      </w:r>
      <w:r w:rsidR="00144A71" w:rsidRPr="00F04602">
        <w:rPr>
          <w:lang w:val="en-US"/>
        </w:rPr>
        <w:t xml:space="preserve">. </w:t>
      </w:r>
      <w:r w:rsidR="00FD60F9">
        <w:rPr>
          <w:lang w:val="en-US"/>
        </w:rPr>
        <w:t xml:space="preserve"> </w:t>
      </w:r>
    </w:p>
    <w:p w14:paraId="009F6034" w14:textId="64F2890F"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DD103C"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del w:id="5" w:author="Daniel Ortiz-Barrientos" w:date="2020-11-08T19:53:00Z">
        <w:r w:rsidR="00962428" w:rsidDel="00DD3316">
          <w:rPr>
            <w:lang w:val="en-US"/>
          </w:rPr>
          <w:delText xml:space="preserve">an </w:delText>
        </w:r>
      </w:del>
      <w:ins w:id="6" w:author="Daniel Ortiz-Barrientos" w:date="2020-11-08T19:53:00Z">
        <w:r w:rsidR="00DD3316">
          <w:rPr>
            <w:lang w:val="en-US"/>
          </w:rPr>
          <w:t xml:space="preserve">such </w:t>
        </w:r>
      </w:ins>
      <w:r w:rsidR="00962428">
        <w:rPr>
          <w:lang w:val="en-US"/>
        </w:rPr>
        <w:t>optim</w:t>
      </w:r>
      <w:ins w:id="7" w:author="Daniel Ortiz-Barrientos" w:date="2020-11-08T19:54:00Z">
        <w:r w:rsidR="00DD3316">
          <w:rPr>
            <w:lang w:val="en-US"/>
          </w:rPr>
          <w:t>al phenotypes</w:t>
        </w:r>
      </w:ins>
      <w:del w:id="8" w:author="Daniel Ortiz-Barrientos" w:date="2020-11-08T19:54:00Z">
        <w:r w:rsidR="00962428" w:rsidDel="00DD3316">
          <w:rPr>
            <w:lang w:val="en-US"/>
          </w:rPr>
          <w:delText>um</w:delText>
        </w:r>
      </w:del>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 </w:instrText>
      </w:r>
      <w:r w:rsidR="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EN.CITE.DATA </w:instrText>
      </w:r>
      <w:r w:rsidR="00962428">
        <w:rPr>
          <w:lang w:val="en-US"/>
        </w:rPr>
      </w:r>
      <w:r w:rsidR="00962428">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ins w:id="9" w:author="Daniel Ortiz-Barrientos" w:date="2020-11-08T19:54:00Z">
        <w:r w:rsidR="00DD3316">
          <w:rPr>
            <w:rFonts w:eastAsiaTheme="minorEastAsia"/>
            <w:lang w:val="en-US"/>
          </w:rPr>
          <w:t xml:space="preserve">For instance, </w:t>
        </w:r>
      </w:ins>
      <w:ins w:id="10" w:author="Daniel Ortiz-Barrientos" w:date="2020-11-08T19:55:00Z">
        <w:r w:rsidR="00DD3316">
          <w:rPr>
            <w:rFonts w:eastAsiaTheme="minorEastAsia"/>
            <w:lang w:val="en-US"/>
          </w:rPr>
          <w:t xml:space="preserve">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DD3316"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xml:space="preserve">, </w:t>
        </w:r>
      </w:ins>
      <w:ins w:id="11" w:author="Daniel Ortiz-Barrientos" w:date="2020-11-08T19:54:00Z">
        <w:r w:rsidR="00DD3316">
          <w:rPr>
            <w:rFonts w:eastAsiaTheme="minorEastAsia"/>
            <w:lang w:val="en-US"/>
          </w:rPr>
          <w:t>h</w:t>
        </w:r>
      </w:ins>
      <w:del w:id="12" w:author="Daniel Ortiz-Barrientos" w:date="2020-11-08T19:54:00Z">
        <w:r w:rsidR="00962428" w:rsidDel="00DD3316">
          <w:rPr>
            <w:rFonts w:eastAsiaTheme="minorEastAsia"/>
            <w:lang w:val="en-US"/>
          </w:rPr>
          <w:delText>H</w:delText>
        </w:r>
      </w:del>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ins w:id="13" w:author="Daniel Ortiz-Barrientos" w:date="2020-11-08T19:55:00Z">
        <w:r w:rsidR="00DD3316">
          <w:rPr>
            <w:rFonts w:eastAsiaTheme="minorEastAsia"/>
            <w:lang w:val="en-US"/>
          </w:rPr>
          <w:t xml:space="preserve">around </w:t>
        </w:r>
      </w:ins>
      <w:ins w:id="14" w:author="Daniel Ortiz-Barrientos" w:date="2020-11-08T19:56:00Z">
        <w:r w:rsidR="00DD3316">
          <w:rPr>
            <w:rFonts w:eastAsiaTheme="minorEastAsia"/>
            <w:lang w:val="en-US"/>
          </w:rPr>
          <w:t xml:space="preserve">a phenotypic optimum </w:t>
        </w:r>
      </w:ins>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del w:id="15" w:author="Daniel Ortiz-Barrientos" w:date="2020-11-08T19:56:00Z">
        <w:r w:rsidR="00962428" w:rsidDel="00C00E13">
          <w:rPr>
            <w:rFonts w:eastAsiaTheme="minorEastAsia"/>
            <w:lang w:val="en-US"/>
          </w:rPr>
          <w:delText xml:space="preserve">because </w:delText>
        </w:r>
      </w:del>
      <w:ins w:id="16" w:author="Daniel Ortiz-Barrientos" w:date="2020-11-08T19:56:00Z">
        <w:r w:rsidR="00C00E13">
          <w:rPr>
            <w:rFonts w:eastAsiaTheme="minorEastAsia"/>
            <w:lang w:val="en-US"/>
          </w:rPr>
          <w:t xml:space="preserve">as </w:t>
        </w:r>
      </w:ins>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ins w:id="17" w:author="Daniel Ortiz-Barrientos" w:date="2020-11-08T19:56:00Z">
        <w:r w:rsidR="00C00E13">
          <w:rPr>
            <w:rFonts w:eastAsiaTheme="minorEastAsia"/>
            <w:lang w:val="en-US"/>
          </w:rPr>
          <w:t xml:space="preserve"> expected to be</w:t>
        </w:r>
      </w:ins>
      <w:r w:rsidR="00962428" w:rsidRPr="00F04602">
        <w:rPr>
          <w:rFonts w:eastAsiaTheme="minorEastAsia"/>
          <w:lang w:val="en-US"/>
        </w:rPr>
        <w:t xml:space="preserve"> deleterious </w:t>
      </w:r>
      <w:r w:rsidR="00962428">
        <w:rPr>
          <w:rFonts w:eastAsiaTheme="minorEastAsia"/>
          <w:lang w:val="en-US"/>
        </w:rPr>
        <w:t>post-adaptation</w:t>
      </w:r>
      <w:ins w:id="18" w:author="Daniel Ortiz-Barrientos" w:date="2020-11-08T19:56:00Z">
        <w:r w:rsidR="00C00E13">
          <w:rPr>
            <w:rFonts w:eastAsiaTheme="minorEastAsia"/>
            <w:lang w:val="en-US"/>
          </w:rPr>
          <w:t xml:space="preserve"> </w:t>
        </w:r>
      </w:ins>
      <w:del w:id="19" w:author="Daniel Ortiz-Barrientos" w:date="2020-11-08T19:56:00Z">
        <w:r w:rsidR="00962428" w:rsidDel="00C00E13">
          <w:rPr>
            <w:rFonts w:eastAsiaTheme="minorEastAsia"/>
            <w:lang w:val="en-US"/>
          </w:rPr>
          <w:delText xml:space="preserve">, driving populations away from a phenotypic optimum </w:delText>
        </w:r>
      </w:del>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w:t>
      </w:r>
      <w:del w:id="20" w:author="Daniel Ortiz-Barrientos" w:date="2020-11-08T19:55:00Z">
        <w:r w:rsidR="00962428" w:rsidRPr="00F04602" w:rsidDel="00DD3316">
          <w:rPr>
            <w:rFonts w:eastAsiaTheme="minorEastAsia"/>
            <w:lang w:val="en-US"/>
          </w:rPr>
          <w:delText xml:space="preserve"> However, large</w:delText>
        </w:r>
        <w:r w:rsidR="00962428" w:rsidDel="00DD3316">
          <w:rPr>
            <w:rFonts w:eastAsiaTheme="minorEastAsia"/>
            <w:lang w:val="en-US"/>
          </w:rPr>
          <w:delText>-</w:delText>
        </w:r>
        <w:r w:rsidR="00962428" w:rsidRPr="00F04602" w:rsidDel="00DD3316">
          <w:rPr>
            <w:rFonts w:eastAsiaTheme="minorEastAsia"/>
            <w:lang w:val="en-US"/>
          </w:rPr>
          <w:delText xml:space="preserve">effect </w:delText>
        </w:r>
        <w:r w:rsidR="00962428" w:rsidDel="00DD3316">
          <w:rPr>
            <w:rFonts w:eastAsiaTheme="minorEastAsia"/>
            <w:lang w:val="en-US"/>
          </w:rPr>
          <w:delText xml:space="preserve">mutations </w:delText>
        </w:r>
        <w:r w:rsidR="00962428" w:rsidRPr="00F04602" w:rsidDel="00DD3316">
          <w:rPr>
            <w:rFonts w:eastAsiaTheme="minorEastAsia"/>
            <w:lang w:val="en-US"/>
          </w:rPr>
          <w:delText>can be beneficial early in the adaptive process</w:delText>
        </w:r>
        <w:r w:rsidR="00962428" w:rsidDel="00DD3316">
          <w:rPr>
            <w:rFonts w:eastAsiaTheme="minorEastAsia"/>
            <w:lang w:val="en-US"/>
          </w:rPr>
          <w:delText>, pushing</w:delText>
        </w:r>
        <w:r w:rsidR="00962428" w:rsidRPr="00F04602" w:rsidDel="00DD3316">
          <w:rPr>
            <w:rFonts w:eastAsiaTheme="minorEastAsia"/>
            <w:lang w:val="en-US"/>
          </w:rPr>
          <w:delText xml:space="preserve"> populations </w:delText>
        </w:r>
        <w:r w:rsidR="00962428" w:rsidDel="00DD3316">
          <w:rPr>
            <w:rFonts w:eastAsiaTheme="minorEastAsia"/>
            <w:lang w:val="en-US"/>
          </w:rPr>
          <w:delText xml:space="preserve">closer </w:delText>
        </w:r>
        <w:r w:rsidR="00962428" w:rsidRPr="00F04602" w:rsidDel="00DD3316">
          <w:rPr>
            <w:rFonts w:eastAsiaTheme="minorEastAsia"/>
            <w:lang w:val="en-US"/>
          </w:rPr>
          <w:delText xml:space="preserve">to </w:delText>
        </w:r>
        <w:r w:rsidR="00962428" w:rsidDel="00DD3316">
          <w:rPr>
            <w:rFonts w:eastAsiaTheme="minorEastAsia"/>
            <w:lang w:val="en-US"/>
          </w:rPr>
          <w:delText>a</w:delText>
        </w:r>
        <w:r w:rsidR="00962428" w:rsidRPr="00F04602" w:rsidDel="00DD3316">
          <w:rPr>
            <w:rFonts w:eastAsiaTheme="minorEastAsia"/>
            <w:lang w:val="en-US"/>
          </w:rPr>
          <w:delText xml:space="preserve"> </w:delText>
        </w:r>
        <w:r w:rsidR="00962428" w:rsidRPr="00F04602" w:rsidDel="00DD3316">
          <w:rPr>
            <w:lang w:val="en-US"/>
          </w:rPr>
          <w:delText xml:space="preserve">phenotypic </w:delText>
        </w:r>
        <w:r w:rsidR="00962428" w:rsidRPr="00F04602" w:rsidDel="00DD3316">
          <w:rPr>
            <w:rFonts w:eastAsiaTheme="minorEastAsia"/>
            <w:lang w:val="en-US"/>
          </w:rPr>
          <w:delText xml:space="preserve">optimum </w:delText>
        </w:r>
        <w:r w:rsidR="00962428" w:rsidRPr="00F04602" w:rsidDel="00DD3316">
          <w:rPr>
            <w:rFonts w:eastAsiaTheme="minorEastAsia"/>
            <w:lang w:val="en-US"/>
          </w:rPr>
          <w:fldChar w:fldCharType="begin"/>
        </w:r>
        <w:r w:rsidR="00962428" w:rsidRPr="00F04602" w:rsidDel="00DD3316">
          <w:rPr>
            <w:rFonts w:eastAsiaTheme="minorEastAsia"/>
            <w:lang w:val="en-US"/>
          </w:rPr>
          <w:del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delInstrText>
        </w:r>
        <w:r w:rsidR="00962428" w:rsidRPr="00F04602" w:rsidDel="00DD3316">
          <w:rPr>
            <w:rFonts w:eastAsiaTheme="minorEastAsia"/>
            <w:lang w:val="en-US"/>
          </w:rPr>
          <w:fldChar w:fldCharType="separate"/>
        </w:r>
        <w:r w:rsidR="00962428" w:rsidRPr="00F04602" w:rsidDel="00DD3316">
          <w:rPr>
            <w:rFonts w:eastAsiaTheme="minorEastAsia"/>
            <w:noProof/>
            <w:lang w:val="en-US"/>
          </w:rPr>
          <w:delText>(</w:delText>
        </w:r>
        <w:r w:rsidR="00962428" w:rsidRPr="00F04602" w:rsidDel="00DD3316">
          <w:rPr>
            <w:rFonts w:eastAsiaTheme="minorEastAsia"/>
            <w:smallCaps/>
            <w:noProof/>
            <w:lang w:val="en-US"/>
          </w:rPr>
          <w:delText>Gilbert and Whitlock</w:delText>
        </w:r>
        <w:r w:rsidR="00962428" w:rsidRPr="00F04602" w:rsidDel="00DD3316">
          <w:rPr>
            <w:rFonts w:eastAsiaTheme="minorEastAsia"/>
            <w:noProof/>
            <w:lang w:val="en-US"/>
          </w:rPr>
          <w:delText xml:space="preserve"> 2017)</w:delText>
        </w:r>
        <w:r w:rsidR="00962428" w:rsidRPr="00F04602" w:rsidDel="00DD3316">
          <w:rPr>
            <w:rFonts w:eastAsiaTheme="minorEastAsia"/>
            <w:lang w:val="en-US"/>
          </w:rPr>
          <w:fldChar w:fldCharType="end"/>
        </w:r>
        <w:r w:rsidR="00962428" w:rsidRPr="00F04602" w:rsidDel="00DD3316">
          <w:rPr>
            <w:rFonts w:eastAsiaTheme="minorEastAsia"/>
            <w:lang w:val="en-US"/>
          </w:rPr>
          <w:delText>.</w:delText>
        </w:r>
      </w:del>
      <w:r w:rsidR="00962428" w:rsidRPr="00F04602">
        <w:rPr>
          <w:rFonts w:eastAsiaTheme="minorEastAsia"/>
          <w:lang w:val="en-US"/>
        </w:rPr>
        <w:t xml:space="preserve"> </w:t>
      </w:r>
    </w:p>
    <w:p w14:paraId="50BAC974" w14:textId="63995547"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ins w:id="21" w:author="Daniel Ortiz-Barrientos" w:date="2020-11-08T19:57:00Z">
        <w:r w:rsidR="00C00E13">
          <w:rPr>
            <w:lang w:val="en-US"/>
          </w:rPr>
          <w:t xml:space="preserve">contrasting </w:t>
        </w:r>
      </w:ins>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w:t>
      </w:r>
      <w:r w:rsidR="003C40D3" w:rsidRPr="00F04602">
        <w:rPr>
          <w:lang w:val="en-US"/>
        </w:rPr>
        <w:lastRenderedPageBreak/>
        <w:t>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 </w:instrTex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House-of-Cards (</w:t>
      </w:r>
      <w:proofErr w:type="spellStart"/>
      <w:r w:rsidR="003C40D3" w:rsidRPr="00F04602">
        <w:rPr>
          <w:lang w:val="en-US"/>
        </w:rPr>
        <w:t>HoC</w:t>
      </w:r>
      <w:proofErr w:type="spellEnd"/>
      <w:r w:rsidR="003C40D3" w:rsidRPr="00F04602">
        <w:rPr>
          <w:lang w:val="en-US"/>
        </w:rPr>
        <w:t xml:space="preserve">)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 </w:instrTex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ins w:id="22" w:author="Daniel Ortiz-Barrientos" w:date="2020-11-08T19:57:00Z">
        <w:r w:rsidR="0053225A">
          <w:rPr>
            <w:lang w:val="en-US"/>
          </w:rPr>
          <w:t xml:space="preserve">the </w:t>
        </w:r>
      </w:ins>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ins w:id="23" w:author="Daniel Ortiz-Barrientos" w:date="2020-11-08T19:58:00Z">
        <w:r w:rsidR="0053225A">
          <w:rPr>
            <w:lang w:val="en-US"/>
          </w:rPr>
          <w:t>, although</w:t>
        </w:r>
      </w:ins>
      <w:del w:id="24" w:author="Daniel Ortiz-Barrientos" w:date="2020-11-08T19:58:00Z">
        <w:r w:rsidR="00DD3EE6" w:rsidRPr="00F04602" w:rsidDel="0053225A">
          <w:rPr>
            <w:lang w:val="en-US"/>
          </w:rPr>
          <w:delText>.</w:delText>
        </w:r>
      </w:del>
      <w:r w:rsidR="00DD3EE6" w:rsidRPr="00F04602">
        <w:rPr>
          <w:lang w:val="en-US"/>
        </w:rPr>
        <w:t xml:space="preserve"> </w:t>
      </w:r>
      <w:ins w:id="25" w:author="Daniel Ortiz-Barrientos" w:date="2020-11-08T19:58:00Z">
        <w:r w:rsidR="0053225A">
          <w:rPr>
            <w:lang w:val="en-US"/>
          </w:rPr>
          <w:t>i</w:t>
        </w:r>
      </w:ins>
      <w:del w:id="26" w:author="Daniel Ortiz-Barrientos" w:date="2020-11-08T19:58:00Z">
        <w:r w:rsidR="00DD3EE6" w:rsidRPr="00F04602" w:rsidDel="0053225A">
          <w:rPr>
            <w:lang w:val="en-US"/>
          </w:rPr>
          <w:delText>I</w:delText>
        </w:r>
      </w:del>
      <w:r w:rsidR="00DD3EE6" w:rsidRPr="00F04602">
        <w:rPr>
          <w:lang w:val="en-US"/>
        </w:rPr>
        <w:t>n species with low recombination</w:t>
      </w:r>
      <w:ins w:id="27" w:author="Daniel Ortiz-Barrientos" w:date="2020-11-08T19:58:00Z">
        <w:r w:rsidR="0053225A">
          <w:rPr>
            <w:lang w:val="en-US"/>
          </w:rPr>
          <w:t xml:space="preserve"> rates</w:t>
        </w:r>
      </w:ins>
      <w:r w:rsidR="00DD3EE6" w:rsidRPr="00F04602">
        <w:rPr>
          <w:lang w:val="en-US"/>
        </w:rPr>
        <w:t xml:space="preserve">, </w:t>
      </w:r>
      <w:del w:id="28" w:author="Daniel Ortiz-Barrientos" w:date="2020-11-08T19:58:00Z">
        <w:r w:rsidR="009147C2" w:rsidDel="0053225A">
          <w:rPr>
            <w:lang w:val="en-US"/>
          </w:rPr>
          <w:delText>however</w:delText>
        </w:r>
        <w:r w:rsidR="00DD3EE6" w:rsidRPr="00F04602" w:rsidDel="0053225A">
          <w:rPr>
            <w:lang w:val="en-US"/>
          </w:rPr>
          <w:delText xml:space="preserve">, </w:delText>
        </w:r>
      </w:del>
      <w:r w:rsidR="00DD3EE6" w:rsidRPr="00F04602">
        <w:rPr>
          <w:lang w:val="en-US"/>
        </w:rPr>
        <w:t xml:space="preserve">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 </w:instrTex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EN.CITE.DATA </w:instrText>
      </w:r>
      <w:r w:rsidR="00A04F85">
        <w:rPr>
          <w:lang w:val="en-US"/>
        </w:rPr>
      </w:r>
      <w:r w:rsidR="00A04F85">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ins w:id="29" w:author="Daniel Ortiz-Barrientos" w:date="2020-11-08T19:58:00Z">
        <w:r w:rsidR="0053225A">
          <w:rPr>
            <w:rFonts w:eastAsiaTheme="minorEastAsia"/>
            <w:lang w:val="en-US"/>
          </w:rPr>
          <w:t xml:space="preserve">. </w:t>
        </w:r>
      </w:ins>
      <w:del w:id="30" w:author="Daniel Ortiz-Barrientos" w:date="2020-11-08T19:58:00Z">
        <w:r w:rsidR="00962428" w:rsidDel="0053225A">
          <w:rPr>
            <w:rFonts w:eastAsiaTheme="minorEastAsia"/>
            <w:lang w:val="en-US"/>
          </w:rPr>
          <w:delText>, h</w:delText>
        </w:r>
      </w:del>
      <w:ins w:id="31" w:author="Daniel Ortiz-Barrientos" w:date="2020-11-08T19:58:00Z">
        <w:r w:rsidR="0053225A">
          <w:rPr>
            <w:rFonts w:eastAsiaTheme="minorEastAsia"/>
            <w:lang w:val="en-US"/>
          </w:rPr>
          <w:t>H</w:t>
        </w:r>
      </w:ins>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63553A3"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proofErr w:type="spellStart"/>
      <w:r w:rsidR="001B6861" w:rsidRPr="00F04602">
        <w:rPr>
          <w:rFonts w:eastAsiaTheme="minorEastAsia"/>
          <w:lang w:val="en-US"/>
        </w:rPr>
        <w:t>HoC</w:t>
      </w:r>
      <w:proofErr w:type="spellEnd"/>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ins w:id="32" w:author="Daniel Ortiz-Barrientos" w:date="2020-11-08T19:59:00Z">
        <w:r w:rsidR="00D85DD9">
          <w:rPr>
            <w:rFonts w:eastAsiaTheme="minorEastAsia"/>
            <w:lang w:val="en-US"/>
          </w:rPr>
          <w:t xml:space="preserve"> in knowledge</w:t>
        </w:r>
      </w:ins>
      <w:r w:rsidR="001B6861" w:rsidRPr="00F04602">
        <w:rPr>
          <w:rFonts w:eastAsiaTheme="minorEastAsia"/>
          <w:lang w:val="en-US"/>
        </w:rPr>
        <w:t>.</w:t>
      </w:r>
      <w:r w:rsidR="000C47C8" w:rsidRPr="00F04602">
        <w:rPr>
          <w:rFonts w:eastAsiaTheme="minorEastAsia"/>
          <w:lang w:val="en-US"/>
        </w:rPr>
        <w:t xml:space="preserve"> </w:t>
      </w:r>
    </w:p>
    <w:p w14:paraId="4E8153C3" w14:textId="68952D5B"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proofErr w:type="spellStart"/>
      <w:r w:rsidRPr="00F04602">
        <w:rPr>
          <w:rFonts w:eastAsiaTheme="minorEastAsia"/>
          <w:lang w:val="en-US"/>
        </w:rPr>
        <w:t>HoC</w:t>
      </w:r>
      <w:proofErr w:type="spellEnd"/>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del w:id="33" w:author="Daniel Ortiz-Barrientos" w:date="2020-11-08T19:59:00Z">
        <w:r w:rsidRPr="00F04602" w:rsidDel="00D85DD9">
          <w:rPr>
            <w:lang w:val="en-US"/>
          </w:rPr>
          <w:delText>give rise</w:delText>
        </w:r>
      </w:del>
      <w:ins w:id="34" w:author="Daniel Ortiz-Barrientos" w:date="2020-11-08T19:59:00Z">
        <w:r w:rsidR="00D85DD9">
          <w:rPr>
            <w:lang w:val="en-US"/>
          </w:rPr>
          <w:t>maintain</w:t>
        </w:r>
      </w:ins>
      <w:r w:rsidRPr="00F04602">
        <w:rPr>
          <w:lang w:val="en-US"/>
        </w:rPr>
        <w:t xml:space="preserve"> </w:t>
      </w:r>
      <w:del w:id="35" w:author="Daniel Ortiz-Barrientos" w:date="2020-11-08T19:59:00Z">
        <w:r w:rsidRPr="00F04602" w:rsidDel="00D85DD9">
          <w:rPr>
            <w:lang w:val="en-US"/>
          </w:rPr>
          <w:delText>to</w:delText>
        </w:r>
        <w:r w:rsidR="006F291E" w:rsidDel="00D85DD9">
          <w:rPr>
            <w:lang w:val="en-US"/>
          </w:rPr>
          <w:delText xml:space="preserve"> </w:delText>
        </w:r>
      </w:del>
      <w:del w:id="36" w:author="Daniel Ortiz-Barrientos" w:date="2020-11-08T20:00:00Z">
        <w:r w:rsidR="006F291E" w:rsidDel="00D85DD9">
          <w:rPr>
            <w:lang w:val="en-US"/>
          </w:rPr>
          <w:delText>adaptation</w:delText>
        </w:r>
      </w:del>
      <w:ins w:id="37" w:author="Daniel Ortiz-Barrientos" w:date="2020-11-08T20:00:00Z">
        <w:r w:rsidR="00F15AA8">
          <w:rPr>
            <w:lang w:val="en-US"/>
          </w:rPr>
          <w:t>variability</w:t>
        </w:r>
        <w:r w:rsidR="00D85DD9">
          <w:rPr>
            <w:lang w:val="en-US"/>
          </w:rPr>
          <w:t xml:space="preserve"> around a phenotypic optimum</w:t>
        </w:r>
      </w:ins>
      <w:r w:rsidR="008718C4">
        <w:rPr>
          <w:lang w:val="en-US"/>
        </w:rPr>
        <w:t>.</w:t>
      </w:r>
      <w:r w:rsidR="006F291E">
        <w:rPr>
          <w:lang w:val="en-US"/>
        </w:rPr>
        <w:t xml:space="preserve"> </w:t>
      </w:r>
      <w:r w:rsidR="008718C4">
        <w:rPr>
          <w:lang w:val="en-US"/>
        </w:rPr>
        <w:t xml:space="preserve">Overall, </w:t>
      </w:r>
      <w:r w:rsidR="006F291E">
        <w:rPr>
          <w:lang w:val="en-US"/>
        </w:rPr>
        <w:t xml:space="preserve">I </w:t>
      </w:r>
      <w:ins w:id="38" w:author="Daniel Ortiz-Barrientos" w:date="2020-11-08T20:00:00Z">
        <w:r w:rsidR="00F15AA8">
          <w:rPr>
            <w:lang w:val="en-US"/>
          </w:rPr>
          <w:t xml:space="preserve">provide insights into </w:t>
        </w:r>
      </w:ins>
      <w:del w:id="39" w:author="Daniel Ortiz-Barrientos" w:date="2020-11-08T20:00:00Z">
        <w:r w:rsidR="00F95793" w:rsidDel="00F15AA8">
          <w:rPr>
            <w:lang w:val="en-US"/>
          </w:rPr>
          <w:delText xml:space="preserve">link </w:delText>
        </w:r>
        <w:r w:rsidRPr="00F04602" w:rsidDel="00F15AA8">
          <w:rPr>
            <w:lang w:val="en-US"/>
          </w:rPr>
          <w:delText>adaptive outcomes</w:delText>
        </w:r>
        <w:r w:rsidR="00790843" w:rsidDel="00F15AA8">
          <w:rPr>
            <w:lang w:val="en-US"/>
          </w:rPr>
          <w:delText xml:space="preserve"> to </w:delText>
        </w:r>
        <w:r w:rsidRPr="00F04602" w:rsidDel="00F15AA8">
          <w:rPr>
            <w:lang w:val="en-US"/>
          </w:rPr>
          <w:delText xml:space="preserve">underlying </w:delText>
        </w:r>
      </w:del>
      <w:ins w:id="40" w:author="Daniel Ortiz-Barrientos" w:date="2020-11-08T20:00:00Z">
        <w:r w:rsidR="00F15AA8">
          <w:rPr>
            <w:lang w:val="en-US"/>
          </w:rPr>
          <w:t xml:space="preserve">how </w:t>
        </w:r>
      </w:ins>
      <w:r w:rsidRPr="00F04602">
        <w:rPr>
          <w:lang w:val="en-US"/>
        </w:rPr>
        <w:t xml:space="preserve">variance-covariance structures and </w:t>
      </w:r>
      <w:r w:rsidR="000941C0" w:rsidRPr="00F04602">
        <w:rPr>
          <w:lang w:val="en-US"/>
        </w:rPr>
        <w:t>distributions of alleles</w:t>
      </w:r>
      <w:ins w:id="41" w:author="Daniel Ortiz-Barrientos" w:date="2020-11-08T20:01:00Z">
        <w:r w:rsidR="00F15AA8">
          <w:rPr>
            <w:lang w:val="en-US"/>
          </w:rPr>
          <w:t xml:space="preserve"> create g</w:t>
        </w:r>
      </w:ins>
      <w:del w:id="42" w:author="Daniel Ortiz-Barrientos" w:date="2020-11-08T20:01:00Z">
        <w:r w:rsidR="00B365A8" w:rsidDel="00F15AA8">
          <w:rPr>
            <w:lang w:val="en-US"/>
          </w:rPr>
          <w:delText xml:space="preserve">, finding which </w:delText>
        </w:r>
        <w:r w:rsidR="00A861EE" w:rsidDel="00F15AA8">
          <w:rPr>
            <w:lang w:val="en-US"/>
          </w:rPr>
          <w:delText>g</w:delText>
        </w:r>
      </w:del>
      <w:r w:rsidR="00A861EE">
        <w:rPr>
          <w:lang w:val="en-US"/>
        </w:rPr>
        <w:t xml:space="preserve">enetic architectures </w:t>
      </w:r>
      <w:del w:id="43" w:author="Daniel Ortiz-Barrientos" w:date="2020-11-08T20:01:00Z">
        <w:r w:rsidR="00A861EE" w:rsidDel="00F15AA8">
          <w:rPr>
            <w:lang w:val="en-US"/>
          </w:rPr>
          <w:delText>and CoA models</w:delText>
        </w:r>
        <w:r w:rsidR="00B365A8" w:rsidDel="00F15AA8">
          <w:rPr>
            <w:lang w:val="en-US"/>
          </w:rPr>
          <w:delText xml:space="preserve"> </w:delText>
        </w:r>
      </w:del>
      <w:ins w:id="44" w:author="Daniel Ortiz-Barrientos" w:date="2020-11-08T20:01:00Z">
        <w:r w:rsidR="00F15AA8">
          <w:rPr>
            <w:lang w:val="en-US"/>
          </w:rPr>
          <w:t xml:space="preserve">that </w:t>
        </w:r>
      </w:ins>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45" w:name="_Toc55740055"/>
      <w:r w:rsidRPr="00F04602">
        <w:t>Methods</w:t>
      </w:r>
      <w:bookmarkEnd w:id="45"/>
    </w:p>
    <w:p w14:paraId="12785729" w14:textId="25D70E42"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 xml:space="preserve">was confounded with mutation rate, however.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46" w:name="_Toc55740056"/>
      <w:r w:rsidRPr="00F04602">
        <w:t xml:space="preserve">Common model </w:t>
      </w:r>
      <w:r w:rsidR="00F731BF" w:rsidRPr="00F04602">
        <w:t>elements</w:t>
      </w:r>
      <w:bookmarkEnd w:id="46"/>
    </w:p>
    <w:p w14:paraId="392485AE" w14:textId="56B1CFF7"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w:t>
      </w:r>
      <w:proofErr w:type="spellStart"/>
      <w:r w:rsidR="00BF19A3" w:rsidRPr="00F04602">
        <w:rPr>
          <w:lang w:val="en-US"/>
        </w:rPr>
        <w:t>SLiM</w:t>
      </w:r>
      <w:proofErr w:type="spell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commentRangeStart w:id="47"/>
      <w:ins w:id="48" w:author="Daniel Ortiz-Barrientos" w:date="2020-11-08T20:03:00Z">
        <w:r w:rsidR="00944A3F">
          <w:rPr>
            <w:lang w:val="en-US"/>
          </w:rPr>
          <w:t>eight</w:t>
        </w:r>
      </w:ins>
      <w:del w:id="49" w:author="Daniel Ortiz-Barrientos" w:date="2020-11-08T20:03:00Z">
        <w:r w:rsidR="003027A4" w:rsidRPr="00F04602" w:rsidDel="00944A3F">
          <w:rPr>
            <w:lang w:val="en-US"/>
          </w:rPr>
          <w:delText>8</w:delText>
        </w:r>
      </w:del>
      <w:commentRangeEnd w:id="47"/>
      <w:r w:rsidR="00944A3F">
        <w:rPr>
          <w:rStyle w:val="CommentReference"/>
        </w:rPr>
        <w:commentReference w:id="47"/>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ins w:id="50" w:author="Daniel Ortiz-Barrientos" w:date="2020-11-08T20:03:00Z">
        <w:r w:rsidR="00B94600">
          <w:rPr>
            <w:lang w:val="en-US"/>
          </w:rPr>
          <w:t xml:space="preserve"> (exchangeable model in </w:t>
        </w:r>
        <w:r w:rsidR="00B94600" w:rsidRPr="000B0992">
          <w:rPr>
            <w:smallCaps/>
            <w:noProof/>
            <w:lang w:val="en-US"/>
          </w:rPr>
          <w:t>Walsh and Lynch</w:t>
        </w:r>
        <w:r w:rsidR="00B94600">
          <w:rPr>
            <w:noProof/>
            <w:lang w:val="en-US"/>
          </w:rPr>
          <w:t xml:space="preserve"> 2018</w:t>
        </w:r>
      </w:ins>
      <w:ins w:id="51" w:author="Daniel Ortiz-Barrientos" w:date="2020-11-08T20:04:00Z">
        <w:r w:rsidR="00B05C6C">
          <w:rPr>
            <w:noProof/>
            <w:lang w:val="en-US"/>
          </w:rPr>
          <w:t>, pp XXXX</w:t>
        </w:r>
      </w:ins>
      <w:ins w:id="52" w:author="Daniel Ortiz-Barrientos" w:date="2020-11-08T20:03:00Z">
        <w:r w:rsidR="00B94600">
          <w:rPr>
            <w:noProof/>
            <w:lang w:val="en-US"/>
          </w:rPr>
          <w:t>)</w:t>
        </w:r>
      </w:ins>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w:t>
      </w:r>
      <w:r w:rsidRPr="00F04602">
        <w:rPr>
          <w:lang w:val="en-US"/>
        </w:rPr>
        <w:lastRenderedPageBreak/>
        <w:t>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Del="007C2F80" w:rsidRDefault="00D175F6" w:rsidP="007C2F80">
      <w:pPr>
        <w:spacing w:before="120" w:after="120" w:line="480" w:lineRule="auto"/>
        <w:ind w:firstLine="720"/>
        <w:rPr>
          <w:del w:id="53" w:author="Daniel Ortiz-Barrientos" w:date="2020-11-08T20:05:00Z"/>
          <w:lang w:val="en-US"/>
        </w:rPr>
        <w:pPrChange w:id="54" w:author="Daniel Ortiz-Barrientos" w:date="2020-11-08T20:05:00Z">
          <w:pPr>
            <w:spacing w:before="120" w:after="120" w:line="480" w:lineRule="auto"/>
            <w:ind w:firstLine="720"/>
          </w:pPr>
        </w:pPrChange>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5FEB60BE" w:rsidR="000F0531" w:rsidRPr="00F04602" w:rsidDel="007C2F80" w:rsidRDefault="007C2F80" w:rsidP="007C2F80">
      <w:pPr>
        <w:spacing w:before="120" w:after="120" w:line="480" w:lineRule="auto"/>
        <w:ind w:firstLine="720"/>
        <w:rPr>
          <w:del w:id="55" w:author="Daniel Ortiz-Barrientos" w:date="2020-11-08T20:05:00Z"/>
          <w:lang w:val="en-US"/>
        </w:rPr>
        <w:pPrChange w:id="56" w:author="Daniel Ortiz-Barrientos" w:date="2020-11-08T20:05:00Z">
          <w:pPr>
            <w:spacing w:before="120" w:after="120" w:line="480" w:lineRule="auto"/>
            <w:ind w:firstLine="720"/>
          </w:pPr>
        </w:pPrChange>
      </w:pPr>
      <w:ins w:id="57" w:author="Daniel Ortiz-Barrientos" w:date="2020-11-08T20:05:00Z">
        <w:r>
          <w:rPr>
            <w:lang w:val="en-US"/>
          </w:rPr>
          <w:t xml:space="preserve"> </w:t>
        </w:r>
      </w:ins>
    </w:p>
    <w:p w14:paraId="2C67177B" w14:textId="77777777" w:rsidR="007F39D0" w:rsidRPr="00F04602" w:rsidRDefault="00BB7422" w:rsidP="007C2F80">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w:t>
      </w:r>
      <w:proofErr w:type="gramStart"/>
      <w:r w:rsidR="00B30570" w:rsidRPr="00F04602">
        <w:rPr>
          <w:lang w:val="en-US"/>
        </w:rPr>
        <w:t>1)</w:t>
      </w:r>
      <w:r w:rsidRPr="00F04602">
        <w:rPr>
          <w:lang w:val="en-US"/>
        </w:rPr>
        <w:t>.</w:t>
      </w:r>
      <w:proofErr w:type="gramEnd"/>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58" w:name="_Hlk53940415"/>
          <m:r>
            <w:rPr>
              <w:rFonts w:ascii="Cambria Math" w:hAnsi="Cambria Math"/>
              <w:lang w:val="en-US"/>
            </w:rPr>
            <m:t>β</m:t>
          </m:r>
          <w:bookmarkEnd w:id="58"/>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lastRenderedPageBreak/>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811DC6"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6C214614" w:rsidR="00994321" w:rsidRPr="00F04602" w:rsidDel="00207FF1" w:rsidRDefault="004270CD" w:rsidP="005343F5">
      <w:pPr>
        <w:spacing w:before="120" w:after="120" w:line="480" w:lineRule="auto"/>
        <w:ind w:firstLine="720"/>
        <w:rPr>
          <w:del w:id="59" w:author="Daniel Ortiz-Barrientos" w:date="2020-11-08T20:08:00Z"/>
          <w:lang w:val="en-US"/>
        </w:rPr>
      </w:pPr>
      <w:r w:rsidRPr="00F04602">
        <w:rPr>
          <w:lang w:val="en-US"/>
        </w:rPr>
        <w:t xml:space="preserve">where </w:t>
      </w:r>
      <m:oMath>
        <m:r>
          <w:ins w:id="60" w:author="Daniel Ortiz-Barrientos" w:date="2020-11-08T20:09:00Z">
            <w:rPr>
              <w:rFonts w:ascii="Cambria Math" w:hAnsi="Cambria Math"/>
              <w:lang w:val="en-US"/>
            </w:rPr>
            <m:t>μ</m:t>
          </w:ins>
        </m:r>
      </m:oMath>
      <w:del w:id="61" w:author="Daniel Ortiz-Barrientos" w:date="2020-11-08T20:09:00Z">
        <w:r w:rsidRPr="0061165E" w:rsidDel="00207FF1">
          <w:rPr>
            <w:i/>
            <w:lang w:val="en-US"/>
            <w:rPrChange w:id="62" w:author="Daniel Ortiz-Barrientos" w:date="2020-11-08T20:07:00Z">
              <w:rPr>
                <w:lang w:val="en-US"/>
              </w:rPr>
            </w:rPrChange>
          </w:rPr>
          <w:delText>µ</w:delText>
        </w:r>
      </w:del>
      <w:r w:rsidRPr="00F04602">
        <w:rPr>
          <w:lang w:val="en-US"/>
        </w:rPr>
        <w:t xml:space="preserve"> represents the per-locus mutation rate</w:t>
      </w:r>
      <w:r w:rsidR="006D2E7D" w:rsidRPr="00F04602">
        <w:rPr>
          <w:lang w:val="en-US"/>
        </w:rPr>
        <w:t xml:space="preserve"> per generation</w:t>
      </w:r>
      <w:ins w:id="63" w:author="Daniel Ortiz-Barrientos" w:date="2020-11-08T20:06:00Z">
        <w:r w:rsidR="0061165E">
          <w:rPr>
            <w:lang w:val="en-US"/>
          </w:rPr>
          <w:t>,</w:t>
        </w:r>
      </w:ins>
      <w:ins w:id="64" w:author="Daniel Ortiz-Barrientos" w:date="2020-11-08T20:07:00Z">
        <w:r w:rsidR="0061165E">
          <w:rPr>
            <w:lang w:val="en-US"/>
          </w:rPr>
          <w:t xml:space="preserve"> </w:t>
        </w:r>
      </w:ins>
      <w:ins w:id="65" w:author="Daniel Ortiz-Barrientos" w:date="2020-11-08T20:06:00Z">
        <w:r w:rsidR="0061165E">
          <w:rPr>
            <w:lang w:val="en-US"/>
          </w:rPr>
          <w:t xml:space="preserve">and </w:t>
        </w:r>
        <w:r w:rsidR="0061165E" w:rsidRPr="0061165E">
          <w:rPr>
            <w:i/>
            <w:lang w:val="en-US"/>
            <w:rPrChange w:id="66" w:author="Daniel Ortiz-Barrientos" w:date="2020-11-08T20:07:00Z">
              <w:rPr>
                <w:lang w:val="en-US"/>
              </w:rPr>
            </w:rPrChange>
          </w:rPr>
          <w:t>N</w:t>
        </w:r>
        <w:r w:rsidR="0061165E" w:rsidRPr="0061165E">
          <w:rPr>
            <w:i/>
            <w:vertAlign w:val="subscript"/>
            <w:lang w:val="en-US"/>
            <w:rPrChange w:id="67" w:author="Daniel Ortiz-Barrientos" w:date="2020-11-08T20:07:00Z">
              <w:rPr>
                <w:lang w:val="en-US"/>
              </w:rPr>
            </w:rPrChange>
          </w:rPr>
          <w:t>e</w:t>
        </w:r>
        <w:r w:rsidR="0061165E">
          <w:rPr>
            <w:lang w:val="en-US"/>
          </w:rPr>
          <w:t xml:space="preserve"> is the effective population size</w:t>
        </w:r>
      </w:ins>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ins w:id="68" w:author="Daniel Ortiz-Barrientos" w:date="2020-11-08T20:07:00Z">
        <w:r w:rsidR="00F12D8A">
          <w:rPr>
            <w:lang w:val="en-US"/>
          </w:rPr>
          <w:t xml:space="preserve">(not shown) </w:t>
        </w:r>
      </w:ins>
      <w:r w:rsidR="008D078B" w:rsidRPr="00F04602">
        <w:rPr>
          <w:lang w:val="en-US"/>
        </w:rPr>
        <w:t>indicated that 50,000 generations</w:t>
      </w:r>
      <w:r w:rsidR="00BA5DFB" w:rsidRPr="00F04602">
        <w:rPr>
          <w:lang w:val="en-US"/>
        </w:rPr>
        <w:t xml:space="preserve"> of burn-in</w:t>
      </w:r>
      <w:r w:rsidR="008D078B" w:rsidRPr="00F04602">
        <w:rPr>
          <w:lang w:val="en-US"/>
        </w:rPr>
        <w:t xml:space="preserve"> was sufficient for </w:t>
      </w:r>
      <w:del w:id="69" w:author="Daniel Ortiz-Barrientos" w:date="2020-11-08T20:07:00Z">
        <w:r w:rsidR="00920ED8" w:rsidRPr="00F04602" w:rsidDel="00F12D8A">
          <w:rPr>
            <w:lang w:val="en-US"/>
          </w:rPr>
          <w:delText>my</w:delText>
        </w:r>
        <w:r w:rsidR="008D078B" w:rsidRPr="00F04602" w:rsidDel="00F12D8A">
          <w:rPr>
            <w:lang w:val="en-US"/>
          </w:rPr>
          <w:delText xml:space="preserve"> </w:delText>
        </w:r>
      </w:del>
      <w:r w:rsidR="008D078B" w:rsidRPr="00F04602">
        <w:rPr>
          <w:lang w:val="en-US"/>
        </w:rPr>
        <w:t>population size</w:t>
      </w:r>
      <w:ins w:id="70" w:author="Daniel Ortiz-Barrientos" w:date="2020-11-08T20:07:00Z">
        <w:r w:rsidR="00F12D8A">
          <w:rPr>
            <w:lang w:val="en-US"/>
          </w:rPr>
          <w:t xml:space="preserve"> when</w:t>
        </w:r>
      </w:ins>
      <w:del w:id="71" w:author="Daniel Ortiz-Barrientos" w:date="2020-11-08T20:07:00Z">
        <w:r w:rsidR="00920ED8" w:rsidRPr="00F04602" w:rsidDel="00F12D8A">
          <w:rPr>
            <w:lang w:val="en-US"/>
          </w:rPr>
          <w:delText>,</w:delText>
        </w:r>
      </w:del>
      <w:r w:rsidR="00920ED8" w:rsidRPr="00F04602">
        <w:rPr>
          <w:lang w:val="en-US"/>
        </w:rPr>
        <w:t xml:space="preserve"> N</w:t>
      </w:r>
      <w:r w:rsidR="00920ED8" w:rsidRPr="00F04602">
        <w:rPr>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ins w:id="72" w:author="Daniel Ortiz-Barrientos" w:date="2020-11-08T20:08:00Z">
        <w:r w:rsidR="00207FF1">
          <w:rPr>
            <w:rFonts w:eastAsiaTheme="minorEastAsia"/>
            <w:lang w:val="en-US"/>
          </w:rPr>
          <w:t xml:space="preserve"> (not shown)</w:t>
        </w:r>
      </w:ins>
      <w:r w:rsidR="00140D67" w:rsidRPr="00F04602">
        <w:rPr>
          <w:rFonts w:eastAsiaTheme="minorEastAsia"/>
          <w:lang w:val="en-US"/>
        </w:rPr>
        <w:t>, however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207FF1">
      <w:pPr>
        <w:spacing w:before="120" w:after="120" w:line="480" w:lineRule="auto"/>
        <w:ind w:firstLine="720"/>
        <w:rPr>
          <w:lang w:val="en-US"/>
        </w:rPr>
      </w:pPr>
    </w:p>
    <w:p w14:paraId="7848AADC" w14:textId="4769D16B" w:rsidR="00994321" w:rsidRPr="00F04602" w:rsidRDefault="00994321" w:rsidP="002E2E2C">
      <w:pPr>
        <w:pStyle w:val="Heading2"/>
      </w:pPr>
      <w:bookmarkStart w:id="73" w:name="_Toc55740057"/>
      <w:r w:rsidRPr="00F04602">
        <w:t>Model specific characteristics</w:t>
      </w:r>
      <w:bookmarkEnd w:id="73"/>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811DC6"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lastRenderedPageBreak/>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Del="00207FF1" w:rsidRDefault="00811DC6" w:rsidP="005343F5">
      <w:pPr>
        <w:spacing w:before="120" w:after="120" w:line="480" w:lineRule="auto"/>
        <w:ind w:firstLine="720"/>
        <w:jc w:val="center"/>
        <w:rPr>
          <w:del w:id="74" w:author="Daniel Ortiz-Barrientos" w:date="2020-11-08T20:09:00Z"/>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207FF1">
      <w:pPr>
        <w:spacing w:before="120" w:after="120" w:line="480" w:lineRule="auto"/>
        <w:ind w:firstLine="720"/>
        <w:jc w:val="center"/>
        <w:rPr>
          <w:rFonts w:eastAsiaTheme="minorEastAsia"/>
          <w:lang w:val="en-US"/>
        </w:rPr>
      </w:pPr>
    </w:p>
    <w:p w14:paraId="7F1B89C6" w14:textId="4B1BC926" w:rsidR="00C121FD" w:rsidRPr="00F04602" w:rsidDel="00FA0032" w:rsidRDefault="000C426B" w:rsidP="005343F5">
      <w:pPr>
        <w:spacing w:before="120" w:after="120" w:line="480" w:lineRule="auto"/>
        <w:ind w:firstLine="720"/>
        <w:rPr>
          <w:del w:id="75" w:author="Daniel Ortiz-Barrientos" w:date="2020-11-08T20:10:00Z"/>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207FF1">
        <w:rPr>
          <w:rFonts w:eastAsiaTheme="minorEastAsia"/>
          <w:i/>
          <w:lang w:val="en-US"/>
          <w:rPrChange w:id="76" w:author="Daniel Ortiz-Barrientos" w:date="2020-11-08T20:09:00Z">
            <w:rPr>
              <w:rFonts w:eastAsiaTheme="minorEastAsia"/>
              <w:lang w:val="en-US"/>
            </w:rPr>
          </w:rPrChange>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FA0032">
        <w:rPr>
          <w:rFonts w:eastAsiaTheme="minorEastAsia"/>
          <w:i/>
          <w:lang w:val="en-US"/>
          <w:rPrChange w:id="77" w:author="Daniel Ortiz-Barrientos" w:date="2020-11-08T20:10:00Z">
            <w:rPr>
              <w:rFonts w:eastAsiaTheme="minorEastAsia"/>
              <w:lang w:val="en-US"/>
            </w:rPr>
          </w:rPrChange>
        </w:rPr>
        <w:t>n</w:t>
      </w:r>
      <w:r w:rsidR="00D46F7A" w:rsidRPr="00F04602">
        <w:rPr>
          <w:rFonts w:eastAsiaTheme="minorEastAsia"/>
          <w:lang w:val="en-US"/>
        </w:rPr>
        <w:t xml:space="preserve"> is the number of traits, and </w:t>
      </w:r>
      <w:proofErr w:type="spellStart"/>
      <w:r w:rsidR="00D46F7A" w:rsidRPr="00FA0032">
        <w:rPr>
          <w:rFonts w:eastAsiaTheme="minorEastAsia"/>
          <w:i/>
          <w:lang w:val="en-US"/>
          <w:rPrChange w:id="78" w:author="Daniel Ortiz-Barrientos" w:date="2020-11-08T20:10:00Z">
            <w:rPr>
              <w:rFonts w:eastAsiaTheme="minorEastAsia"/>
              <w:lang w:val="en-US"/>
            </w:rPr>
          </w:rPrChange>
        </w:rPr>
        <w:t>x</w:t>
      </w:r>
      <w:r w:rsidR="00D46F7A" w:rsidRPr="00FA0032">
        <w:rPr>
          <w:rFonts w:eastAsiaTheme="minorEastAsia"/>
          <w:i/>
          <w:vertAlign w:val="subscript"/>
          <w:lang w:val="en-US"/>
          <w:rPrChange w:id="79" w:author="Daniel Ortiz-Barrientos" w:date="2020-11-08T20:10:00Z">
            <w:rPr>
              <w:rFonts w:eastAsiaTheme="minorEastAsia"/>
              <w:vertAlign w:val="subscript"/>
              <w:lang w:val="en-US"/>
            </w:rPr>
          </w:rPrChange>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FA0032">
        <w:rPr>
          <w:rFonts w:eastAsiaTheme="minorEastAsia"/>
          <w:i/>
          <w:lang w:val="en-US"/>
          <w:rPrChange w:id="80" w:author="Daniel Ortiz-Barrientos" w:date="2020-11-08T20:10:00Z">
            <w:rPr>
              <w:rFonts w:eastAsiaTheme="minorEastAsia"/>
              <w:lang w:val="en-US"/>
            </w:rPr>
          </w:rPrChange>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FA0032">
        <w:rPr>
          <w:rFonts w:eastAsiaTheme="minorEastAsia"/>
          <w:i/>
          <w:lang w:val="en-US"/>
          <w:rPrChange w:id="81" w:author="Daniel Ortiz-Barrientos" w:date="2020-11-08T20:10:00Z">
            <w:rPr>
              <w:rFonts w:eastAsiaTheme="minorEastAsia"/>
              <w:lang w:val="en-US"/>
            </w:rPr>
          </w:rPrChange>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ins w:id="82" w:author="Daniel Ortiz-Barrientos" w:date="2020-11-08T20:10:00Z">
        <w:r w:rsidR="00FA0032">
          <w:rPr>
            <w:rFonts w:eastAsiaTheme="minorEastAsia"/>
            <w:lang w:val="en-US"/>
          </w:rPr>
          <w:t>ed</w:t>
        </w:r>
      </w:ins>
      <w:del w:id="83" w:author="Daniel Ortiz-Barrientos" w:date="2020-11-08T20:10:00Z">
        <w:r w:rsidR="00E545B1" w:rsidRPr="00F04602" w:rsidDel="00FA0032">
          <w:rPr>
            <w:rFonts w:eastAsiaTheme="minorEastAsia"/>
            <w:lang w:val="en-US"/>
          </w:rPr>
          <w:delText>s</w:delText>
        </w:r>
      </w:del>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51196DC5" w14:textId="77777777" w:rsidR="00994321" w:rsidRPr="00F04602" w:rsidRDefault="00994321" w:rsidP="00FA0032">
      <w:pPr>
        <w:spacing w:before="120" w:after="120" w:line="480" w:lineRule="auto"/>
        <w:ind w:firstLine="720"/>
        <w:rPr>
          <w:rFonts w:eastAsiaTheme="minorEastAsia"/>
          <w:lang w:val="en-US"/>
        </w:rPr>
      </w:pPr>
    </w:p>
    <w:p w14:paraId="67AB585A" w14:textId="2F71E380" w:rsidR="007836DB" w:rsidRPr="00F04602" w:rsidRDefault="00F731BF" w:rsidP="002E2E2C">
      <w:pPr>
        <w:pStyle w:val="Heading2"/>
      </w:pPr>
      <w:bookmarkStart w:id="84" w:name="_Toc55740058"/>
      <w:r w:rsidRPr="00F04602">
        <w:t>Model Parameterization</w:t>
      </w:r>
      <w:bookmarkEnd w:id="84"/>
    </w:p>
    <w:p w14:paraId="0010347D" w14:textId="7A1377A3" w:rsidR="004B4692" w:rsidRPr="00F04602" w:rsidDel="00FA0032" w:rsidRDefault="00BD0A45" w:rsidP="005343F5">
      <w:pPr>
        <w:spacing w:before="120" w:after="120" w:line="480" w:lineRule="auto"/>
        <w:ind w:firstLine="720"/>
        <w:rPr>
          <w:del w:id="85" w:author="Daniel Ortiz-Barrientos" w:date="2020-11-08T20:12:00Z"/>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ins w:id="86" w:author="Daniel Ortiz-Barrientos" w:date="2020-11-08T20:11:00Z">
        <w:r w:rsidR="00FA0032">
          <w:rPr>
            <w:lang w:val="en-US"/>
          </w:rPr>
          <w:t xml:space="preserve"> (</w:t>
        </w:r>
        <w:r w:rsidR="00FA0032" w:rsidRPr="00FA0032">
          <w:rPr>
            <w:highlight w:val="green"/>
            <w:lang w:val="en-US"/>
            <w:rPrChange w:id="87" w:author="Daniel Ortiz-Barrientos" w:date="2020-11-08T20:11:00Z">
              <w:rPr>
                <w:lang w:val="en-US"/>
              </w:rPr>
            </w:rPrChange>
          </w:rPr>
          <w:t>REF here</w:t>
        </w:r>
        <w:r w:rsidR="00FA0032">
          <w:rPr>
            <w:lang w:val="en-US"/>
          </w:rPr>
          <w:t>)</w:t>
        </w:r>
      </w:ins>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 xml:space="preserve">The hypercube sampling was necessary to explore </w:t>
      </w:r>
      <w:ins w:id="88" w:author="Daniel Ortiz-Barrientos" w:date="2020-11-08T20:11:00Z">
        <w:r w:rsidR="00FA0032">
          <w:rPr>
            <w:lang w:val="en-US"/>
          </w:rPr>
          <w:t xml:space="preserve">well </w:t>
        </w:r>
      </w:ins>
      <w:r w:rsidR="00524974" w:rsidRPr="00F04602">
        <w:rPr>
          <w:lang w:val="en-US"/>
        </w:rPr>
        <w:t xml:space="preserve">the </w:t>
      </w:r>
      <w:del w:id="89" w:author="Daniel Ortiz-Barrientos" w:date="2020-11-08T20:11:00Z">
        <w:r w:rsidR="00524974" w:rsidRPr="00F04602" w:rsidDel="00FA0032">
          <w:rPr>
            <w:lang w:val="en-US"/>
          </w:rPr>
          <w:delText xml:space="preserve">entire </w:delText>
        </w:r>
      </w:del>
      <w:r w:rsidR="00524974" w:rsidRPr="00F04602">
        <w:rPr>
          <w:lang w:val="en-US"/>
        </w:rPr>
        <w:t xml:space="preserve">parameter space, as simple factorial designs would have </w:t>
      </w:r>
      <w:ins w:id="90" w:author="Daniel Ortiz-Barrientos" w:date="2020-11-08T20:12:00Z">
        <w:r w:rsidR="00FA0032">
          <w:rPr>
            <w:lang w:val="en-US"/>
          </w:rPr>
          <w:t>left much of the hyperspace unsampled</w:t>
        </w:r>
      </w:ins>
      <w:del w:id="91" w:author="Daniel Ortiz-Barrientos" w:date="2020-11-08T20:12:00Z">
        <w:r w:rsidR="00524974" w:rsidRPr="00F04602" w:rsidDel="00FA0032">
          <w:rPr>
            <w:lang w:val="en-US"/>
          </w:rPr>
          <w:delText>been</w:delText>
        </w:r>
      </w:del>
      <w:del w:id="92" w:author="Daniel Ortiz-Barrientos" w:date="2020-11-08T20:11:00Z">
        <w:r w:rsidR="00524974" w:rsidRPr="00F04602" w:rsidDel="00FA0032">
          <w:rPr>
            <w:lang w:val="en-US"/>
          </w:rPr>
          <w:delText xml:space="preserve"> impractical to achieve</w:delText>
        </w:r>
      </w:del>
      <w:r w:rsidR="00524974" w:rsidRPr="00F04602">
        <w:rPr>
          <w:lang w:val="en-US"/>
        </w:rPr>
        <w:t xml:space="preserve">. </w:t>
      </w:r>
      <w:r w:rsidR="006673CD" w:rsidRPr="00F04602">
        <w:rPr>
          <w:lang w:val="en-US"/>
        </w:rPr>
        <w:t xml:space="preserve">Each hypercube sample represents a combination of </w:t>
      </w:r>
      <w:r w:rsidR="006673CD" w:rsidRPr="00F04602">
        <w:rPr>
          <w:lang w:val="en-US"/>
        </w:rPr>
        <w:lastRenderedPageBreak/>
        <w:t xml:space="preserve">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742DB2" w:rsidRPr="00F04602">
        <w:rPr>
          <w:lang w:val="en-US"/>
        </w:rPr>
        <w:t>32 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62262A" w:rsidRPr="00F04602">
        <w:rPr>
          <w:lang w:val="en-US"/>
        </w:rPr>
        <w:t>high 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r w:rsidR="0050335C" w:rsidRPr="00F04602">
        <w:rPr>
          <w:lang w:val="en-US"/>
        </w:rPr>
        <w:t>SLiM</w:t>
      </w:r>
      <w:proofErr w:type="spell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ins w:id="93" w:author="Daniel Ortiz-Barrientos" w:date="2020-11-08T20:18:00Z">
        <w:r w:rsidR="00184AFB">
          <w:rPr>
            <w:lang w:val="en-US"/>
          </w:rPr>
          <w:t xml:space="preserve">All code </w:t>
        </w:r>
        <w:r w:rsidR="008F20EA">
          <w:rPr>
            <w:lang w:val="en-US"/>
          </w:rPr>
          <w:t>has been deposited in GitHub and will be made publicly available upon acceptance of</w:t>
        </w:r>
      </w:ins>
      <w:ins w:id="94" w:author="Daniel Ortiz-Barrientos" w:date="2020-11-08T20:19:00Z">
        <w:r w:rsidR="008F20EA">
          <w:rPr>
            <w:lang w:val="en-US"/>
          </w:rPr>
          <w:t xml:space="preserve"> this manuscript in a scientific journal.</w:t>
        </w:r>
      </w:ins>
    </w:p>
    <w:p w14:paraId="02CA556C" w14:textId="77777777" w:rsidR="0076598C" w:rsidRPr="00F04602" w:rsidRDefault="0076598C" w:rsidP="00C87C5B">
      <w:pPr>
        <w:spacing w:before="120" w:after="120" w:line="480" w:lineRule="auto"/>
        <w:ind w:firstLine="720"/>
        <w:rPr>
          <w:lang w:val="en-US"/>
        </w:rPr>
      </w:pPr>
    </w:p>
    <w:p w14:paraId="6EC2C35E" w14:textId="78C6905E" w:rsidR="004B4692" w:rsidRPr="00F04602" w:rsidRDefault="00007E00" w:rsidP="002E2E2C">
      <w:pPr>
        <w:pStyle w:val="Heading2"/>
      </w:pPr>
      <w:bookmarkStart w:id="95" w:name="_Toc55740059"/>
      <w:r w:rsidRPr="00F04602">
        <w:t>Analysis</w:t>
      </w:r>
      <w:bookmarkEnd w:id="95"/>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BC5020">
        <w:rPr>
          <w:rFonts w:eastAsiaTheme="minorEastAsia"/>
          <w:i/>
          <w:lang w:val="en-US"/>
          <w:rPrChange w:id="96" w:author="Daniel Ortiz-Barrientos" w:date="2020-11-08T20:19:00Z">
            <w:rPr>
              <w:rFonts w:eastAsiaTheme="minorEastAsia"/>
              <w:lang w:val="en-US"/>
            </w:rPr>
          </w:rPrChange>
        </w:rPr>
        <w:t>p</w:t>
      </w:r>
      <w:r w:rsidRPr="00BC5020">
        <w:rPr>
          <w:rFonts w:eastAsiaTheme="minorEastAsia"/>
          <w:i/>
          <w:vertAlign w:val="subscript"/>
          <w:lang w:val="en-US"/>
          <w:rPrChange w:id="97" w:author="Daniel Ortiz-Barrientos" w:date="2020-11-08T20:19:00Z">
            <w:rPr>
              <w:rFonts w:eastAsiaTheme="minorEastAsia"/>
              <w:vertAlign w:val="subscript"/>
              <w:lang w:val="en-US"/>
            </w:rPr>
          </w:rPrChange>
        </w:rPr>
        <w:t>i</w:t>
      </w:r>
      <w:r w:rsidRPr="00F04602">
        <w:rPr>
          <w:rFonts w:eastAsiaTheme="minorEastAsia"/>
          <w:lang w:val="en-US"/>
        </w:rPr>
        <w:t xml:space="preserve"> and</w:t>
      </w:r>
      <w:r w:rsidRPr="00BC5020">
        <w:rPr>
          <w:rFonts w:eastAsiaTheme="minorEastAsia"/>
          <w:i/>
          <w:lang w:val="en-US"/>
          <w:rPrChange w:id="98" w:author="Daniel Ortiz-Barrientos" w:date="2020-11-08T20:19:00Z">
            <w:rPr>
              <w:rFonts w:eastAsiaTheme="minorEastAsia"/>
              <w:lang w:val="en-US"/>
            </w:rPr>
          </w:rPrChange>
        </w:rPr>
        <w:t xml:space="preserve"> q</w:t>
      </w:r>
      <w:r w:rsidRPr="00BC5020">
        <w:rPr>
          <w:rFonts w:eastAsiaTheme="minorEastAsia"/>
          <w:i/>
          <w:vertAlign w:val="subscript"/>
          <w:lang w:val="en-US"/>
          <w:rPrChange w:id="99" w:author="Daniel Ortiz-Barrientos" w:date="2020-11-08T20:19:00Z">
            <w:rPr>
              <w:rFonts w:eastAsiaTheme="minorEastAsia"/>
              <w:vertAlign w:val="subscript"/>
              <w:lang w:val="en-US"/>
            </w:rPr>
          </w:rPrChange>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lastRenderedPageBreak/>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5B91D6AE" w:rsidR="00E434E1" w:rsidRPr="00C87C5B" w:rsidRDefault="00D07FD2" w:rsidP="00C87C5B">
      <w:pPr>
        <w:spacing w:before="120" w:after="120" w:line="480" w:lineRule="auto"/>
        <w:ind w:firstLine="720"/>
        <w:rPr>
          <w:rPrChange w:id="100" w:author="Daniel Ortiz-Barrientos" w:date="2020-11-08T20:22:00Z">
            <w:rPr>
              <w:lang w:val="en-US"/>
            </w:rPr>
          </w:rPrChange>
        </w:rPr>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ins w:id="101" w:author="Daniel Ortiz-Barrientos" w:date="2020-11-08T20:20:00Z">
        <w:r w:rsidR="00C87C5B">
          <w:rPr>
            <w:lang w:val="en-US"/>
          </w:rPr>
          <w:t xml:space="preserve">phenotypic </w:t>
        </w:r>
      </w:ins>
      <w:r w:rsidRPr="00F04602">
        <w:rPr>
          <w:lang w:val="en-US"/>
        </w:rPr>
        <w:t xml:space="preserve">units, and maladapted with distances greater than 16 </w:t>
      </w:r>
      <w:ins w:id="102" w:author="Daniel Ortiz-Barrientos" w:date="2020-11-08T20:20:00Z">
        <w:r w:rsidR="00C87C5B">
          <w:rPr>
            <w:lang w:val="en-US"/>
          </w:rPr>
          <w:t xml:space="preserve">phenotypic </w:t>
        </w:r>
      </w:ins>
      <w:r w:rsidRPr="00F04602">
        <w:rPr>
          <w:lang w:val="en-US"/>
        </w:rPr>
        <w:t xml:space="preserve">units. I used </w:t>
      </w:r>
      <w:proofErr w:type="gramStart"/>
      <w:r w:rsidRPr="00F04602">
        <w:rPr>
          <w:lang w:val="en-US"/>
        </w:rPr>
        <w:t xml:space="preserve">a </w:t>
      </w:r>
      <w:ins w:id="103" w:author="Daniel Ortiz-Barrientos" w:date="2020-11-08T20:22:00Z">
        <w:r w:rsidR="00C87C5B" w:rsidRPr="00C87C5B">
          <w:t> </w:t>
        </w:r>
        <w:r w:rsidR="00C87C5B" w:rsidRPr="00C87C5B">
          <w:rPr>
            <w:bCs/>
            <w:i/>
            <w:iCs/>
            <w:rPrChange w:id="104" w:author="Daniel Ortiz-Barrientos" w:date="2020-11-08T20:22:00Z">
              <w:rPr>
                <w:b/>
                <w:bCs/>
                <w:i/>
                <w:iCs/>
              </w:rPr>
            </w:rPrChange>
          </w:rPr>
          <w:t>χ</w:t>
        </w:r>
        <w:proofErr w:type="gramEnd"/>
        <w:r w:rsidR="00C87C5B" w:rsidRPr="00C87C5B">
          <w:rPr>
            <w:bCs/>
            <w:vertAlign w:val="superscript"/>
            <w:rPrChange w:id="105" w:author="Daniel Ortiz-Barrientos" w:date="2020-11-08T20:22:00Z">
              <w:rPr>
                <w:b/>
                <w:bCs/>
                <w:vertAlign w:val="superscript"/>
              </w:rPr>
            </w:rPrChange>
          </w:rPr>
          <w:t>2</w:t>
        </w:r>
        <w:r w:rsidR="00C87C5B" w:rsidRPr="00C87C5B">
          <w:rPr>
            <w:bCs/>
            <w:rPrChange w:id="106" w:author="Daniel Ortiz-Barrientos" w:date="2020-11-08T20:22:00Z">
              <w:rPr>
                <w:b/>
                <w:bCs/>
              </w:rPr>
            </w:rPrChange>
          </w:rPr>
          <w:t> test</w:t>
        </w:r>
        <w:r w:rsidR="00C87C5B">
          <w:t xml:space="preserve"> </w:t>
        </w:r>
      </w:ins>
      <w:del w:id="107" w:author="Daniel Ortiz-Barrientos" w:date="2020-11-08T20:21:00Z">
        <w:r w:rsidRPr="00C87C5B" w:rsidDel="00C87C5B">
          <w:rPr>
            <w:i/>
            <w:lang w:val="en-US"/>
            <w:rPrChange w:id="108" w:author="Daniel Ortiz-Barrientos" w:date="2020-11-08T20:20:00Z">
              <w:rPr>
                <w:lang w:val="en-US"/>
              </w:rPr>
            </w:rPrChange>
          </w:rPr>
          <w:delText>Chi</w:delText>
        </w:r>
        <w:r w:rsidRPr="00F04602" w:rsidDel="00C87C5B">
          <w:rPr>
            <w:lang w:val="en-US"/>
          </w:rPr>
          <w:delText xml:space="preserve">-square </w:delText>
        </w:r>
      </w:del>
      <w:del w:id="109" w:author="Daniel Ortiz-Barrientos" w:date="2020-11-08T20:22:00Z">
        <w:r w:rsidRPr="00F04602" w:rsidDel="00C87C5B">
          <w:rPr>
            <w:lang w:val="en-US"/>
          </w:rPr>
          <w:delText xml:space="preserve">test </w:delText>
        </w:r>
      </w:del>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50F2D4A2" w14:textId="68E17839" w:rsidR="00E434E1" w:rsidDel="00A77879" w:rsidRDefault="00E434E1" w:rsidP="005E3190">
      <w:pPr>
        <w:spacing w:before="120" w:after="120" w:line="480" w:lineRule="auto"/>
        <w:ind w:firstLine="720"/>
        <w:rPr>
          <w:del w:id="110" w:author="Daniel Ortiz-Barrientos" w:date="2020-11-08T20:23:00Z"/>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ins w:id="111" w:author="Daniel Ortiz-Barrientos" w:date="2020-11-08T20:23:00Z">
        <w:r w:rsidR="00A77879">
          <w:rPr>
            <w:rFonts w:eastAsiaTheme="minorEastAsia"/>
            <w:lang w:val="en-US"/>
          </w:rPr>
          <w:t xml:space="preserve"> </w:t>
        </w:r>
      </w:ins>
    </w:p>
    <w:p w14:paraId="37D6FFEF" w14:textId="39A1EEF1" w:rsidR="00EF12DC" w:rsidRPr="003C0431" w:rsidRDefault="00EF12DC" w:rsidP="00430E7E">
      <w:pPr>
        <w:spacing w:before="120" w:after="120" w:line="480" w:lineRule="auto"/>
        <w:ind w:firstLine="720"/>
        <w:rPr>
          <w:rFonts w:eastAsiaTheme="minorEastAsia"/>
          <w:lang w:val="en-US"/>
        </w:rPr>
      </w:pPr>
      <w:r w:rsidRPr="00F04602">
        <w:rPr>
          <w:rFonts w:eastAsiaTheme="minorEastAsia"/>
          <w:lang w:val="en-US"/>
        </w:rPr>
        <w:t xml:space="preserve">I also collected the mutational effects of </w:t>
      </w:r>
      <w:r w:rsidRPr="00F04602">
        <w:rPr>
          <w:rFonts w:eastAsiaTheme="minorEastAsia"/>
          <w:lang w:val="en-US"/>
        </w:rPr>
        <w:lastRenderedPageBreak/>
        <w:t>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Pr="00F04602">
        <w:rPr>
          <w:rFonts w:eastAsiaTheme="minorEastAsia"/>
          <w:vertAlign w:val="subscript"/>
          <w:lang w:val="en-US"/>
        </w:rPr>
        <w:t>A</w:t>
      </w:r>
      <w:r w:rsidRPr="00F04602">
        <w:rPr>
          <w:rFonts w:eastAsiaTheme="minorEastAsia"/>
          <w:lang w:val="en-US"/>
        </w:rPr>
        <w:t xml:space="preserve"> within each model. I adjusted for heteroskedasticity with EHW robust standard errors. Multiple regressions were calculated across 50 replicates owing to</w:t>
      </w:r>
      <w:ins w:id="112" w:author="Daniel Ortiz-Barrientos" w:date="2020-11-08T20:23:00Z">
        <w:r w:rsidR="00A77879">
          <w:rPr>
            <w:rFonts w:eastAsiaTheme="minorEastAsia"/>
            <w:lang w:val="en-US"/>
          </w:rPr>
          <w:t xml:space="preserve"> computer</w:t>
        </w:r>
      </w:ins>
      <w:ins w:id="113" w:author="Daniel Ortiz-Barrientos" w:date="2020-11-08T20:24:00Z">
        <w:r w:rsidR="00A77879">
          <w:rPr>
            <w:rFonts w:eastAsiaTheme="minorEastAsia"/>
            <w:lang w:val="en-US"/>
          </w:rPr>
          <w:t xml:space="preserve"> random access memory (</w:t>
        </w:r>
      </w:ins>
      <w:del w:id="114" w:author="Daniel Ortiz-Barrientos" w:date="2020-11-08T20:24:00Z">
        <w:r w:rsidRPr="00F04602" w:rsidDel="00A77879">
          <w:rPr>
            <w:rFonts w:eastAsiaTheme="minorEastAsia"/>
            <w:lang w:val="en-US"/>
          </w:rPr>
          <w:delText xml:space="preserve"> </w:delText>
        </w:r>
      </w:del>
      <w:r w:rsidRPr="00F04602">
        <w:rPr>
          <w:rFonts w:eastAsiaTheme="minorEastAsia"/>
          <w:lang w:val="en-US"/>
        </w:rPr>
        <w:t>RAM</w:t>
      </w:r>
      <w:ins w:id="115" w:author="Daniel Ortiz-Barrientos" w:date="2020-11-08T20:24:00Z">
        <w:r w:rsidR="00A77879">
          <w:rPr>
            <w:rFonts w:eastAsiaTheme="minorEastAsia"/>
            <w:lang w:val="en-US"/>
          </w:rPr>
          <w:t>)</w:t>
        </w:r>
      </w:ins>
      <w:r w:rsidRPr="00F04602">
        <w:rPr>
          <w:rFonts w:eastAsiaTheme="minorEastAsia"/>
          <w:lang w:val="en-US"/>
        </w:rPr>
        <w:t xml:space="preserve"> limitations.</w:t>
      </w:r>
    </w:p>
    <w:p w14:paraId="6F8E7FC7" w14:textId="79EB053E"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A704F4">
        <w:rPr>
          <w:i/>
          <w:lang w:val="en-US"/>
          <w:rPrChange w:id="116" w:author="Daniel Ortiz-Barrientos" w:date="2020-11-08T20:24:00Z">
            <w:rPr>
              <w:lang w:val="en-US"/>
            </w:rPr>
          </w:rPrChange>
        </w:rPr>
        <w:t>t</w:t>
      </w:r>
      <w:r w:rsidR="00876045" w:rsidRPr="00F04602">
        <w:rPr>
          <w:lang w:val="en-US"/>
        </w:rPr>
        <w:t>-</w:t>
      </w:r>
      <w:r w:rsidR="0026655D">
        <w:rPr>
          <w:lang w:val="en-US"/>
        </w:rPr>
        <w:t xml:space="preserve"> and </w:t>
      </w:r>
      <w:r w:rsidR="0026655D" w:rsidRPr="00A704F4">
        <w:rPr>
          <w:i/>
          <w:lang w:val="en-US"/>
          <w:rPrChange w:id="117" w:author="Daniel Ortiz-Barrientos" w:date="2020-11-08T20:24:00Z">
            <w:rPr>
              <w:lang w:val="en-US"/>
            </w:rPr>
          </w:rPrChange>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del w:id="118" w:author="Daniel Ortiz-Barrientos" w:date="2020-11-08T20:24:00Z">
        <w:r w:rsidR="005D5C1F" w:rsidRPr="00F04602" w:rsidDel="00A704F4">
          <w:rPr>
            <w:lang w:val="en-US"/>
          </w:rPr>
          <w:delText xml:space="preserve">due </w:delText>
        </w:r>
      </w:del>
      <w:ins w:id="119" w:author="Daniel Ortiz-Barrientos" w:date="2020-11-08T20:24:00Z">
        <w:r w:rsidR="00A704F4">
          <w:rPr>
            <w:lang w:val="en-US"/>
          </w:rPr>
          <w:t>according</w:t>
        </w:r>
        <w:r w:rsidR="00A704F4" w:rsidRPr="00F04602">
          <w:rPr>
            <w:lang w:val="en-US"/>
          </w:rPr>
          <w:t xml:space="preserve"> </w:t>
        </w:r>
      </w:ins>
      <w:r w:rsidR="005D5C1F" w:rsidRPr="00F04602">
        <w:rPr>
          <w:lang w:val="en-US"/>
        </w:rPr>
        <w:t xml:space="preserve">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w:t>
      </w:r>
      <w:proofErr w:type="spellStart"/>
      <w:r w:rsidR="009757A9" w:rsidRPr="00F04602">
        <w:t>Merenda</w:t>
      </w:r>
      <w:proofErr w:type="spellEnd"/>
      <w:r w:rsidR="009757A9" w:rsidRPr="00F04602">
        <w:t xml:space="preserve">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1651677" w14:textId="77777777" w:rsidR="00A704F4" w:rsidRDefault="00A704F4">
      <w:pPr>
        <w:rPr>
          <w:ins w:id="120" w:author="Daniel Ortiz-Barrientos" w:date="2020-11-08T20:25:00Z"/>
          <w:b/>
          <w:bCs/>
          <w:lang w:val="en-US"/>
        </w:rPr>
      </w:pPr>
      <w:bookmarkStart w:id="121" w:name="_Toc55740060"/>
      <w:ins w:id="122" w:author="Daniel Ortiz-Barrientos" w:date="2020-11-08T20:25:00Z">
        <w:r>
          <w:br w:type="page"/>
        </w:r>
      </w:ins>
    </w:p>
    <w:p w14:paraId="552519EB" w14:textId="0866234E" w:rsidR="006F5D7C" w:rsidRPr="00F04602" w:rsidRDefault="006F5D7C" w:rsidP="005343F5">
      <w:pPr>
        <w:pStyle w:val="Heading1"/>
      </w:pPr>
      <w:r w:rsidRPr="00F04602">
        <w:lastRenderedPageBreak/>
        <w:t>Results</w:t>
      </w:r>
      <w:bookmarkEnd w:id="121"/>
    </w:p>
    <w:p w14:paraId="4D575568" w14:textId="0521A1E7" w:rsidR="005624EF" w:rsidRPr="00F04602" w:rsidRDefault="00C53F88" w:rsidP="00F63185">
      <w:pPr>
        <w:pStyle w:val="Heading2"/>
      </w:pPr>
      <w:bookmarkStart w:id="123" w:name="_Toc55740061"/>
      <w:r w:rsidRPr="00F04602">
        <w:t>Tracking population dynamics over time</w:t>
      </w:r>
      <w:bookmarkEnd w:id="123"/>
    </w:p>
    <w:p w14:paraId="65785B1A" w14:textId="0D77A833"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ins w:id="124" w:author="Daniel Ortiz-Barrientos" w:date="2020-11-08T20:25:00Z">
        <w:r w:rsidR="00745F53">
          <w:rPr>
            <w:lang w:val="en-US"/>
          </w:rPr>
          <w:t>two</w:t>
        </w:r>
      </w:ins>
      <w:del w:id="125" w:author="Daniel Ortiz-Barrientos" w:date="2020-11-08T20:25:00Z">
        <w:r w:rsidR="000B7306" w:rsidRPr="00F04602" w:rsidDel="00745F53">
          <w:rPr>
            <w:lang w:val="en-US"/>
          </w:rPr>
          <w:delText>2</w:delText>
        </w:r>
      </w:del>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ins w:id="126" w:author="Daniel Ortiz-Barrientos" w:date="2020-11-08T20:26:00Z">
        <w:r w:rsidR="00745F53">
          <w:rPr>
            <w:lang w:val="en-US"/>
          </w:rPr>
          <w:t>As expected, m</w:t>
        </w:r>
      </w:ins>
      <w:del w:id="127" w:author="Daniel Ortiz-Barrientos" w:date="2020-11-08T20:26:00Z">
        <w:r w:rsidR="006B6A04" w:rsidRPr="00F04602" w:rsidDel="00745F53">
          <w:rPr>
            <w:lang w:val="en-US"/>
          </w:rPr>
          <w:delText>M</w:delText>
        </w:r>
      </w:del>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proofErr w:type="spellStart"/>
      <w:r w:rsidR="008D60BB">
        <w:rPr>
          <w:lang w:val="en-US"/>
        </w:rPr>
        <w:t>HoC</w:t>
      </w:r>
      <w:proofErr w:type="spellEnd"/>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28"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128"/>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w:t>
      </w:r>
      <w:r w:rsidR="00C12BED" w:rsidRPr="00F04602">
        <w:rPr>
          <w:lang w:val="en-US"/>
        </w:rPr>
        <w:lastRenderedPageBreak/>
        <w:t xml:space="preserve">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w:t>
      </w:r>
      <w:proofErr w:type="spellStart"/>
      <w:r w:rsidR="00684BFA" w:rsidRPr="00F04602">
        <w:rPr>
          <w:lang w:val="en-US"/>
        </w:rPr>
        <w:t>df</w:t>
      </w:r>
      <w:proofErr w:type="spellEnd"/>
      <w:r w:rsidR="00684BFA" w:rsidRPr="00F04602">
        <w:rPr>
          <w:lang w:val="en-US"/>
        </w:rPr>
        <w:t xml:space="preserve">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29" w:name="_Toc55740063"/>
      <w:r w:rsidRPr="00F04602">
        <w:t>Genetic architecture effects on adaptation with Continuum of Alleles models</w:t>
      </w:r>
      <w:bookmarkEnd w:id="129"/>
    </w:p>
    <w:p w14:paraId="4C1AB0EF" w14:textId="21C534C6"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w:t>
      </w:r>
      <w:proofErr w:type="spellStart"/>
      <w:r w:rsidR="00E045DD" w:rsidRPr="00F04602">
        <w:rPr>
          <w:lang w:val="en-US"/>
        </w:rPr>
        <w:t>adaptedness</w:t>
      </w:r>
      <w:proofErr w:type="spellEnd"/>
      <w:r w:rsidR="00E045DD" w:rsidRPr="00F04602">
        <w:rPr>
          <w:lang w:val="en-US"/>
        </w:rPr>
        <w:t>)</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w:t>
      </w:r>
      <w:r w:rsidR="000B7306" w:rsidRPr="00F04602">
        <w:rPr>
          <w:lang w:val="en-US"/>
        </w:rPr>
        <w:lastRenderedPageBreak/>
        <w:t>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ins w:id="130" w:author="Daniel Ortiz-Barrientos" w:date="2020-11-08T20:28:00Z">
        <w:r w:rsidR="00FA78D5">
          <w:rPr>
            <w:lang w:val="en-US"/>
          </w:rPr>
          <w:t xml:space="preserve">, </w:t>
        </w:r>
      </w:ins>
      <w:del w:id="131" w:author="Daniel Ortiz-Barrientos" w:date="2020-11-08T20:28:00Z">
        <w:r w:rsidR="00FD1CB0" w:rsidRPr="00F04602" w:rsidDel="00FA78D5">
          <w:rPr>
            <w:lang w:val="en-US"/>
          </w:rPr>
          <w:delText>/</w:delText>
        </w:r>
      </w:del>
      <w:r w:rsidR="00FD1CB0" w:rsidRPr="00F04602">
        <w:rPr>
          <w:lang w:val="en-US"/>
        </w:rPr>
        <w:t>or</w:t>
      </w:r>
      <w:ins w:id="132" w:author="Daniel Ortiz-Barrientos" w:date="2020-11-08T20:28:00Z">
        <w:r w:rsidR="00FA78D5">
          <w:rPr>
            <w:lang w:val="en-US"/>
          </w:rPr>
          <w:t>,</w:t>
        </w:r>
      </w:ins>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del w:id="133" w:author="Daniel Ortiz-Barrientos" w:date="2020-11-08T20:29:00Z">
        <w:r w:rsidR="00D746E5" w:rsidRPr="00F04602" w:rsidDel="00A44C4B">
          <w:rPr>
            <w:lang w:val="en-US"/>
          </w:rPr>
          <w:delText>Furthermore, m</w:delText>
        </w:r>
        <w:r w:rsidR="00EE2D10" w:rsidRPr="00F04602" w:rsidDel="00A44C4B">
          <w:rPr>
            <w:lang w:val="en-US"/>
          </w:rPr>
          <w:delText>ean</w:delText>
        </w:r>
      </w:del>
      <w:ins w:id="134" w:author="Daniel Ortiz-Barrientos" w:date="2020-11-08T20:29:00Z">
        <w:r w:rsidR="00A44C4B">
          <w:rPr>
            <w:lang w:val="en-US"/>
          </w:rPr>
          <w:t>Mean</w:t>
        </w:r>
      </w:ins>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7F2FCA72"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FC784A" w:rsidRPr="00F04602">
        <w:rPr>
          <w:rStyle w:val="acopre"/>
        </w:rPr>
        <w:t xml:space="preserve"> distance, </w:t>
      </w:r>
      <w:r w:rsidR="00B12B3D" w:rsidRPr="00F04602">
        <w:rPr>
          <w:rStyle w:val="acopre"/>
        </w:rPr>
        <w:t>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27E29B46"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 </w:t>
      </w:r>
      <w:r w:rsidR="00594480" w:rsidRPr="00F04602">
        <w:rPr>
          <w:rStyle w:val="acopre"/>
        </w:rPr>
        <w:t xml:space="preserve">Under a Gaussian model, increasing the </w:t>
      </w:r>
      <w:r w:rsidR="00594480" w:rsidRPr="00F04602">
        <w:rPr>
          <w:rStyle w:val="acopre"/>
        </w:rPr>
        <w:lastRenderedPageBreak/>
        <w:t>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 however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proofErr w:type="gramStart"/>
      <w:r w:rsidR="00EA003C" w:rsidRPr="00F04602">
        <w:rPr>
          <w:rStyle w:val="acopre"/>
        </w:rPr>
        <w:t>Similarly</w:t>
      </w:r>
      <w:proofErr w:type="gramEnd"/>
      <w:r w:rsidR="00EA003C" w:rsidRPr="00F04602">
        <w:rPr>
          <w:rStyle w:val="acopre"/>
        </w:rPr>
        <w:t xml:space="preserve"> to variance, differences in covariance could be explained mainly b</w:t>
      </w:r>
      <w:ins w:id="135" w:author="Daniel Ortiz-Barrientos" w:date="2020-11-08T20:31:00Z">
        <w:r w:rsidR="00F1131D">
          <w:rPr>
            <w:rStyle w:val="acopre"/>
          </w:rPr>
          <w:t>y</w:t>
        </w:r>
      </w:ins>
      <w:del w:id="136" w:author="Daniel Ortiz-Barrientos" w:date="2020-11-08T20:31:00Z">
        <w:r w:rsidR="00EA003C" w:rsidRPr="00F04602" w:rsidDel="00F1131D">
          <w:rPr>
            <w:rStyle w:val="acopre"/>
          </w:rPr>
          <w:delText>e</w:delText>
        </w:r>
      </w:del>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ins w:id="137" w:author="Daniel Ortiz-Barrientos" w:date="2020-11-08T20:32:00Z">
        <w:r w:rsidR="007A0633">
          <w:rPr>
            <w:lang w:val="en-US"/>
          </w:rPr>
          <w:t>c</w:t>
        </w:r>
      </w:ins>
      <w:ins w:id="138" w:author="Daniel Ortiz-Barrientos" w:date="2020-11-08T20:31:00Z">
        <w:r w:rsidR="00F1131D">
          <w:rPr>
            <w:lang w:val="en-US"/>
          </w:rPr>
          <w:t>ov</w:t>
        </w:r>
      </w:ins>
      <w:ins w:id="139" w:author="Daniel Ortiz-Barrientos" w:date="2020-11-08T20:32:00Z">
        <w:r w:rsidR="00E34327">
          <w:rPr>
            <w:lang w:val="en-US"/>
          </w:rPr>
          <w:t xml:space="preserve">ariance </w:t>
        </w:r>
      </w:ins>
      <w:ins w:id="140" w:author="Daniel Ortiz-Barrientos" w:date="2020-11-08T20:31:00Z">
        <w:r w:rsidR="00F1131D">
          <w:rPr>
            <w:lang w:val="en-US"/>
          </w:rPr>
          <w:t>=</w:t>
        </w:r>
      </w:ins>
      <w:ins w:id="141" w:author="Daniel Ortiz-Barrientos" w:date="2020-11-08T20:32:00Z">
        <w:r w:rsidR="00E34327">
          <w:rPr>
            <w:lang w:val="en-US"/>
          </w:rPr>
          <w:t xml:space="preserve"> </w:t>
        </w:r>
      </w:ins>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ins w:id="142" w:author="Daniel Ortiz-Barrientos" w:date="2020-11-08T20:32:00Z">
        <w:r w:rsidR="007A0633">
          <w:rPr>
            <w:rStyle w:val="acopre"/>
          </w:rPr>
          <w:t>c</w:t>
        </w:r>
      </w:ins>
      <w:ins w:id="143" w:author="Daniel Ortiz-Barrientos" w:date="2020-11-08T20:31:00Z">
        <w:r w:rsidR="00F1131D">
          <w:rPr>
            <w:rStyle w:val="acopre"/>
          </w:rPr>
          <w:t>ov</w:t>
        </w:r>
      </w:ins>
      <w:ins w:id="144" w:author="Daniel Ortiz-Barrientos" w:date="2020-11-08T20:32:00Z">
        <w:r w:rsidR="00E34327">
          <w:rPr>
            <w:rStyle w:val="acopre"/>
          </w:rPr>
          <w:t xml:space="preserve">ariance </w:t>
        </w:r>
        <w:r w:rsidR="00F1131D">
          <w:rPr>
            <w:rStyle w:val="acopre"/>
          </w:rPr>
          <w:t>=</w:t>
        </w:r>
        <w:r w:rsidR="00E34327">
          <w:rPr>
            <w:rStyle w:val="acopre"/>
          </w:rPr>
          <w:t xml:space="preserve"> </w:t>
        </w:r>
      </w:ins>
      <w:r w:rsidRPr="00F04602">
        <w:rPr>
          <w:rStyle w:val="acopre"/>
        </w:rPr>
        <w:t xml:space="preserve">-3.616 ± 1.691). </w:t>
      </w:r>
      <w:r w:rsidR="00B137F8" w:rsidRPr="00F04602">
        <w:rPr>
          <w:rStyle w:val="acopre"/>
        </w:rPr>
        <w:t>Increasing additive effect size from low</w:t>
      </w:r>
      <w:ins w:id="145" w:author="Daniel Ortiz-Barrientos" w:date="2020-11-08T20:32:00Z">
        <w:r w:rsidR="00F67C50">
          <w:rPr>
            <w:rStyle w:val="acopre"/>
          </w:rPr>
          <w:t>er</w:t>
        </w:r>
      </w:ins>
      <w:r w:rsidR="00B137F8" w:rsidRPr="00F04602">
        <w:rPr>
          <w:rStyle w:val="acopre"/>
        </w:rPr>
        <w:t xml:space="preserve"> to high</w:t>
      </w:r>
      <w:ins w:id="146" w:author="Daniel Ortiz-Barrientos" w:date="2020-11-08T20:32:00Z">
        <w:r w:rsidR="00F67C50">
          <w:rPr>
            <w:rStyle w:val="acopre"/>
          </w:rPr>
          <w:t>er levels</w:t>
        </w:r>
      </w:ins>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w:t>
      </w:r>
      <w:r w:rsidR="00B12B3D" w:rsidRPr="00F04602">
        <w:rPr>
          <w:lang w:val="en-US"/>
        </w:rPr>
        <w:lastRenderedPageBreak/>
        <w:t xml:space="preserve">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w:t>
      </w:r>
      <w:proofErr w:type="spellStart"/>
      <w:r w:rsidR="00B12B3D" w:rsidRPr="00F04602">
        <w:rPr>
          <w:lang w:val="en-US"/>
        </w:rPr>
        <w:t>df</w:t>
      </w:r>
      <w:proofErr w:type="spellEnd"/>
      <w:r w:rsidR="00B12B3D" w:rsidRPr="00F04602">
        <w:rPr>
          <w:lang w:val="en-US"/>
        </w:rPr>
        <w:t xml:space="preserve">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w:t>
      </w:r>
      <w:proofErr w:type="spellStart"/>
      <w:r w:rsidR="007F1052" w:rsidRPr="00F04602">
        <w:rPr>
          <w:lang w:val="en-US"/>
        </w:rPr>
        <w:t>df</w:t>
      </w:r>
      <w:proofErr w:type="spellEnd"/>
      <w:r w:rsidR="007F1052" w:rsidRPr="00F04602">
        <w:rPr>
          <w:lang w:val="en-US"/>
        </w:rPr>
        <w:t xml:space="preserve">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47" w:name="_Toc55740064"/>
      <w:r w:rsidRPr="00F04602">
        <w:t>Allelic effect size distributions with Continuum of Alleles models</w:t>
      </w:r>
      <w:bookmarkEnd w:id="147"/>
    </w:p>
    <w:p w14:paraId="1FBD4D31" w14:textId="1AC8173D"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ins w:id="148" w:author="Daniel Ortiz-Barrientos" w:date="2020-11-08T20:33:00Z">
        <w:r w:rsidR="00F67C50">
          <w:rPr>
            <w:lang w:val="en-US"/>
          </w:rPr>
          <w:t>d</w:t>
        </w:r>
      </w:ins>
      <w:del w:id="149" w:author="Daniel Ortiz-Barrientos" w:date="2020-11-08T20:33:00Z">
        <w:r w:rsidR="009F1B20" w:rsidDel="00F67C50">
          <w:rPr>
            <w:lang w:val="en-US"/>
          </w:rPr>
          <w:delText>s</w:delText>
        </w:r>
      </w:del>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76FCD4E1"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ins w:id="150" w:author="Daniel Ortiz-Barrientos" w:date="2020-11-08T20:33:00Z">
        <w:r w:rsidR="00F67C50">
          <w:rPr>
            <w:lang w:val="en-US"/>
          </w:rPr>
          <w:t>;</w:t>
        </w:r>
      </w:ins>
      <w:del w:id="151" w:author="Daniel Ortiz-Barrientos" w:date="2020-11-08T20:33:00Z">
        <w:r w:rsidR="00191A1C" w:rsidRPr="00F04602" w:rsidDel="00F67C50">
          <w:rPr>
            <w:lang w:val="en-US"/>
          </w:rPr>
          <w:delText>,</w:delText>
        </w:r>
      </w:del>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ins w:id="152" w:author="Daniel Ortiz-Barrientos" w:date="2020-11-08T20:34:00Z">
        <w:r w:rsidR="00F67C50">
          <w:rPr>
            <w:lang w:val="en-US"/>
          </w:rPr>
          <w:t xml:space="preserve">; </w:t>
        </w:r>
      </w:ins>
      <w:del w:id="153" w:author="Daniel Ortiz-Barrientos" w:date="2020-11-08T20:34:00Z">
        <w:r w:rsidR="00191A1C" w:rsidRPr="00F04602" w:rsidDel="00F67C50">
          <w:rPr>
            <w:lang w:val="en-US"/>
          </w:rPr>
          <w:delText xml:space="preserve">, </w:delText>
        </w:r>
      </w:del>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ins w:id="154" w:author="Daniel Ortiz-Barrientos" w:date="2020-11-08T20:35:00Z">
        <w:r w:rsidR="00F67C50">
          <w:rPr>
            <w:lang w:val="en-US"/>
          </w:rPr>
          <w:t>Since t</w:t>
        </w:r>
      </w:ins>
      <w:del w:id="155" w:author="Daniel Ortiz-Barrientos" w:date="2020-11-08T20:35:00Z">
        <w:r w:rsidR="000F2064" w:rsidRPr="00F04602" w:rsidDel="00F67C50">
          <w:rPr>
            <w:lang w:val="en-US"/>
          </w:rPr>
          <w:delText>T</w:delText>
        </w:r>
      </w:del>
      <w:r w:rsidR="000F2064" w:rsidRPr="00F04602">
        <w:rPr>
          <w:lang w:val="en-US"/>
        </w:rPr>
        <w:t>he resulting regression</w:t>
      </w:r>
      <w:del w:id="156" w:author="Daniel Ortiz-Barrientos" w:date="2020-11-08T20:34:00Z">
        <w:r w:rsidR="000F2064" w:rsidRPr="00F04602" w:rsidDel="00F67C50">
          <w:rPr>
            <w:lang w:val="en-US"/>
          </w:rPr>
          <w:delText xml:space="preserve"> </w:delText>
        </w:r>
      </w:del>
      <w:ins w:id="157" w:author="Daniel Ortiz-Barrientos" w:date="2020-11-08T20:34:00Z">
        <w:r w:rsidR="00F67C50" w:rsidRPr="00F04602">
          <w:rPr>
            <w:lang w:val="en-US"/>
          </w:rPr>
          <w:t xml:space="preserve"> indicat</w:t>
        </w:r>
      </w:ins>
      <w:ins w:id="158" w:author="Daniel Ortiz-Barrientos" w:date="2020-11-08T20:35:00Z">
        <w:r w:rsidR="00F67C50">
          <w:rPr>
            <w:lang w:val="en-US"/>
          </w:rPr>
          <w:t>ed</w:t>
        </w:r>
      </w:ins>
      <w:ins w:id="159" w:author="Daniel Ortiz-Barrientos" w:date="2020-11-08T20:34:00Z">
        <w:r w:rsidR="00F67C50" w:rsidRPr="00F04602">
          <w:rPr>
            <w:lang w:val="en-US"/>
          </w:rPr>
          <w:t xml:space="preserve"> a lack of directional mutational bias</w:t>
        </w:r>
        <w:r w:rsidR="00F67C50" w:rsidRPr="00F04602" w:rsidDel="00F67C50">
          <w:rPr>
            <w:lang w:val="en-US"/>
          </w:rPr>
          <w:t xml:space="preserve"> </w:t>
        </w:r>
      </w:ins>
      <w:del w:id="160" w:author="Daniel Ortiz-Barrientos" w:date="2020-11-08T20:34:00Z">
        <w:r w:rsidR="000F2064" w:rsidRPr="00F04602" w:rsidDel="00F67C50">
          <w:rPr>
            <w:lang w:val="en-US"/>
          </w:rPr>
          <w:delText xml:space="preserve">was insignificant </w:delText>
        </w:r>
      </w:del>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del w:id="161" w:author="Daniel Ortiz-Barrientos" w:date="2020-11-08T20:34:00Z">
        <w:r w:rsidR="000F2064" w:rsidRPr="00F04602" w:rsidDel="00F67C50">
          <w:rPr>
            <w:lang w:val="en-US"/>
          </w:rPr>
          <w:delText>), indicating a lack of directional mutational bias</w:delText>
        </w:r>
      </w:del>
      <w:del w:id="162" w:author="Daniel Ortiz-Barrientos" w:date="2020-11-08T20:35:00Z">
        <w:r w:rsidR="000F2064" w:rsidRPr="00F04602" w:rsidDel="00F67C50">
          <w:rPr>
            <w:lang w:val="en-US"/>
          </w:rPr>
          <w:delText>.</w:delText>
        </w:r>
      </w:del>
      <w:ins w:id="163" w:author="Daniel Ortiz-Barrientos" w:date="2020-11-08T20:35:00Z">
        <w:r w:rsidR="00F67C50">
          <w:rPr>
            <w:lang w:val="en-US"/>
          </w:rPr>
          <w:t>),</w:t>
        </w:r>
      </w:ins>
      <w:r w:rsidR="000F2064" w:rsidRPr="00F04602">
        <w:rPr>
          <w:lang w:val="en-US"/>
        </w:rPr>
        <w:t xml:space="preserve"> </w:t>
      </w:r>
      <w:r w:rsidR="00920ED8" w:rsidRPr="00F04602">
        <w:rPr>
          <w:lang w:val="en-US"/>
        </w:rPr>
        <w:t>I</w:t>
      </w:r>
      <w:r w:rsidR="000F2064" w:rsidRPr="00F04602">
        <w:rPr>
          <w:lang w:val="en-US"/>
        </w:rPr>
        <w:t xml:space="preserve"> </w:t>
      </w:r>
      <w:del w:id="164" w:author="Daniel Ortiz-Barrientos" w:date="2020-11-08T20:35:00Z">
        <w:r w:rsidR="000F2064" w:rsidRPr="00F04602" w:rsidDel="00F67C50">
          <w:rPr>
            <w:lang w:val="en-US"/>
          </w:rPr>
          <w:delText xml:space="preserve">then </w:delText>
        </w:r>
      </w:del>
      <w:r w:rsidR="000F2064" w:rsidRPr="00F04602">
        <w:rPr>
          <w:lang w:val="en-US"/>
        </w:rPr>
        <w:t xml:space="preserve">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lastRenderedPageBreak/>
        <w:t>populations trying to hover around an optimum</w:t>
      </w:r>
      <w:del w:id="165" w:author="Daniel Ortiz-Barrientos" w:date="2020-11-08T20:36:00Z">
        <w:r w:rsidR="000F2064" w:rsidRPr="00F04602" w:rsidDel="00F67C50">
          <w:rPr>
            <w:lang w:val="en-US"/>
          </w:rPr>
          <w:delText xml:space="preserve"> (F</w:delText>
        </w:r>
        <w:r w:rsidR="00EB6401" w:rsidRPr="00F04602" w:rsidDel="00F67C50">
          <w:rPr>
            <w:vertAlign w:val="subscript"/>
            <w:lang w:val="en-US"/>
          </w:rPr>
          <w:delText>17, 411</w:delText>
        </w:r>
        <w:r w:rsidR="00EB6401" w:rsidRPr="00F04602" w:rsidDel="00F67C50">
          <w:rPr>
            <w:lang w:val="en-US"/>
          </w:rPr>
          <w:delText xml:space="preserve"> = 55.04, p &lt; 0.0001, Adjusted R</w:delText>
        </w:r>
        <w:r w:rsidR="00EB6401" w:rsidRPr="00F04602" w:rsidDel="00F67C50">
          <w:rPr>
            <w:vertAlign w:val="superscript"/>
            <w:lang w:val="en-US"/>
          </w:rPr>
          <w:delText>2</w:delText>
        </w:r>
        <w:r w:rsidR="00EB6401" w:rsidRPr="00F04602" w:rsidDel="00F67C50">
          <w:rPr>
            <w:lang w:val="en-US"/>
          </w:rPr>
          <w:delText xml:space="preserve"> = 0.851)</w:delText>
        </w:r>
      </w:del>
      <w:r w:rsidR="00EB6401" w:rsidRPr="00F04602">
        <w:rPr>
          <w:lang w:val="en-US"/>
        </w:rPr>
        <w:t xml:space="preserve">. </w:t>
      </w:r>
      <w:r w:rsidR="00191A1C" w:rsidRPr="00F04602">
        <w:rPr>
          <w:lang w:val="en-US"/>
        </w:rPr>
        <w:t>Additive effect size explained 66.2% of total variability between models</w:t>
      </w:r>
      <w:ins w:id="166" w:author="Daniel Ortiz-Barrientos" w:date="2020-11-08T20:36:00Z">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ins>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E37971" w:rsidRPr="00F04602">
        <w:rPr>
          <w:rStyle w:val="acopre"/>
        </w:rPr>
        <w:t xml:space="preserve">, however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moveFromRangeStart w:id="167" w:author="Daniel Ortiz-Barrientos" w:date="2020-11-08T20:37:00Z" w:name="move55760237"/>
      <w:moveFrom w:id="168" w:author="Daniel Ortiz-Barrientos" w:date="2020-11-08T20:37:00Z">
        <w:r w:rsidR="00DD6BCE" w:rsidRPr="00F04602" w:rsidDel="00F67C50">
          <w:rPr>
            <w:lang w:val="en-US"/>
          </w:rPr>
          <w:t>Another aspect of the allelic effect distribution</w:t>
        </w:r>
        <w:r w:rsidR="00191A1C" w:rsidRPr="00F04602" w:rsidDel="00F67C50">
          <w:rPr>
            <w:lang w:val="en-US"/>
          </w:rPr>
          <w:t xml:space="preserve"> is the kurtosis, which describes the rarity of large-effect</w:t>
        </w:r>
        <w:r w:rsidR="004E4A7C" w:rsidRPr="00F04602" w:rsidDel="00F67C50">
          <w:rPr>
            <w:lang w:val="en-US"/>
          </w:rPr>
          <w:t xml:space="preserve"> alleles</w:t>
        </w:r>
        <w:r w:rsidR="00191A1C" w:rsidRPr="00F04602" w:rsidDel="00F67C50">
          <w:rPr>
            <w:lang w:val="en-US"/>
          </w:rPr>
          <w:t>.</w:t>
        </w:r>
      </w:moveFrom>
      <w:moveFromRangeEnd w:id="167"/>
    </w:p>
    <w:p w14:paraId="03FBC746" w14:textId="645605D4"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ins w:id="169" w:author="Daniel Ortiz-Barrientos" w:date="2020-11-08T20:37:00Z">
        <w:r w:rsidR="00F67C50">
          <w:rPr>
            <w:rStyle w:val="acopre"/>
          </w:rPr>
          <w:t xml:space="preserve">, </w:t>
        </w:r>
      </w:ins>
      <w:moveToRangeStart w:id="170" w:author="Daniel Ortiz-Barrientos" w:date="2020-11-08T20:37:00Z" w:name="move55760237"/>
      <w:moveTo w:id="171" w:author="Daniel Ortiz-Barrientos" w:date="2020-11-08T20:37:00Z">
        <w:del w:id="172" w:author="Daniel Ortiz-Barrientos" w:date="2020-11-08T20:37:00Z">
          <w:r w:rsidR="00F67C50" w:rsidRPr="00F04602" w:rsidDel="00F67C50">
            <w:rPr>
              <w:lang w:val="en-US"/>
            </w:rPr>
            <w:delText xml:space="preserve">Another aspect of the allelic effect distribution is the kurtosis, </w:delText>
          </w:r>
        </w:del>
        <w:r w:rsidR="00F67C50" w:rsidRPr="00F04602">
          <w:rPr>
            <w:lang w:val="en-US"/>
          </w:rPr>
          <w:t>which describes the rarity of large-effect alleles.</w:t>
        </w:r>
      </w:moveTo>
      <w:moveToRangeEnd w:id="170"/>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1C0E0C98"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 xml:space="preserve">Model type contributed the most to explaining mutation count variation among models, describing 58.4% of among-model variation. Pleiotropy rate explained 10% of variation, however this is explicated by each pleiotropic mutation contributing </w:t>
      </w:r>
      <w:r w:rsidR="00331174" w:rsidRPr="00F04602">
        <w:rPr>
          <w:rStyle w:val="acopre"/>
        </w:rPr>
        <w:lastRenderedPageBreak/>
        <w:t xml:space="preserve">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73" w:name="_Toc55740065"/>
      <w:r w:rsidRPr="00F04602">
        <w:t>Discussion</w:t>
      </w:r>
      <w:bookmarkEnd w:id="173"/>
    </w:p>
    <w:p w14:paraId="1B2A8F7D" w14:textId="3F043A2C"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 however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w:t>
      </w:r>
      <w:del w:id="174" w:author="Daniel Ortiz-Barrientos" w:date="2020-11-08T20:39:00Z">
        <w:r w:rsidR="007361D7" w:rsidRPr="00F04602" w:rsidDel="00641966">
          <w:rPr>
            <w:lang w:val="en-US"/>
          </w:rPr>
          <w:delText xml:space="preserve">is </w:delText>
        </w:r>
      </w:del>
      <w:r w:rsidR="007361D7" w:rsidRPr="00F04602">
        <w:rPr>
          <w:lang w:val="en-US"/>
        </w:rPr>
        <w:t xml:space="preserve">likely </w:t>
      </w:r>
      <w:del w:id="175" w:author="Daniel Ortiz-Barrientos" w:date="2020-11-08T20:39:00Z">
        <w:r w:rsidR="007361D7" w:rsidRPr="00F04602" w:rsidDel="00641966">
          <w:rPr>
            <w:lang w:val="en-US"/>
          </w:rPr>
          <w:delText xml:space="preserve">to </w:delText>
        </w:r>
      </w:del>
      <w:r w:rsidR="007361D7" w:rsidRPr="00F04602">
        <w:rPr>
          <w:lang w:val="en-US"/>
        </w:rPr>
        <w:t>overcome selection</w:t>
      </w:r>
      <w:ins w:id="176" w:author="Daniel Ortiz-Barrientos" w:date="2020-11-08T20:39:00Z">
        <w:r w:rsidR="00641966">
          <w:rPr>
            <w:lang w:val="en-US"/>
          </w:rPr>
          <w:t xml:space="preserve">, keeping population below </w:t>
        </w:r>
      </w:ins>
      <w:del w:id="177" w:author="Daniel Ortiz-Barrientos" w:date="2020-11-08T20:39:00Z">
        <w:r w:rsidR="007361D7" w:rsidRPr="00F04602" w:rsidDel="00641966">
          <w:rPr>
            <w:lang w:val="en-US"/>
          </w:rPr>
          <w:delText xml:space="preserve">; a result of </w:delText>
        </w:r>
      </w:del>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2EF65F9F" w:rsidR="00E01048" w:rsidRPr="00F04602"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ins w:id="178" w:author="Daniel Ortiz-Barrientos" w:date="2020-11-08T20:40:00Z">
        <w:r w:rsidR="00E37EF8">
          <w:rPr>
            <w:lang w:val="en-US"/>
          </w:rPr>
          <w:t>;</w:t>
        </w:r>
      </w:ins>
      <w:del w:id="179" w:author="Daniel Ortiz-Barrientos" w:date="2020-11-08T20:40:00Z">
        <w:r w:rsidR="00F063E5" w:rsidRPr="00F04602" w:rsidDel="00E37EF8">
          <w:rPr>
            <w:lang w:val="en-US"/>
          </w:rPr>
          <w:delText>,</w:delText>
        </w:r>
      </w:del>
      <w:r w:rsidR="00F063E5" w:rsidRPr="00F04602">
        <w:rPr>
          <w:lang w:val="en-US"/>
        </w:rPr>
        <w:t xml:space="preserve"> however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w:t>
      </w:r>
      <w:r w:rsidR="00F063E5" w:rsidRPr="00F04602">
        <w:rPr>
          <w:lang w:val="en-US"/>
        </w:rPr>
        <w:lastRenderedPageBreak/>
        <w:t xml:space="preserve">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 however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t>
      </w:r>
      <w:ins w:id="180" w:author="Daniel Ortiz-Barrientos" w:date="2020-11-08T20:41:00Z">
        <w:r w:rsidR="00E9056F">
          <w:t xml:space="preserve">reasonably </w:t>
        </w:r>
      </w:ins>
      <w:r w:rsidR="00C67E19" w:rsidRPr="00F04602">
        <w:t xml:space="preserve">well adapted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w:t>
      </w:r>
      <w:del w:id="181" w:author="Daniel Ortiz-Barrientos" w:date="2020-11-08T20:41:00Z">
        <w:r w:rsidR="00C67E19" w:rsidRPr="00F04602" w:rsidDel="00754422">
          <w:delText xml:space="preserve">this suggests that </w:delText>
        </w:r>
      </w:del>
      <w:r w:rsidR="00C67E19" w:rsidRPr="00F04602">
        <w:t xml:space="preserve">selection must be </w:t>
      </w:r>
      <w:ins w:id="182" w:author="Daniel Ortiz-Barrientos" w:date="2020-11-08T20:41:00Z">
        <w:r w:rsidR="00754422">
          <w:t xml:space="preserve">relatively </w:t>
        </w:r>
      </w:ins>
      <w:del w:id="183" w:author="Daniel Ortiz-Barrientos" w:date="2020-11-08T20:41:00Z">
        <w:r w:rsidR="00C67E19" w:rsidRPr="00F04602" w:rsidDel="00754422">
          <w:delText xml:space="preserve">reasonably </w:delText>
        </w:r>
      </w:del>
      <w:r w:rsidR="00C67E19" w:rsidRPr="00F04602">
        <w:t>strong to drive populations away from mildly maladapted phenotypes</w:t>
      </w:r>
      <w:r w:rsidR="00751F19" w:rsidRPr="00F04602">
        <w:t>, particularly if population sizes are small</w:t>
      </w:r>
      <w:r w:rsidR="00C67E19" w:rsidRPr="00F04602">
        <w:t xml:space="preserve">. </w:t>
      </w:r>
    </w:p>
    <w:p w14:paraId="18D5BC62" w14:textId="100BE1D0" w:rsidR="00C15661" w:rsidRPr="00F04602" w:rsidRDefault="00751F19" w:rsidP="00C15661">
      <w:pPr>
        <w:spacing w:line="480" w:lineRule="auto"/>
        <w:ind w:firstLine="709"/>
      </w:pPr>
      <w:r w:rsidRPr="00F04602">
        <w:t>Even among adapted populations, the effect of the drift-barrier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2B53E7C4"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9E48A6" w:rsidRPr="00F04602">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w:t>
      </w:r>
      <w:r w:rsidRPr="00F04602">
        <w:lastRenderedPageBreak/>
        <w:t xml:space="preserve">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 </w:instrTex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Pr="00F04602">
        <w:t xml:space="preserve">intermediate 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 </w:instrTex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ins w:id="184" w:author="Daniel Ortiz-Barrientos" w:date="2020-11-08T20:45:00Z">
        <w:r w:rsidR="00926247">
          <w:t xml:space="preserve"> where</w:t>
        </w:r>
      </w:ins>
      <w:del w:id="185" w:author="Daniel Ortiz-Barrientos" w:date="2020-11-08T20:45:00Z">
        <w:r w:rsidR="004D5200" w:rsidRPr="00F04602" w:rsidDel="00926247">
          <w:delText>:</w:delText>
        </w:r>
      </w:del>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24ECCB86"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ins w:id="186" w:author="Daniel Ortiz-Barrientos" w:date="2020-11-08T20:46:00Z">
        <w:r w:rsidR="00926247">
          <w:rPr>
            <w:lang w:val="en-US"/>
          </w:rPr>
          <w:t xml:space="preserve">. In other words, </w:t>
        </w:r>
      </w:ins>
      <w:del w:id="187" w:author="Daniel Ortiz-Barrientos" w:date="2020-11-08T20:46:00Z">
        <w:r w:rsidR="00C05F7B" w:rsidRPr="00F04602" w:rsidDel="00926247">
          <w:rPr>
            <w:lang w:val="en-US"/>
          </w:rPr>
          <w:delText xml:space="preserve"> – </w:delText>
        </w:r>
      </w:del>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ins w:id="188" w:author="Daniel Ortiz-Barrientos" w:date="2020-11-08T20:46:00Z">
        <w:r w:rsidR="00926247">
          <w:rPr>
            <w:lang w:val="en-US"/>
          </w:rPr>
          <w:t>In contrast, u</w:t>
        </w:r>
      </w:ins>
      <w:del w:id="189" w:author="Daniel Ortiz-Barrientos" w:date="2020-11-08T20:46:00Z">
        <w:r w:rsidR="00C05F7B" w:rsidRPr="00F04602" w:rsidDel="00926247">
          <w:rPr>
            <w:lang w:val="en-US"/>
          </w:rPr>
          <w:delText>U</w:delText>
        </w:r>
      </w:del>
      <w:r w:rsidR="00C05F7B" w:rsidRPr="00F04602">
        <w:rPr>
          <w:lang w:val="en-US"/>
        </w:rPr>
        <w:t xml:space="preserve">nder </w:t>
      </w:r>
      <w:r w:rsidR="00C05F7B" w:rsidRPr="00F04602">
        <w:rPr>
          <w:lang w:val="en-US"/>
        </w:rPr>
        <w:lastRenderedPageBreak/>
        <w:t>Gaussian models,</w:t>
      </w:r>
      <w:ins w:id="190" w:author="Daniel Ortiz-Barrientos" w:date="2020-11-08T20:47:00Z">
        <w:r w:rsidR="00926247">
          <w:rPr>
            <w:lang w:val="en-US"/>
          </w:rPr>
          <w:t xml:space="preserve"> increasing mutational variance created</w:t>
        </w:r>
      </w:ins>
      <w:r w:rsidR="00C05F7B" w:rsidRPr="00F04602">
        <w:rPr>
          <w:lang w:val="en-US"/>
        </w:rPr>
        <w:t xml:space="preserve"> large-effect mutations</w:t>
      </w:r>
      <w:ins w:id="191" w:author="Daniel Ortiz-Barrientos" w:date="2020-11-08T20:47:00Z">
        <w:r w:rsidR="00926247">
          <w:rPr>
            <w:lang w:val="en-US"/>
          </w:rPr>
          <w:t xml:space="preserve"> that were</w:t>
        </w:r>
      </w:ins>
      <w:r w:rsidR="00C05F7B" w:rsidRPr="00F04602">
        <w:rPr>
          <w:lang w:val="en-US"/>
        </w:rPr>
        <w:t xml:space="preserve"> </w:t>
      </w:r>
      <w:del w:id="192" w:author="Daniel Ortiz-Barrientos" w:date="2020-11-08T20:47:00Z">
        <w:r w:rsidR="00C05F7B" w:rsidRPr="00F04602" w:rsidDel="00926247">
          <w:rPr>
            <w:lang w:val="en-US"/>
          </w:rPr>
          <w:delText xml:space="preserve">are </w:delText>
        </w:r>
      </w:del>
      <w:r w:rsidR="00C05F7B" w:rsidRPr="00F04602">
        <w:rPr>
          <w:lang w:val="en-US"/>
        </w:rPr>
        <w:t xml:space="preserve">less deleterious and more common, and so persist in greater numbers, driving increases in </w:t>
      </w:r>
      <w:del w:id="193" w:author="Daniel Ortiz-Barrientos" w:date="2020-11-08T20:47:00Z">
        <w:r w:rsidR="00C05F7B" w:rsidRPr="00F04602" w:rsidDel="00926247">
          <w:rPr>
            <w:lang w:val="en-US"/>
          </w:rPr>
          <w:delText xml:space="preserve">additive </w:delText>
        </w:r>
      </w:del>
      <w:r w:rsidR="00C05F7B" w:rsidRPr="00F04602">
        <w:rPr>
          <w:lang w:val="en-US"/>
        </w:rPr>
        <w:t>variance</w:t>
      </w:r>
      <w:ins w:id="194" w:author="Daniel Ortiz-Barrientos" w:date="2020-11-08T20:47:00Z">
        <w:r w:rsidR="00926247">
          <w:rPr>
            <w:lang w:val="en-US"/>
          </w:rPr>
          <w:t xml:space="preserve"> in the distance to </w:t>
        </w:r>
      </w:ins>
      <w:ins w:id="195" w:author="Daniel Ortiz-Barrientos" w:date="2020-11-08T20:48:00Z">
        <w:r w:rsidR="00926247">
          <w:rPr>
            <w:lang w:val="en-US"/>
          </w:rPr>
          <w:t>the optimum</w:t>
        </w:r>
      </w:ins>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del w:id="196" w:author="Daniel Ortiz-Barrientos" w:date="2020-11-08T20:48:00Z">
        <w:r w:rsidR="00745548" w:rsidRPr="00F04602" w:rsidDel="00926247">
          <w:rPr>
            <w:lang w:val="en-US"/>
          </w:rPr>
          <w:delText>, as seen in figures 6 and 8</w:delText>
        </w:r>
      </w:del>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proofErr w:type="spellStart"/>
      <w:r w:rsidR="00D46BEF" w:rsidRPr="00F04602">
        <w:rPr>
          <w:lang w:val="en-US"/>
        </w:rPr>
        <w:t>adaptedness</w:t>
      </w:r>
      <w:proofErr w:type="spellEnd"/>
      <w:r w:rsidR="00D46BEF" w:rsidRPr="00F04602">
        <w:rPr>
          <w:lang w:val="en-US"/>
        </w:rPr>
        <w:t xml:space="preserve">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473394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504D9257"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BB6C5B" w:rsidRPr="00F04602">
        <w:rPr>
          <w:lang w:val="en-US"/>
        </w:rPr>
        <w:t xml:space="preserve">With small effect </w:t>
      </w:r>
      <w:r w:rsidR="00BB6C5B" w:rsidRPr="00F04602">
        <w:rPr>
          <w:lang w:val="en-US"/>
        </w:rPr>
        <w:lastRenderedPageBreak/>
        <w:t>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D43120" w:rsidRPr="00F04602">
        <w:rPr>
          <w:lang w:val="en-US"/>
        </w:rPr>
        <w:t>, however under House-of-Cards models</w:t>
      </w:r>
      <w:ins w:id="197" w:author="Daniel Ortiz-Barrientos" w:date="2020-11-08T20:50:00Z">
        <w:r w:rsidR="00350EF6">
          <w:rPr>
            <w:lang w:val="en-US"/>
          </w:rPr>
          <w:t>,</w:t>
        </w:r>
      </w:ins>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90DBF14"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ins w:id="198" w:author="Daniel Ortiz-Barrientos" w:date="2020-11-08T20:50:00Z">
        <w:r w:rsidR="00430E7E">
          <w:rPr>
            <w:lang w:val="en-US"/>
          </w:rPr>
          <w:t xml:space="preserve"> and the stochastic effects of </w:t>
        </w:r>
      </w:ins>
      <w:ins w:id="199" w:author="Daniel Ortiz-Barrientos" w:date="2020-11-08T20:51:00Z">
        <w:r w:rsidR="00430E7E">
          <w:rPr>
            <w:lang w:val="en-US"/>
          </w:rPr>
          <w:t>moderate drift</w:t>
        </w:r>
      </w:ins>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27802E97"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w:t>
      </w:r>
      <w:del w:id="200" w:author="Daniel Ortiz-Barrientos" w:date="2020-11-08T20:51:00Z">
        <w:r w:rsidR="002C07B3" w:rsidRPr="00F04602" w:rsidDel="00B42D3E">
          <w:rPr>
            <w:lang w:val="en-US"/>
          </w:rPr>
          <w:delText xml:space="preserve">their </w:delText>
        </w:r>
      </w:del>
      <w:r w:rsidR="002C07B3" w:rsidRPr="00F04602">
        <w:rPr>
          <w:lang w:val="en-US"/>
        </w:rPr>
        <w:t xml:space="preserve">mutational distributions due to </w:t>
      </w:r>
      <w:r w:rsidR="00D46BEF" w:rsidRPr="00F04602">
        <w:rPr>
          <w:lang w:val="en-US"/>
        </w:rPr>
        <w:t xml:space="preserve">weak selection being unable to effectively purge the large </w:t>
      </w:r>
      <w:r w:rsidR="00D46BEF" w:rsidRPr="00F04602">
        <w:rPr>
          <w:lang w:val="en-US"/>
        </w:rPr>
        <w:lastRenderedPageBreak/>
        <w:t>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ins w:id="201" w:author="Daniel Ortiz-Barrientos" w:date="2020-11-08T20:51:00Z">
        <w:r w:rsidR="00B42D3E">
          <w:rPr>
            <w:lang w:val="en-US"/>
          </w:rPr>
          <w:t>ther</w:t>
        </w:r>
      </w:ins>
      <w:ins w:id="202" w:author="Daniel Ortiz-Barrientos" w:date="2020-11-08T20:52:00Z">
        <w:r w:rsidR="00B42D3E">
          <w:rPr>
            <w:lang w:val="en-US"/>
          </w:rPr>
          <w:t xml:space="preserve">efore </w:t>
        </w:r>
      </w:ins>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del w:id="203" w:author="Daniel Ortiz-Barrientos" w:date="2020-11-08T20:52:00Z">
        <w:r w:rsidR="002C07B3" w:rsidRPr="00F04602" w:rsidDel="00B42D3E">
          <w:rPr>
            <w:lang w:val="en-US"/>
          </w:rPr>
          <w:delText xml:space="preserve">however </w:delText>
        </w:r>
      </w:del>
      <w:ins w:id="204" w:author="Daniel Ortiz-Barrientos" w:date="2020-11-08T20:52:00Z">
        <w:r w:rsidR="00B42D3E">
          <w:rPr>
            <w:lang w:val="en-US"/>
          </w:rPr>
          <w:t>but</w:t>
        </w:r>
        <w:r w:rsidR="00B42D3E" w:rsidRPr="00F04602">
          <w:rPr>
            <w:lang w:val="en-US"/>
          </w:rPr>
          <w:t xml:space="preserve"> </w:t>
        </w:r>
      </w:ins>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536114" w:rsidRPr="00F04602">
        <w:rPr>
          <w:lang w:val="en-US"/>
        </w:rPr>
        <w:t>,</w:t>
      </w:r>
      <w:r w:rsidR="00A373BE" w:rsidRPr="00F04602">
        <w:rPr>
          <w:lang w:val="en-US"/>
        </w:rPr>
        <w:t xml:space="preserve"> however under large additive effects, these populations are more likely to be maladapted</w:t>
      </w:r>
      <w:r w:rsidR="007B010C" w:rsidRPr="00F04602">
        <w:rPr>
          <w:lang w:val="en-US"/>
        </w:rPr>
        <w:t xml:space="preserve"> – that is, greater than 16 phenotypic units from the phenotypic optimum</w:t>
      </w:r>
      <w:ins w:id="205" w:author="Daniel Ortiz-Barrientos" w:date="2020-11-08T20:52:00Z">
        <w:r w:rsidR="00B42D3E">
          <w:rPr>
            <w:lang w:val="en-US"/>
          </w:rPr>
          <w:t xml:space="preserve"> in my simulations</w:t>
        </w:r>
      </w:ins>
      <w:r w:rsidR="00A373BE" w:rsidRPr="00F04602">
        <w:rPr>
          <w:lang w:val="en-US"/>
        </w:rPr>
        <w:t xml:space="preserve">. </w:t>
      </w:r>
      <w:r w:rsidR="008815D4" w:rsidRPr="00F04602">
        <w:rPr>
          <w:lang w:val="en-US"/>
        </w:rPr>
        <w:t xml:space="preserve">This pattern is illustrated in </w:t>
      </w:r>
      <w:ins w:id="206" w:author="Daniel Ortiz-Barrientos" w:date="2020-11-08T20:52:00Z">
        <w:r w:rsidR="00EA058F">
          <w:rPr>
            <w:lang w:val="en-US"/>
          </w:rPr>
          <w:t>F</w:t>
        </w:r>
      </w:ins>
      <w:del w:id="207" w:author="Daniel Ortiz-Barrientos" w:date="2020-11-08T20:52:00Z">
        <w:r w:rsidR="008815D4" w:rsidRPr="00F04602" w:rsidDel="00EA058F">
          <w:rPr>
            <w:lang w:val="en-US"/>
          </w:rPr>
          <w:delText>f</w:delText>
        </w:r>
      </w:del>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 xml:space="preserve">optimum more closely, however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w:t>
      </w:r>
      <w:proofErr w:type="spellStart"/>
      <w:r w:rsidR="007B010C" w:rsidRPr="00F04602">
        <w:rPr>
          <w:lang w:val="en-US"/>
        </w:rPr>
        <w:t>adaptedness</w:t>
      </w:r>
      <w:proofErr w:type="spellEnd"/>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w:t>
      </w:r>
      <w:r w:rsidR="000F1ECB" w:rsidRPr="00F04602">
        <w:rPr>
          <w:noProof/>
          <w:lang w:val="en-US"/>
        </w:rPr>
        <w:lastRenderedPageBreak/>
        <w:t>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w:t>
      </w:r>
      <w:proofErr w:type="spellStart"/>
      <w:r w:rsidR="00AF06D3" w:rsidRPr="00F04602">
        <w:rPr>
          <w:lang w:val="en-US"/>
        </w:rPr>
        <w:t>adaptedness</w:t>
      </w:r>
      <w:proofErr w:type="spellEnd"/>
      <w:r w:rsidR="00AF06D3"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7777777" w:rsidR="00821071" w:rsidRDefault="00FA3D19" w:rsidP="00932F5D">
      <w:pPr>
        <w:spacing w:line="480" w:lineRule="auto"/>
        <w:ind w:firstLine="709"/>
        <w:rPr>
          <w:ins w:id="208" w:author="Daniel Ortiz-Barrientos" w:date="2020-11-08T20:53:00Z"/>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2C647F13" w14:textId="5CB1E58C" w:rsidR="000611A7" w:rsidRPr="00F04602" w:rsidRDefault="000611A7" w:rsidP="00932F5D">
      <w:pPr>
        <w:spacing w:line="480" w:lineRule="auto"/>
        <w:ind w:firstLine="709"/>
        <w:rPr>
          <w:lang w:val="en-US"/>
        </w:rPr>
      </w:pPr>
      <w:r w:rsidRPr="00F04602">
        <w:rPr>
          <w:lang w:val="en-US"/>
        </w:rPr>
        <w:t xml:space="preserve">The greater additive variance introduced by increased mutation rates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large variability in 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7F0ADB" w:rsidRPr="00F04602">
        <w:rPr>
          <w:lang w:val="en-US"/>
        </w:rPr>
        <w:t xml:space="preserve">An alternative to note is phenotypic plasticity, where the problem of increased mutational load is </w:t>
      </w:r>
      <w:r w:rsidR="007F0ADB" w:rsidRPr="00F04602">
        <w:rPr>
          <w:lang w:val="en-US"/>
        </w:rPr>
        <w:lastRenderedPageBreak/>
        <w:t xml:space="preserve">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007F0ADB"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007F0ADB" w:rsidRPr="00F04602">
        <w:rPr>
          <w:lang w:val="en-US"/>
        </w:rPr>
        <w:t xml:space="preserve">, and indeed it can </w:t>
      </w:r>
      <w:r w:rsidR="00932F5D" w:rsidRPr="00F04602">
        <w:rPr>
          <w:lang w:val="en-US"/>
        </w:rPr>
        <w:t>inhibit</w:t>
      </w:r>
      <w:r w:rsidR="007F0ADB" w:rsidRPr="00F04602">
        <w:rPr>
          <w:lang w:val="en-US"/>
        </w:rPr>
        <w:t xml:space="preserve"> </w:t>
      </w:r>
      <w:r w:rsidR="00932F5D" w:rsidRPr="00F04602">
        <w:rPr>
          <w:lang w:val="en-US"/>
        </w:rPr>
        <w:t xml:space="preserve">future </w:t>
      </w:r>
      <w:r w:rsidR="007F0ADB"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007F0ADB"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Pr="00F04602">
        <w:rPr>
          <w:lang w:val="en-US"/>
        </w:rPr>
        <w:t xml:space="preserve">where any movement </w:t>
      </w:r>
      <w:r w:rsidR="00782BAD" w:rsidRPr="00F04602">
        <w:rPr>
          <w:lang w:val="en-US"/>
        </w:rPr>
        <w:t xml:space="preserve">from the current phenotype </w:t>
      </w:r>
      <w:r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185CEEA2" w:rsidR="0012090D" w:rsidRPr="00F04602"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ins w:id="209" w:author="Daniel Ortiz-Barrientos" w:date="2020-11-08T20:55:00Z">
        <w:r w:rsidR="00821071">
          <w:rPr>
            <w:lang w:val="en-US"/>
          </w:rPr>
          <w:t xml:space="preserve"> over the long term</w:t>
        </w:r>
      </w:ins>
      <w:r w:rsidR="006164C3" w:rsidRPr="00F04602">
        <w:rPr>
          <w:lang w:val="en-US"/>
        </w:rPr>
        <w:t>, at the cost of slower adaptation</w:t>
      </w:r>
      <w:ins w:id="210" w:author="Daniel Ortiz-Barrientos" w:date="2020-11-08T20:55:00Z">
        <w:r w:rsidR="00821071">
          <w:rPr>
            <w:lang w:val="en-US"/>
          </w:rPr>
          <w:t xml:space="preserve"> to new environments</w:t>
        </w:r>
      </w:ins>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5, 6, 8, 9)</w:t>
      </w:r>
      <w:r w:rsidR="00303BEC" w:rsidRPr="00F04602">
        <w:rPr>
          <w:lang w:val="en-US"/>
        </w:rPr>
        <w:t>.</w:t>
      </w:r>
    </w:p>
    <w:p w14:paraId="5D081E10" w14:textId="5AB4E651" w:rsidR="00CF2D34" w:rsidRPr="00F04602" w:rsidRDefault="00CF2D34" w:rsidP="000611A7">
      <w:pPr>
        <w:spacing w:line="480" w:lineRule="auto"/>
        <w:ind w:firstLine="709"/>
        <w:rPr>
          <w:lang w:val="en-US"/>
        </w:rPr>
      </w:pPr>
      <w:r w:rsidRPr="00F04602">
        <w:rPr>
          <w:lang w:val="en-US"/>
        </w:rPr>
        <w:lastRenderedPageBreak/>
        <w:t>While additive effect size had strong effects on models, quantitative genetics theory also has predictions for the effects of pleiotropy, recombination, and mutational correlations that were either absent or weak</w:t>
      </w:r>
      <w:ins w:id="211" w:author="Daniel Ortiz-Barrientos" w:date="2020-11-08T20:56:00Z">
        <w:r w:rsidR="00C11347">
          <w:rPr>
            <w:lang w:val="en-US"/>
          </w:rPr>
          <w:t xml:space="preserve"> in my simulations</w:t>
        </w:r>
      </w:ins>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37F60270" w14:textId="79D08AA8" w:rsidR="00D16B1E" w:rsidRPr="00F04602" w:rsidDel="004A0DD1" w:rsidRDefault="00E5299C" w:rsidP="000611A7">
      <w:pPr>
        <w:spacing w:line="480" w:lineRule="auto"/>
        <w:ind w:firstLine="709"/>
        <w:rPr>
          <w:del w:id="212" w:author="Daniel Ortiz-Barrientos" w:date="2020-11-08T20:59:00Z"/>
          <w:lang w:val="en-US"/>
        </w:rPr>
      </w:pPr>
      <w:r w:rsidRPr="00F04602">
        <w:rPr>
          <w:lang w:val="en-US"/>
        </w:rPr>
        <w:t xml:space="preserve">Among the limitations of </w:t>
      </w:r>
      <w:del w:id="213" w:author="Daniel Ortiz-Barrientos" w:date="2020-11-08T20:56:00Z">
        <w:r w:rsidRPr="00F04602" w:rsidDel="00E10740">
          <w:rPr>
            <w:lang w:val="en-US"/>
          </w:rPr>
          <w:delText xml:space="preserve">this </w:delText>
        </w:r>
      </w:del>
      <w:ins w:id="214" w:author="Daniel Ortiz-Barrientos" w:date="2020-11-08T20:56:00Z">
        <w:r w:rsidR="00E10740">
          <w:rPr>
            <w:lang w:val="en-US"/>
          </w:rPr>
          <w:t>the</w:t>
        </w:r>
        <w:r w:rsidR="00E10740" w:rsidRPr="00F04602">
          <w:rPr>
            <w:lang w:val="en-US"/>
          </w:rPr>
          <w:t xml:space="preserve"> </w:t>
        </w:r>
      </w:ins>
      <w:del w:id="215" w:author="Daniel Ortiz-Barrientos" w:date="2020-11-08T20:56:00Z">
        <w:r w:rsidRPr="00F04602" w:rsidDel="00E10740">
          <w:rPr>
            <w:lang w:val="en-US"/>
          </w:rPr>
          <w:delText>model</w:delText>
        </w:r>
      </w:del>
      <w:ins w:id="216" w:author="Daniel Ortiz-Barrientos" w:date="2020-11-08T20:56:00Z">
        <w:r w:rsidR="00E10740">
          <w:rPr>
            <w:lang w:val="en-US"/>
          </w:rPr>
          <w:t>simulat</w:t>
        </w:r>
      </w:ins>
      <w:ins w:id="217" w:author="Daniel Ortiz-Barrientos" w:date="2020-11-08T20:57:00Z">
        <w:r w:rsidR="00E10740">
          <w:rPr>
            <w:lang w:val="en-US"/>
          </w:rPr>
          <w:t>ions</w:t>
        </w:r>
      </w:ins>
      <w:ins w:id="218" w:author="Daniel Ortiz-Barrientos" w:date="2020-11-08T20:56:00Z">
        <w:r w:rsidR="00E10740">
          <w:rPr>
            <w:lang w:val="en-US"/>
          </w:rPr>
          <w:t xml:space="preserve"> here</w:t>
        </w:r>
      </w:ins>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del w:id="219" w:author="Daniel Ortiz-Barrientos" w:date="2020-11-08T20:57:00Z">
        <w:r w:rsidR="00920ED8" w:rsidRPr="00F04602" w:rsidDel="00E10740">
          <w:rPr>
            <w:lang w:val="en-US"/>
          </w:rPr>
          <w:delText>My</w:delText>
        </w:r>
        <w:r w:rsidR="00144213" w:rsidRPr="00F04602" w:rsidDel="00E10740">
          <w:rPr>
            <w:lang w:val="en-US"/>
          </w:rPr>
          <w:delText xml:space="preserve"> </w:delText>
        </w:r>
      </w:del>
      <w:ins w:id="220" w:author="Daniel Ortiz-Barrientos" w:date="2020-11-08T20:57:00Z">
        <w:r w:rsidR="00E10740">
          <w:rPr>
            <w:lang w:val="en-US"/>
          </w:rPr>
          <w:t>S</w:t>
        </w:r>
      </w:ins>
      <w:del w:id="221" w:author="Daniel Ortiz-Barrientos" w:date="2020-11-08T20:57:00Z">
        <w:r w:rsidR="00144213" w:rsidRPr="00F04602" w:rsidDel="00E10740">
          <w:rPr>
            <w:lang w:val="en-US"/>
          </w:rPr>
          <w:delText>s</w:delText>
        </w:r>
      </w:del>
      <w:r w:rsidR="00144213" w:rsidRPr="00F04602">
        <w:rPr>
          <w:lang w:val="en-US"/>
        </w:rPr>
        <w:t xml:space="preserve">imulations took around 2 days to complete each, and although </w:t>
      </w:r>
      <w:del w:id="222" w:author="Daniel Ortiz-Barrientos" w:date="2020-11-08T20:57:00Z">
        <w:r w:rsidR="00920ED8" w:rsidRPr="00F04602" w:rsidDel="00E10740">
          <w:rPr>
            <w:lang w:val="en-US"/>
          </w:rPr>
          <w:delText>I</w:delText>
        </w:r>
        <w:r w:rsidR="00144213" w:rsidRPr="00F04602" w:rsidDel="00E10740">
          <w:rPr>
            <w:lang w:val="en-US"/>
          </w:rPr>
          <w:delText xml:space="preserve"> </w:delText>
        </w:r>
        <w:r w:rsidR="0087387C" w:rsidRPr="00F04602" w:rsidDel="00E10740">
          <w:rPr>
            <w:lang w:val="en-US"/>
          </w:rPr>
          <w:delText>was</w:delText>
        </w:r>
        <w:r w:rsidR="00144213" w:rsidRPr="00F04602" w:rsidDel="00E10740">
          <w:rPr>
            <w:lang w:val="en-US"/>
          </w:rPr>
          <w:delText xml:space="preserve"> able to parallelize </w:delText>
        </w:r>
      </w:del>
      <w:ins w:id="223" w:author="Daniel Ortiz-Barrientos" w:date="2020-11-08T20:57:00Z">
        <w:r w:rsidR="00E10740">
          <w:rPr>
            <w:lang w:val="en-US"/>
          </w:rPr>
          <w:t>models were run in parallel</w:t>
        </w:r>
      </w:ins>
      <w:del w:id="224" w:author="Daniel Ortiz-Barrientos" w:date="2020-11-08T20:57:00Z">
        <w:r w:rsidR="00144213" w:rsidRPr="00F04602" w:rsidDel="00E10740">
          <w:rPr>
            <w:lang w:val="en-US"/>
          </w:rPr>
          <w:delText>runs</w:delText>
        </w:r>
      </w:del>
      <w:r w:rsidR="00144213" w:rsidRPr="00F04602">
        <w:rPr>
          <w:lang w:val="en-US"/>
        </w:rPr>
        <w:t xml:space="preserve"> on a multi-node computing cluster, limitations on </w:t>
      </w:r>
      <w:ins w:id="225" w:author="Daniel Ortiz-Barrientos" w:date="2020-11-08T20:58:00Z">
        <w:r w:rsidR="00E10740">
          <w:rPr>
            <w:lang w:val="en-US"/>
          </w:rPr>
          <w:t xml:space="preserve">computer </w:t>
        </w:r>
      </w:ins>
      <w:proofErr w:type="gramStart"/>
      <w:r w:rsidR="00144213" w:rsidRPr="00F04602">
        <w:rPr>
          <w:lang w:val="en-US"/>
        </w:rPr>
        <w:t>time</w:t>
      </w:r>
      <w:ins w:id="226" w:author="Daniel Ortiz-Barrientos" w:date="2020-11-08T20:58:00Z">
        <w:r w:rsidR="00E10740">
          <w:rPr>
            <w:lang w:val="en-US"/>
          </w:rPr>
          <w:t xml:space="preserve">  availability</w:t>
        </w:r>
      </w:ins>
      <w:proofErr w:type="gramEnd"/>
      <w:r w:rsidR="00144213" w:rsidRPr="00F04602">
        <w:rPr>
          <w:lang w:val="en-US"/>
        </w:rPr>
        <w:t xml:space="preserve"> and the </w:t>
      </w:r>
      <w:ins w:id="227" w:author="Daniel Ortiz-Barrientos" w:date="2020-11-08T20:58:00Z">
        <w:r w:rsidR="00E10740">
          <w:rPr>
            <w:lang w:val="en-US"/>
          </w:rPr>
          <w:t xml:space="preserve">possible </w:t>
        </w:r>
      </w:ins>
      <w:r w:rsidR="00144213" w:rsidRPr="00F04602">
        <w:rPr>
          <w:lang w:val="en-US"/>
        </w:rPr>
        <w:t xml:space="preserve">number of parallel jobs led </w:t>
      </w:r>
      <w:del w:id="228" w:author="Daniel Ortiz-Barrientos" w:date="2020-11-08T20:58:00Z">
        <w:r w:rsidR="003A6021" w:rsidRPr="00F04602" w:rsidDel="00E10740">
          <w:rPr>
            <w:lang w:val="en-US"/>
          </w:rPr>
          <w:delText>me</w:delText>
        </w:r>
        <w:r w:rsidR="00144213" w:rsidRPr="00F04602" w:rsidDel="00E10740">
          <w:rPr>
            <w:lang w:val="en-US"/>
          </w:rPr>
          <w:delText xml:space="preserve"> </w:delText>
        </w:r>
      </w:del>
      <w:r w:rsidR="00144213" w:rsidRPr="00F04602">
        <w:rPr>
          <w:lang w:val="en-US"/>
        </w:rPr>
        <w:t>to sample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144213" w:rsidRPr="00F04602">
        <w:rPr>
          <w:lang w:val="en-US"/>
        </w:rPr>
        <w:t>, however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w:t>
      </w:r>
      <w:r w:rsidR="00987831" w:rsidRPr="00F04602">
        <w:rPr>
          <w:lang w:val="en-US"/>
        </w:rPr>
        <w:lastRenderedPageBreak/>
        <w:t xml:space="preserve">increasing population sizes in individual-based models </w:t>
      </w:r>
      <w:commentRangeStart w:id="229"/>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commentRangeEnd w:id="229"/>
      <w:r w:rsidR="000D6EE2">
        <w:rPr>
          <w:rStyle w:val="CommentReference"/>
        </w:rPr>
        <w:commentReference w:id="229"/>
      </w:r>
      <w:r w:rsidR="00987831" w:rsidRPr="00F04602">
        <w:rPr>
          <w:lang w:val="en-US"/>
        </w:rPr>
        <w:t xml:space="preserve">. </w:t>
      </w:r>
      <w:ins w:id="230" w:author="Daniel Ortiz-Barrientos" w:date="2020-11-08T20:59:00Z">
        <w:r w:rsidR="004A0DD1">
          <w:rPr>
            <w:lang w:val="en-US"/>
          </w:rPr>
          <w:t xml:space="preserve"> </w:t>
        </w:r>
      </w:ins>
    </w:p>
    <w:p w14:paraId="2FFC8B94" w14:textId="50301429" w:rsidR="00987831" w:rsidRPr="00F04602" w:rsidRDefault="005E483E" w:rsidP="004A0DD1">
      <w:pPr>
        <w:spacing w:line="480" w:lineRule="auto"/>
        <w:ind w:firstLine="709"/>
        <w:rPr>
          <w:lang w:val="en-US"/>
        </w:rPr>
      </w:pPr>
      <w:del w:id="231" w:author="Daniel Ortiz-Barrientos" w:date="2020-11-08T20:59:00Z">
        <w:r w:rsidRPr="00F04602" w:rsidDel="004A0DD1">
          <w:rPr>
            <w:lang w:val="en-US"/>
          </w:rPr>
          <w:delText xml:space="preserve">Another limitation lies in </w:delText>
        </w:r>
        <w:r w:rsidR="00920ED8" w:rsidRPr="00F04602" w:rsidDel="004A0DD1">
          <w:rPr>
            <w:lang w:val="en-US"/>
          </w:rPr>
          <w:delText>my</w:delText>
        </w:r>
        <w:r w:rsidR="00D16B1E" w:rsidRPr="00F04602" w:rsidDel="004A0DD1">
          <w:rPr>
            <w:lang w:val="en-US"/>
          </w:rPr>
          <w:delText xml:space="preserve"> </w:delText>
        </w:r>
        <w:r w:rsidR="001D604D" w:rsidRPr="00F04602" w:rsidDel="004A0DD1">
          <w:rPr>
            <w:lang w:val="en-US"/>
          </w:rPr>
          <w:delText>implementation of deleterious mutation rate</w:delText>
        </w:r>
        <w:r w:rsidRPr="00F04602" w:rsidDel="004A0DD1">
          <w:rPr>
            <w:lang w:val="en-US"/>
          </w:rPr>
          <w:delText xml:space="preserve">, which results in the effects of deleterious mutation potentially confounding with QTL mutation rate. However, </w:delText>
        </w:r>
        <w:r w:rsidR="00920ED8" w:rsidRPr="00F04602" w:rsidDel="004A0DD1">
          <w:rPr>
            <w:lang w:val="en-US"/>
          </w:rPr>
          <w:delText>I</w:delText>
        </w:r>
        <w:r w:rsidR="001D604D" w:rsidRPr="00F04602" w:rsidDel="004A0DD1">
          <w:rPr>
            <w:lang w:val="en-US"/>
          </w:rPr>
          <w:delText xml:space="preserve"> </w:delText>
        </w:r>
        <w:r w:rsidR="00920ED8" w:rsidRPr="00F04602" w:rsidDel="004A0DD1">
          <w:rPr>
            <w:lang w:val="en-US"/>
          </w:rPr>
          <w:delText>was</w:delText>
        </w:r>
        <w:r w:rsidR="001D604D" w:rsidRPr="00F04602" w:rsidDel="004A0DD1">
          <w:rPr>
            <w:lang w:val="en-US"/>
          </w:rPr>
          <w:delText xml:space="preserve"> able to confirm deleterious mutation effects were constant across treatments (</w:delText>
        </w:r>
        <w:r w:rsidR="00BF19A3" w:rsidRPr="00F04602" w:rsidDel="004A0DD1">
          <w:rPr>
            <w:lang w:val="en-US"/>
          </w:rPr>
          <w:delText>Figure</w:delText>
        </w:r>
        <w:r w:rsidR="001D604D" w:rsidRPr="00F04602" w:rsidDel="004A0DD1">
          <w:rPr>
            <w:lang w:val="en-US"/>
          </w:rPr>
          <w:delText xml:space="preserve"> S1)</w:delText>
        </w:r>
        <w:r w:rsidRPr="00F04602" w:rsidDel="004A0DD1">
          <w:rPr>
            <w:lang w:val="en-US"/>
          </w:rPr>
          <w:delText xml:space="preserve">, nullifying this </w:delText>
        </w:r>
        <w:r w:rsidR="003A6021" w:rsidRPr="00F04602" w:rsidDel="004A0DD1">
          <w:rPr>
            <w:lang w:val="en-US"/>
          </w:rPr>
          <w:delText>difficulty</w:delText>
        </w:r>
        <w:r w:rsidR="001D604D" w:rsidRPr="00F04602" w:rsidDel="004A0DD1">
          <w:rPr>
            <w:lang w:val="en-US"/>
          </w:rPr>
          <w:delText>.</w:delText>
        </w:r>
        <w:r w:rsidR="00CB4EC2" w:rsidRPr="00F04602" w:rsidDel="004A0DD1">
          <w:rPr>
            <w:lang w:val="en-US"/>
          </w:rPr>
          <w:delText xml:space="preserve"> </w:delText>
        </w:r>
      </w:del>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2DE55E92"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ins w:id="232" w:author="Daniel Ortiz-Barrientos" w:date="2020-11-08T21:00:00Z">
        <w:r w:rsidR="000F676B">
          <w:rPr>
            <w:lang w:val="en-US"/>
          </w:rPr>
          <w:t xml:space="preserve"> and </w:t>
        </w:r>
      </w:ins>
      <w:del w:id="233" w:author="Daniel Ortiz-Barrientos" w:date="2020-11-08T21:00:00Z">
        <w:r w:rsidR="00987831" w:rsidRPr="00F04602" w:rsidDel="000F676B">
          <w:rPr>
            <w:lang w:val="en-US"/>
          </w:rPr>
          <w:delText xml:space="preserve">, as well as population </w:delText>
        </w:r>
      </w:del>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del w:id="234" w:author="Daniel Ortiz-Barrientos" w:date="2020-11-08T21:00:00Z">
        <w:r w:rsidR="0030547F" w:rsidRPr="00F04602" w:rsidDel="000F676B">
          <w:rPr>
            <w:lang w:val="en-US"/>
          </w:rPr>
          <w:delText>the two models</w:delText>
        </w:r>
      </w:del>
      <w:ins w:id="235" w:author="Daniel Ortiz-Barrientos" w:date="2020-11-08T21:00:00Z">
        <w:r w:rsidR="000F676B">
          <w:rPr>
            <w:lang w:val="en-US"/>
          </w:rPr>
          <w:t>models with varying degrees of mutational variance and selection strength</w:t>
        </w:r>
      </w:ins>
      <w:r w:rsidR="0030547F" w:rsidRPr="00F04602">
        <w:rPr>
          <w:lang w:val="en-US"/>
        </w:rPr>
        <w:t xml:space="preserve">. </w:t>
      </w:r>
      <w:del w:id="236" w:author="Daniel Ortiz-Barrientos" w:date="2020-11-08T21:00:00Z">
        <w:r w:rsidR="0030547F" w:rsidRPr="00F04602" w:rsidDel="004C6FF4">
          <w:rPr>
            <w:lang w:val="en-US"/>
          </w:rPr>
          <w:delText>In addition, v</w:delText>
        </w:r>
      </w:del>
      <w:ins w:id="237" w:author="Daniel Ortiz-Barrientos" w:date="2020-11-08T21:00:00Z">
        <w:r w:rsidR="004C6FF4">
          <w:rPr>
            <w:lang w:val="en-US"/>
          </w:rPr>
          <w:t>V</w:t>
        </w:r>
      </w:ins>
      <w:r w:rsidR="0030547F" w:rsidRPr="00F04602">
        <w:rPr>
          <w:lang w:val="en-US"/>
        </w:rPr>
        <w:t xml:space="preserve">arying the number of loci contributing to traits </w:t>
      </w:r>
      <w:del w:id="238" w:author="Daniel Ortiz-Barrientos" w:date="2020-11-08T21:00:00Z">
        <w:r w:rsidR="0030547F" w:rsidRPr="00F04602" w:rsidDel="00E4256A">
          <w:rPr>
            <w:lang w:val="en-US"/>
          </w:rPr>
          <w:delText xml:space="preserve">will </w:delText>
        </w:r>
      </w:del>
      <w:ins w:id="239" w:author="Daniel Ortiz-Barrientos" w:date="2020-11-08T21:00:00Z">
        <w:r w:rsidR="00E4256A">
          <w:rPr>
            <w:lang w:val="en-US"/>
          </w:rPr>
          <w:t>could also</w:t>
        </w:r>
        <w:r w:rsidR="00E4256A" w:rsidRPr="00F04602">
          <w:rPr>
            <w:lang w:val="en-US"/>
          </w:rPr>
          <w:t xml:space="preserve"> </w:t>
        </w:r>
      </w:ins>
      <w:r w:rsidR="00F30D9D" w:rsidRPr="00F04602">
        <w:rPr>
          <w:lang w:val="en-US"/>
        </w:rPr>
        <w:t>reveal</w:t>
      </w:r>
      <w:r w:rsidR="0030547F" w:rsidRPr="00F04602">
        <w:rPr>
          <w:lang w:val="en-US"/>
        </w:rPr>
        <w:t xml:space="preserve"> the robustness of variation under changing polygenicity</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del w:id="240" w:author="Daniel Ortiz-Barrientos" w:date="2020-11-08T21:01:00Z">
        <w:r w:rsidR="00074F23" w:rsidRPr="00F04602" w:rsidDel="00E4256A">
          <w:rPr>
            <w:lang w:val="en-US"/>
          </w:rPr>
          <w:delText xml:space="preserve">giving </w:delText>
        </w:r>
      </w:del>
      <w:ins w:id="241" w:author="Daniel Ortiz-Barrientos" w:date="2020-11-08T21:01:00Z">
        <w:r w:rsidR="00E4256A">
          <w:rPr>
            <w:lang w:val="en-US"/>
          </w:rPr>
          <w:t>exploring carefully the conjecture</w:t>
        </w:r>
        <w:r w:rsidR="00E4256A" w:rsidRPr="00F04602">
          <w:rPr>
            <w:lang w:val="en-US"/>
          </w:rPr>
          <w:t xml:space="preserve"> </w:t>
        </w:r>
      </w:ins>
      <w:del w:id="242" w:author="Daniel Ortiz-Barrientos" w:date="2020-11-08T21:01:00Z">
        <w:r w:rsidR="00074F23" w:rsidRPr="00F04602" w:rsidDel="00E4256A">
          <w:rPr>
            <w:lang w:val="en-US"/>
          </w:rPr>
          <w:delText>evidence for</w:delText>
        </w:r>
      </w:del>
      <w:ins w:id="243" w:author="Daniel Ortiz-Barrientos" w:date="2020-11-08T21:01:00Z">
        <w:r w:rsidR="00E4256A">
          <w:rPr>
            <w:lang w:val="en-US"/>
          </w:rPr>
          <w:t>of</w:t>
        </w:r>
      </w:ins>
      <w:r w:rsidR="00074F23" w:rsidRPr="00F04602">
        <w:rPr>
          <w:lang w:val="en-US"/>
        </w:rPr>
        <w:t xml:space="preserve"> a</w:t>
      </w:r>
      <w:r w:rsidR="00F30D9D" w:rsidRPr="00F04602">
        <w:rPr>
          <w:lang w:val="en-US"/>
        </w:rPr>
        <w:t xml:space="preserve">n </w:t>
      </w:r>
      <w:proofErr w:type="spellStart"/>
      <w:r w:rsidR="00F30D9D" w:rsidRPr="00F04602">
        <w:rPr>
          <w:lang w:val="en-US"/>
        </w:rPr>
        <w:t>adaptedness</w:t>
      </w:r>
      <w:proofErr w:type="spellEnd"/>
      <w:r w:rsidR="00F30D9D" w:rsidRPr="00F04602">
        <w:rPr>
          <w:lang w:val="en-US"/>
        </w:rPr>
        <w:t>-versus-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72782CD9" w:rsidR="00277530" w:rsidRPr="00B1706C" w:rsidRDefault="00D034B5" w:rsidP="00B1706C">
      <w:pPr>
        <w:spacing w:line="480" w:lineRule="auto"/>
        <w:ind w:firstLine="709"/>
        <w:rPr>
          <w:b/>
          <w:bCs/>
          <w:lang w:val="en-US"/>
        </w:rPr>
      </w:pPr>
      <w:r w:rsidRPr="00F04602">
        <w:rPr>
          <w:lang w:val="en-US"/>
        </w:rPr>
        <w:lastRenderedPageBreak/>
        <w:t xml:space="preserve">Overall, this study has shown that </w:t>
      </w:r>
      <w:del w:id="244" w:author="Daniel Ortiz-Barrientos" w:date="2020-11-08T21:02:00Z">
        <w:r w:rsidRPr="00F04602" w:rsidDel="004D3DB4">
          <w:rPr>
            <w:lang w:val="en-US"/>
          </w:rPr>
          <w:delText xml:space="preserve">in an evolutionary context, </w:delText>
        </w:r>
        <w:r w:rsidR="00DB5420" w:rsidRPr="00F04602" w:rsidDel="004D3DB4">
          <w:rPr>
            <w:lang w:val="en-US"/>
          </w:rPr>
          <w:delText xml:space="preserve">Latin hypercube sampling </w:delText>
        </w:r>
        <w:r w:rsidRPr="00F04602" w:rsidDel="004D3DB4">
          <w:rPr>
            <w:lang w:val="en-US"/>
          </w:rPr>
          <w:delText>is a robust tool for</w:delText>
        </w:r>
        <w:r w:rsidR="00DB5420" w:rsidRPr="00F04602" w:rsidDel="004D3DB4">
          <w:rPr>
            <w:lang w:val="en-US"/>
          </w:rPr>
          <w:delText xml:space="preserve"> exploring </w:delText>
        </w:r>
        <w:r w:rsidRPr="00F04602" w:rsidDel="004D3DB4">
          <w:rPr>
            <w:lang w:val="en-US"/>
          </w:rPr>
          <w:delText xml:space="preserve">complex </w:delText>
        </w:r>
        <w:r w:rsidR="00DB5420" w:rsidRPr="00F04602" w:rsidDel="004D3DB4">
          <w:rPr>
            <w:lang w:val="en-US"/>
          </w:rPr>
          <w:delText>parameter spaces,</w:delText>
        </w:r>
        <w:r w:rsidRPr="00F04602" w:rsidDel="004D3DB4">
          <w:rPr>
            <w:lang w:val="en-US"/>
          </w:rPr>
          <w:delText xml:space="preserve"> such as those underpinning polygenic adaptation</w:delText>
        </w:r>
        <w:r w:rsidR="00DB5420" w:rsidRPr="00F04602" w:rsidDel="004D3DB4">
          <w:rPr>
            <w:lang w:val="en-US"/>
          </w:rPr>
          <w:delText>.</w:delText>
        </w:r>
        <w:r w:rsidR="00B91181" w:rsidRPr="00F04602" w:rsidDel="004D3DB4">
          <w:rPr>
            <w:lang w:val="en-US"/>
          </w:rPr>
          <w:delText xml:space="preserve"> In addition, the ability to not only track the mutational effects</w:delText>
        </w:r>
        <w:r w:rsidRPr="00F04602" w:rsidDel="004D3DB4">
          <w:rPr>
            <w:lang w:val="en-US"/>
          </w:rPr>
          <w:delText xml:space="preserve"> underlying quantitative characters</w:delText>
        </w:r>
        <w:r w:rsidR="00B91181" w:rsidRPr="00F04602" w:rsidDel="004D3DB4">
          <w:rPr>
            <w:lang w:val="en-US"/>
          </w:rPr>
          <w:delText>, provides great insight into the mechanics controlling population-level dynamics.</w:delText>
        </w:r>
        <w:r w:rsidR="00DB5420" w:rsidRPr="00F04602" w:rsidDel="004D3DB4">
          <w:rPr>
            <w:lang w:val="en-US"/>
          </w:rPr>
          <w:delText xml:space="preserve"> </w:delText>
        </w:r>
      </w:del>
      <w:ins w:id="245" w:author="Daniel Ortiz-Barrientos" w:date="2020-11-08T21:02:00Z">
        <w:r w:rsidR="004D3DB4">
          <w:rPr>
            <w:lang w:val="en-US"/>
          </w:rPr>
          <w:t>t</w:t>
        </w:r>
      </w:ins>
      <w:del w:id="246" w:author="Daniel Ortiz-Barrientos" w:date="2020-11-08T21:02:00Z">
        <w:r w:rsidR="00AF06D3" w:rsidRPr="00F04602" w:rsidDel="004D3DB4">
          <w:rPr>
            <w:lang w:val="en-US"/>
          </w:rPr>
          <w:delText>T</w:delText>
        </w:r>
      </w:del>
      <w:r w:rsidR="00AF06D3" w:rsidRPr="00F04602">
        <w:rPr>
          <w:lang w:val="en-US"/>
        </w:rPr>
        <w:t xml:space="preserve">he dynamics of House-of-Cards and Gaussian mutation-selection-drift balance models are clearly affected by mutational effect sizes differently, suggesting trade-offs between adaptability and </w:t>
      </w:r>
      <w:proofErr w:type="spellStart"/>
      <w:r w:rsidR="00AF06D3" w:rsidRPr="00F04602">
        <w:rPr>
          <w:lang w:val="en-US"/>
        </w:rPr>
        <w:t>adaptedness</w:t>
      </w:r>
      <w:proofErr w:type="spellEnd"/>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bookmarkStart w:id="247" w:name="_GoBack"/>
      <w:bookmarkEnd w:id="247"/>
      <w:r w:rsidR="00277530" w:rsidRPr="00F04602">
        <w:br w:type="page"/>
      </w:r>
    </w:p>
    <w:p w14:paraId="44B3D903" w14:textId="712ACE43" w:rsidR="006F7EDA" w:rsidRPr="00F04602" w:rsidRDefault="006F7EDA" w:rsidP="00F95FA6">
      <w:pPr>
        <w:pStyle w:val="Heading1"/>
      </w:pPr>
      <w:bookmarkStart w:id="248" w:name="_Toc55740066"/>
      <w:r w:rsidRPr="00F04602">
        <w:lastRenderedPageBreak/>
        <w:t>Tables</w:t>
      </w:r>
      <w:bookmarkEnd w:id="248"/>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Pr="00F04602" w:rsidRDefault="006F7EDA" w:rsidP="00F95FA6">
            <w:pPr>
              <w:spacing w:before="120" w:after="120"/>
              <w:rPr>
                <w:lang w:val="en-US"/>
              </w:rPr>
            </w:pPr>
            <w:r w:rsidRPr="00F04602">
              <w:rPr>
                <w:lang w:val="en-US"/>
              </w:rPr>
              <w:t>Genome 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811DC6"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1"/>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811DC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811DC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811DC6"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811DC6"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811DC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811DC6"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811DC6"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811DC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249" w:name="_Toc55740067"/>
      <w:r w:rsidRPr="00F04602">
        <w:lastRenderedPageBreak/>
        <w:t>Figure legends</w:t>
      </w:r>
      <w:bookmarkEnd w:id="249"/>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w:t>
      </w:r>
      <w:proofErr w:type="spellStart"/>
      <w:r w:rsidR="00E70764" w:rsidRPr="00F04602">
        <w:rPr>
          <w:lang w:val="en-US"/>
        </w:rPr>
        <w:t>adaptedness</w:t>
      </w:r>
      <w:proofErr w:type="spellEnd"/>
      <w:r w:rsidR="00E70764" w:rsidRPr="00F04602">
        <w:rPr>
          <w:lang w:val="en-US"/>
        </w:rPr>
        <w:t xml:space="preserve">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C976315"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 xml:space="preserve">Alleles models, with implicit expectations for </w:t>
      </w:r>
      <w:proofErr w:type="spellStart"/>
      <w:r w:rsidR="00E70764" w:rsidRPr="00F04602">
        <w:rPr>
          <w:lang w:val="en-US"/>
        </w:rPr>
        <w:t>adaptedness</w:t>
      </w:r>
      <w:proofErr w:type="spellEnd"/>
      <w:r w:rsidR="00E70764" w:rsidRPr="00F04602">
        <w:rPr>
          <w:lang w:val="en-US"/>
        </w:rPr>
        <w:t xml:space="preserve"> versus adaptability.</w:t>
      </w:r>
      <w:r w:rsidR="001F3C20" w:rsidRPr="00F04602">
        <w:rPr>
          <w:lang w:val="en-US"/>
        </w:rPr>
        <w:t xml:space="preserve"> Lines represent chromosomes with dots representing trait mutations (black) or deleterious non-trait mutations (red). The size of dots indicates their phenotypic/fitness effect. </w:t>
      </w:r>
      <w:r w:rsidR="00E3615F" w:rsidRPr="00F04602">
        <w:rPr>
          <w:lang w:val="en-US"/>
        </w:rPr>
        <w:t xml:space="preserve">Adapted from Walsh and Lynch </w:t>
      </w:r>
      <w:r w:rsidR="00E3615F" w:rsidRPr="00F04602">
        <w:rPr>
          <w:lang w:val="en-US"/>
        </w:rPr>
        <w:fldChar w:fldCharType="begin"/>
      </w:r>
      <w:r w:rsidR="00E3615F" w:rsidRPr="00F04602">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w:t>
      </w:r>
      <w:proofErr w:type="spellStart"/>
      <w:r w:rsidRPr="00F04602">
        <w:rPr>
          <w:rFonts w:eastAsiaTheme="minorEastAsia"/>
          <w:lang w:val="en-US"/>
        </w:rPr>
        <w:t>ic</w:t>
      </w:r>
      <w:proofErr w:type="spellEnd"/>
      <w:r w:rsidRPr="00F04602">
        <w:rPr>
          <w:rFonts w:eastAsiaTheme="minorEastAsia"/>
          <w:lang w:val="en-US"/>
        </w:rPr>
        <w:t xml:space="preserve">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250" w:name="_Toc55740068"/>
      <w:r>
        <w:rPr>
          <w:noProof/>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250"/>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995821" w:rsidP="00F63185">
      <w:pPr>
        <w:pStyle w:val="Heading2"/>
      </w:pPr>
      <w:bookmarkStart w:id="251" w:name="_Toc55740069"/>
      <w:r>
        <w:rPr>
          <w:noProof/>
        </w:rPr>
        <w:lastRenderedPageBreak/>
        <w:pict w14:anchorId="5FBFB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3" o:title="figure2"/>
          </v:shape>
        </w:pict>
      </w:r>
      <w:r w:rsidR="00E644D2" w:rsidRPr="00F63185">
        <w:rPr>
          <w:rStyle w:val="Emphasis"/>
        </w:rPr>
        <w:t>Figure</w:t>
      </w:r>
      <w:r w:rsidR="00E644D2" w:rsidRPr="00F04602">
        <w:t xml:space="preserve"> 2</w:t>
      </w:r>
      <w:bookmarkEnd w:id="251"/>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52"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52"/>
      <w:r w:rsidR="006F7EDA" w:rsidRPr="00F04602">
        <w:br w:type="page"/>
      </w:r>
    </w:p>
    <w:p w14:paraId="3B495779" w14:textId="19B22113" w:rsidR="00277530" w:rsidRPr="00F04602" w:rsidRDefault="00995821" w:rsidP="00F63185">
      <w:pPr>
        <w:pStyle w:val="Heading2"/>
      </w:pPr>
      <w:bookmarkStart w:id="253" w:name="_Toc55740071"/>
      <w:r>
        <w:rPr>
          <w:noProof/>
        </w:rPr>
        <w:lastRenderedPageBreak/>
        <w:pict w14:anchorId="00A12D88">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5" o:title="fig4a_dist_mod_fullLR"/>
          </v:shape>
        </w:pict>
      </w:r>
      <w:r w:rsidR="00277530" w:rsidRPr="00F04602">
        <w:t>Figure 4</w:t>
      </w:r>
      <w:bookmarkEnd w:id="253"/>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995821" w:rsidP="00F63185">
      <w:r>
        <w:rPr>
          <w:noProof/>
        </w:rPr>
        <w:lastRenderedPageBreak/>
        <w:pict w14:anchorId="794906F5">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6"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995821"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54" w:name="_Toc55740072"/>
      <w:r>
        <w:rPr>
          <w:noProof/>
        </w:rPr>
        <w:lastRenderedPageBreak/>
        <w:pict w14:anchorId="392FF4F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7" o:title="fig5_dist_lsLR"/>
          </v:shape>
        </w:pict>
      </w:r>
      <w:r w:rsidR="00277530" w:rsidRPr="00F04602">
        <w:t>Figure 5</w:t>
      </w:r>
      <w:bookmarkEnd w:id="254"/>
      <w:r w:rsidR="006F7EDA" w:rsidRPr="00F04602">
        <w:t xml:space="preserve"> </w:t>
      </w:r>
    </w:p>
    <w:p w14:paraId="14C18E45" w14:textId="01AEC3F3" w:rsidR="00277530" w:rsidRPr="00F04602" w:rsidRDefault="00995821" w:rsidP="00F63185">
      <w:pPr>
        <w:pStyle w:val="Heading2"/>
      </w:pPr>
      <w:bookmarkStart w:id="255" w:name="_Toc55740073"/>
      <w:r>
        <w:rPr>
          <w:noProof/>
        </w:rPr>
        <w:lastRenderedPageBreak/>
        <w:pict w14:anchorId="546B428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8" o:title="fig6_var_lsLR"/>
          </v:shape>
        </w:pict>
      </w:r>
      <w:r w:rsidR="006F7EDA" w:rsidRPr="00F04602">
        <w:t>Figure 6</w:t>
      </w:r>
      <w:bookmarkEnd w:id="255"/>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995821"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6" w:name="_Toc55740074"/>
      <w:r>
        <w:rPr>
          <w:noProof/>
        </w:rPr>
        <w:lastRenderedPageBreak/>
        <w:pict w14:anchorId="4241519E">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9" o:title="fig7_cov_lsLR"/>
          </v:shape>
        </w:pict>
      </w:r>
      <w:r w:rsidR="006F7EDA" w:rsidRPr="00F04602">
        <w:t>Figure 7</w:t>
      </w:r>
      <w:bookmarkEnd w:id="256"/>
    </w:p>
    <w:p w14:paraId="3658C21D" w14:textId="37146B3C" w:rsidR="004B113A" w:rsidRPr="00F04602" w:rsidRDefault="00995821" w:rsidP="00F63185">
      <w:pPr>
        <w:pStyle w:val="Heading2"/>
      </w:pPr>
      <w:bookmarkStart w:id="257" w:name="_Toc55740075"/>
      <w:r>
        <w:rPr>
          <w:noProof/>
        </w:rPr>
        <w:lastRenderedPageBreak/>
        <w:pict w14:anchorId="71409FC7">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0" o:title="fig8AllelicFX_ls"/>
          </v:shape>
        </w:pict>
      </w:r>
      <w:r w:rsidR="006F7EDA" w:rsidRPr="00F04602">
        <w:t>Figure 8</w:t>
      </w:r>
      <w:bookmarkEnd w:id="257"/>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995821" w:rsidP="00F63185">
      <w:pPr>
        <w:pStyle w:val="Heading2"/>
      </w:pPr>
      <w:bookmarkStart w:id="258" w:name="_Toc55740076"/>
      <w:r>
        <w:rPr>
          <w:noProof/>
        </w:rPr>
        <w:lastRenderedPageBreak/>
        <w:pict w14:anchorId="7DA40C39">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1" o:title="figure9"/>
          </v:shape>
        </w:pict>
      </w:r>
      <w:r w:rsidR="001B44D6" w:rsidRPr="00F04602">
        <w:t>Figure 9</w:t>
      </w:r>
      <w:bookmarkEnd w:id="258"/>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59" w:name="_Toc55740077"/>
      <w:r w:rsidRPr="00F04602">
        <w:lastRenderedPageBreak/>
        <w:t>Supplementary material</w:t>
      </w:r>
      <w:bookmarkEnd w:id="259"/>
    </w:p>
    <w:p w14:paraId="358AD0F8" w14:textId="7143B946" w:rsidR="00231D66" w:rsidRPr="00F04602" w:rsidRDefault="00995821" w:rsidP="00F63185">
      <w:pPr>
        <w:pStyle w:val="Heading2"/>
      </w:pPr>
      <w:bookmarkStart w:id="260" w:name="_Toc55740078"/>
      <w:r>
        <w:rPr>
          <w:noProof/>
        </w:rPr>
        <w:pict w14:anchorId="08C1BA2E">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2" o:title="S1QTLdel_mut_freqsLR"/>
          </v:shape>
        </w:pict>
      </w:r>
      <w:r w:rsidR="00231D66" w:rsidRPr="00F04602">
        <w:t>Figure S1</w:t>
      </w:r>
      <w:bookmarkEnd w:id="260"/>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995821" w:rsidP="00F63185">
      <w:pPr>
        <w:pStyle w:val="Heading2"/>
      </w:pPr>
      <w:bookmarkStart w:id="261" w:name="_Toc55740079"/>
      <w:r>
        <w:rPr>
          <w:noProof/>
        </w:rPr>
        <w:lastRenderedPageBreak/>
        <w:pict w14:anchorId="7FDF0189">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3" o:title="S2hetLR"/>
          </v:shape>
        </w:pict>
      </w:r>
      <w:r w:rsidR="00DF6775" w:rsidRPr="00F04602">
        <w:t>Figure S2</w:t>
      </w:r>
      <w:bookmarkEnd w:id="261"/>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995821" w:rsidP="00F63185">
      <w:pPr>
        <w:pStyle w:val="Heading2"/>
      </w:pPr>
      <w:bookmarkStart w:id="262" w:name="_Toc55740080"/>
      <w:r>
        <w:rPr>
          <w:noProof/>
        </w:rPr>
        <w:lastRenderedPageBreak/>
        <w:pict w14:anchorId="53A21DD0">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4" o:title="S3Aplot_lhc_nullLR"/>
          </v:shape>
        </w:pict>
      </w:r>
      <w:r w:rsidR="005E6D0B" w:rsidRPr="00F04602">
        <w:t>Figure S3</w:t>
      </w:r>
      <w:bookmarkEnd w:id="262"/>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995821" w:rsidP="00F63185">
      <w:r>
        <w:rPr>
          <w:noProof/>
        </w:rPr>
        <w:lastRenderedPageBreak/>
        <w:pict w14:anchorId="388B9C08">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5"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995821" w:rsidP="00F63185">
      <w:pPr>
        <w:pStyle w:val="Heading2"/>
      </w:pPr>
      <w:bookmarkStart w:id="263" w:name="_Toc55740081"/>
      <w:r>
        <w:rPr>
          <w:noProof/>
        </w:rPr>
        <w:lastRenderedPageBreak/>
        <w:pict w14:anchorId="7F5DC6B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6" o:title="S4_Po_intLR"/>
          </v:shape>
        </w:pict>
      </w:r>
      <w:r w:rsidR="009B4C60" w:rsidRPr="00F04602">
        <w:t>Figure S4</w:t>
      </w:r>
      <w:bookmarkEnd w:id="263"/>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264" w:name="_Toc55740082"/>
      <w:r w:rsidRPr="00F04602">
        <w:lastRenderedPageBreak/>
        <w:t>References</w:t>
      </w:r>
      <w:bookmarkEnd w:id="264"/>
    </w:p>
    <w:p w14:paraId="6296B1E6" w14:textId="77777777" w:rsidR="00A04F85" w:rsidRPr="00A04F85" w:rsidRDefault="00684609" w:rsidP="00A04F85">
      <w:pPr>
        <w:pStyle w:val="EndNoteBibliography"/>
        <w:spacing w:after="0"/>
        <w:ind w:left="720" w:hanging="720"/>
      </w:pPr>
      <w:r w:rsidRPr="00F04602">
        <w:fldChar w:fldCharType="begin"/>
      </w:r>
      <w:r w:rsidRPr="00F04602">
        <w:instrText xml:space="preserve"> ADDIN EN.REFLIST </w:instrText>
      </w:r>
      <w:r w:rsidRPr="00F04602">
        <w:fldChar w:fldCharType="separate"/>
      </w:r>
      <w:r w:rsidR="00A04F85" w:rsidRPr="00A04F85">
        <w:t>Agashe, D., J. J. Falk and D. I. Bolnick, 2011 Effects of founding genetic variation on adaptation to a novel resource. Evolution 65</w:t>
      </w:r>
      <w:r w:rsidR="00A04F85" w:rsidRPr="00A04F85">
        <w:rPr>
          <w:b/>
        </w:rPr>
        <w:t>:</w:t>
      </w:r>
      <w:r w:rsidR="00A04F85" w:rsidRPr="00A04F85">
        <w:t xml:space="preserve"> 2481-2491.</w:t>
      </w:r>
    </w:p>
    <w:p w14:paraId="679A604D" w14:textId="77777777" w:rsidR="00A04F85" w:rsidRPr="00A04F85" w:rsidRDefault="00A04F85" w:rsidP="00A04F85">
      <w:pPr>
        <w:pStyle w:val="EndNoteBibliography"/>
        <w:spacing w:after="0"/>
        <w:ind w:left="720" w:hanging="720"/>
      </w:pPr>
      <w:r w:rsidRPr="00A04F85">
        <w:t>Aguirre, J. D., E. Hine, K. McGuigan and M. W. Blows, 2014 Comparing G: multivariate analysis of genetic variation in multiple populations. Heredity 112</w:t>
      </w:r>
      <w:r w:rsidRPr="00A04F85">
        <w:rPr>
          <w:b/>
        </w:rPr>
        <w:t>:</w:t>
      </w:r>
      <w:r w:rsidRPr="00A04F85">
        <w:t xml:space="preserve"> 21-29.</w:t>
      </w:r>
    </w:p>
    <w:p w14:paraId="032B501A" w14:textId="77777777" w:rsidR="00A04F85" w:rsidRPr="00A04F85" w:rsidRDefault="00A04F85" w:rsidP="00A04F85">
      <w:pPr>
        <w:pStyle w:val="EndNoteBibliography"/>
        <w:spacing w:after="0"/>
        <w:ind w:left="720" w:hanging="720"/>
      </w:pPr>
      <w:r w:rsidRPr="00A04F85">
        <w:t>Albert, A. Y., S. Sawaya, T. H. Vines, A. K. Knecht, C. T. Miller</w:t>
      </w:r>
      <w:r w:rsidRPr="00A04F85">
        <w:rPr>
          <w:i/>
        </w:rPr>
        <w:t xml:space="preserve"> et al.</w:t>
      </w:r>
      <w:r w:rsidRPr="00A04F85">
        <w:t>, 2008 The genetics of adaptive shape shift in stickleback: pleiotropy and effect size. Evolution 62</w:t>
      </w:r>
      <w:r w:rsidRPr="00A04F85">
        <w:rPr>
          <w:b/>
        </w:rPr>
        <w:t>:</w:t>
      </w:r>
      <w:r w:rsidRPr="00A04F85">
        <w:t xml:space="preserve"> 76-85.</w:t>
      </w:r>
    </w:p>
    <w:p w14:paraId="4DEC5E52" w14:textId="77777777" w:rsidR="00A04F85" w:rsidRPr="00A04F85" w:rsidRDefault="00A04F85" w:rsidP="00A04F85">
      <w:pPr>
        <w:pStyle w:val="EndNoteBibliography"/>
        <w:spacing w:after="0"/>
        <w:ind w:left="720" w:hanging="720"/>
      </w:pPr>
      <w:r w:rsidRPr="00A04F85">
        <w:t>Aston, E., A. Channon, R. V. Belavkin, D. R. Gifford, R. Krasovec</w:t>
      </w:r>
      <w:r w:rsidRPr="00A04F85">
        <w:rPr>
          <w:i/>
        </w:rPr>
        <w:t xml:space="preserve"> et al.</w:t>
      </w:r>
      <w:r w:rsidRPr="00A04F85">
        <w:t>, 2017 Critical Mutation Rate has an Exponential Dependence on Population Size for Eukaryotic-length Genomes with Crossover. Sci Rep 7</w:t>
      </w:r>
      <w:r w:rsidRPr="00A04F85">
        <w:rPr>
          <w:b/>
        </w:rPr>
        <w:t>:</w:t>
      </w:r>
      <w:r w:rsidRPr="00A04F85">
        <w:t xml:space="preserve"> 15519.</w:t>
      </w:r>
    </w:p>
    <w:p w14:paraId="714DB941" w14:textId="77777777" w:rsidR="00A04F85" w:rsidRPr="00A04F85" w:rsidRDefault="00A04F85" w:rsidP="00A04F85">
      <w:pPr>
        <w:pStyle w:val="EndNoteBibliography"/>
        <w:spacing w:after="0"/>
        <w:ind w:left="720" w:hanging="720"/>
      </w:pPr>
      <w:r w:rsidRPr="00A04F85">
        <w:t>Barghi, N., J. Hermisson and C. Schlotterer, 2020 Polygenic adaptation: a unifying framework to understand positive selection. Nat Rev Genet.</w:t>
      </w:r>
    </w:p>
    <w:p w14:paraId="2FC7D3CF" w14:textId="77777777" w:rsidR="00A04F85" w:rsidRPr="00A04F85" w:rsidRDefault="00A04F85" w:rsidP="00A04F85">
      <w:pPr>
        <w:pStyle w:val="EndNoteBibliography"/>
        <w:spacing w:after="0"/>
        <w:ind w:left="720" w:hanging="720"/>
      </w:pPr>
      <w:r w:rsidRPr="00A04F85">
        <w:t>Barton, N. H., and B. Charlesworth, 1998 Why sex and recombination? Science 281</w:t>
      </w:r>
      <w:r w:rsidRPr="00A04F85">
        <w:rPr>
          <w:b/>
        </w:rPr>
        <w:t>:</w:t>
      </w:r>
      <w:r w:rsidRPr="00A04F85">
        <w:t xml:space="preserve"> 1986-1990.</w:t>
      </w:r>
    </w:p>
    <w:p w14:paraId="4602B29B" w14:textId="77777777" w:rsidR="00A04F85" w:rsidRPr="00A04F85" w:rsidRDefault="00A04F85" w:rsidP="00A04F85">
      <w:pPr>
        <w:pStyle w:val="EndNoteBibliography"/>
        <w:spacing w:after="0"/>
        <w:ind w:left="720" w:hanging="720"/>
      </w:pPr>
      <w:r w:rsidRPr="00A04F85">
        <w:t>Barton, N. H., A. M. Etheridge and A. Veber, 2017 The infinitesimal model: Definition, derivation, and implications. Theoretical Population Biology 118</w:t>
      </w:r>
      <w:r w:rsidRPr="00A04F85">
        <w:rPr>
          <w:b/>
        </w:rPr>
        <w:t>:</w:t>
      </w:r>
      <w:r w:rsidRPr="00A04F85">
        <w:t xml:space="preserve"> 50-73.</w:t>
      </w:r>
    </w:p>
    <w:p w14:paraId="16E3FB83" w14:textId="77777777" w:rsidR="00A04F85" w:rsidRPr="00A04F85" w:rsidRDefault="00A04F85" w:rsidP="00A04F85">
      <w:pPr>
        <w:pStyle w:val="EndNoteBibliography"/>
        <w:spacing w:after="0"/>
        <w:ind w:left="720" w:hanging="720"/>
      </w:pPr>
      <w:r w:rsidRPr="00A04F85">
        <w:t>Bateson, P., 2017 Adaptability and evolution. Interface Focus 7</w:t>
      </w:r>
      <w:r w:rsidRPr="00A04F85">
        <w:rPr>
          <w:b/>
        </w:rPr>
        <w:t>:</w:t>
      </w:r>
      <w:r w:rsidRPr="00A04F85">
        <w:t xml:space="preserve"> 20160126.</w:t>
      </w:r>
    </w:p>
    <w:p w14:paraId="6442855A" w14:textId="77777777" w:rsidR="00A04F85" w:rsidRPr="00A04F85" w:rsidRDefault="00A04F85" w:rsidP="00A04F85">
      <w:pPr>
        <w:pStyle w:val="EndNoteBibliography"/>
        <w:spacing w:after="0"/>
        <w:ind w:left="720" w:hanging="720"/>
      </w:pPr>
      <w:r w:rsidRPr="00A04F85">
        <w:t>Blair, G. C., J. Coppock, A. Humphreys, M. Sonnet, L., 2020 estimatr: Fast Estimators for Design-Based Inference, pp.</w:t>
      </w:r>
    </w:p>
    <w:p w14:paraId="6F9F3960" w14:textId="77777777" w:rsidR="00A04F85" w:rsidRPr="00A04F85" w:rsidRDefault="00A04F85" w:rsidP="00A04F85">
      <w:pPr>
        <w:pStyle w:val="EndNoteBibliography"/>
        <w:spacing w:after="0"/>
        <w:ind w:left="720" w:hanging="720"/>
      </w:pPr>
      <w:r w:rsidRPr="00A04F85">
        <w:t>Brady, S. P., D. I. Bolnick, A. L. Angert, A. Gonzalez, R. D. H. Barrett</w:t>
      </w:r>
      <w:r w:rsidRPr="00A04F85">
        <w:rPr>
          <w:i/>
        </w:rPr>
        <w:t xml:space="preserve"> et al.</w:t>
      </w:r>
      <w:r w:rsidRPr="00A04F85">
        <w:t>, 2019 Causes of maladaptation. Evol Appl 12</w:t>
      </w:r>
      <w:r w:rsidRPr="00A04F85">
        <w:rPr>
          <w:b/>
        </w:rPr>
        <w:t>:</w:t>
      </w:r>
      <w:r w:rsidRPr="00A04F85">
        <w:t xml:space="preserve"> 1229-1242.</w:t>
      </w:r>
    </w:p>
    <w:p w14:paraId="77C51A29" w14:textId="77777777" w:rsidR="00A04F85" w:rsidRPr="00A04F85" w:rsidRDefault="00A04F85" w:rsidP="00A04F85">
      <w:pPr>
        <w:pStyle w:val="EndNoteBibliography"/>
        <w:spacing w:after="0"/>
        <w:ind w:left="720" w:hanging="720"/>
      </w:pPr>
      <w:r w:rsidRPr="00A04F85">
        <w:t>Cairns, J., J. Frickel, M. Jalasvuori, T. Hiltunen and L. Becks, 2017 Genomic evolution of bacterial populations under coselection by antibiotics and phage. Mol Ecol 26</w:t>
      </w:r>
      <w:r w:rsidRPr="00A04F85">
        <w:rPr>
          <w:b/>
        </w:rPr>
        <w:t>:</w:t>
      </w:r>
      <w:r w:rsidRPr="00A04F85">
        <w:t xml:space="preserve"> 1848-1859.</w:t>
      </w:r>
    </w:p>
    <w:p w14:paraId="39F8488A" w14:textId="77777777" w:rsidR="00A04F85" w:rsidRPr="00A04F85" w:rsidRDefault="00A04F85" w:rsidP="00A04F85">
      <w:pPr>
        <w:pStyle w:val="EndNoteBibliography"/>
        <w:spacing w:after="0"/>
        <w:ind w:left="720" w:hanging="720"/>
      </w:pPr>
      <w:r w:rsidRPr="00A04F85">
        <w:t>Chantepie, S., and L.-M. Chevin, 2020 How does the strength of selection influence genetic correlations? bioRxiv.</w:t>
      </w:r>
    </w:p>
    <w:p w14:paraId="06E54566" w14:textId="77777777" w:rsidR="00A04F85" w:rsidRPr="00A04F85" w:rsidRDefault="00A04F85" w:rsidP="00A04F85">
      <w:pPr>
        <w:pStyle w:val="EndNoteBibliography"/>
        <w:spacing w:after="0"/>
        <w:ind w:left="720" w:hanging="720"/>
      </w:pPr>
      <w:r w:rsidRPr="00A04F85">
        <w:t>Charlesworth, B., 1993 Directional selection and the evolution of sex and recombination. Genet Res 61</w:t>
      </w:r>
      <w:r w:rsidRPr="00A04F85">
        <w:rPr>
          <w:b/>
        </w:rPr>
        <w:t>:</w:t>
      </w:r>
      <w:r w:rsidRPr="00A04F85">
        <w:t xml:space="preserve"> 205-224.</w:t>
      </w:r>
    </w:p>
    <w:p w14:paraId="43717A0C" w14:textId="77777777" w:rsidR="00A04F85" w:rsidRPr="00A04F85" w:rsidRDefault="00A04F85" w:rsidP="00A04F85">
      <w:pPr>
        <w:pStyle w:val="EndNoteBibliography"/>
        <w:spacing w:after="0"/>
        <w:ind w:left="720" w:hanging="720"/>
      </w:pPr>
      <w:r w:rsidRPr="00A04F85">
        <w:t xml:space="preserve">Charlesworth, B., and D. Charlesworth, 2010 </w:t>
      </w:r>
      <w:r w:rsidRPr="00A04F85">
        <w:rPr>
          <w:i/>
        </w:rPr>
        <w:t>Elements of Evolutionary Genetics</w:t>
      </w:r>
      <w:r w:rsidRPr="00A04F85">
        <w:t>. Roberts and Company, Greenwoord Village, Colorado, USA.</w:t>
      </w:r>
    </w:p>
    <w:p w14:paraId="74DA36E0" w14:textId="77777777" w:rsidR="00A04F85" w:rsidRPr="00A04F85" w:rsidRDefault="00A04F85" w:rsidP="00A04F85">
      <w:pPr>
        <w:pStyle w:val="EndNoteBibliography"/>
        <w:spacing w:after="0"/>
        <w:ind w:left="720" w:hanging="720"/>
      </w:pPr>
      <w:r w:rsidRPr="00A04F85">
        <w:t>Chesmore, K., J. Bartlett and S. M. Williams, 2018 The ubiquity of pleiotropy in human disease. Hum Genet 137</w:t>
      </w:r>
      <w:r w:rsidRPr="00A04F85">
        <w:rPr>
          <w:b/>
        </w:rPr>
        <w:t>:</w:t>
      </w:r>
      <w:r w:rsidRPr="00A04F85">
        <w:t xml:space="preserve"> 39-44.</w:t>
      </w:r>
    </w:p>
    <w:p w14:paraId="05BDCA00" w14:textId="77777777" w:rsidR="00A04F85" w:rsidRPr="00A04F85" w:rsidRDefault="00A04F85" w:rsidP="00A04F85">
      <w:pPr>
        <w:pStyle w:val="EndNoteBibliography"/>
        <w:spacing w:after="0"/>
        <w:ind w:left="720" w:hanging="720"/>
      </w:pPr>
      <w:r w:rsidRPr="00A04F85">
        <w:t>Crespi, B. J., 2000 The evolution of maladaptation. Heredity (Edinb) 84 ( Pt 6)</w:t>
      </w:r>
      <w:r w:rsidRPr="00A04F85">
        <w:rPr>
          <w:b/>
        </w:rPr>
        <w:t>:</w:t>
      </w:r>
      <w:r w:rsidRPr="00A04F85">
        <w:t xml:space="preserve"> 623-629.</w:t>
      </w:r>
    </w:p>
    <w:p w14:paraId="513E7708" w14:textId="77777777" w:rsidR="00A04F85" w:rsidRPr="00A04F85" w:rsidRDefault="00A04F85" w:rsidP="00A04F85">
      <w:pPr>
        <w:pStyle w:val="EndNoteBibliography"/>
        <w:spacing w:after="0"/>
        <w:ind w:left="720" w:hanging="720"/>
      </w:pPr>
      <w:r w:rsidRPr="00A04F85">
        <w:t xml:space="preserve">Darwin, C., and L. Kebler, 1859 </w:t>
      </w:r>
      <w:r w:rsidRPr="00A04F85">
        <w:rPr>
          <w:i/>
        </w:rPr>
        <w:t>On the origin of species by means of natural selection, or, The preservation of favoured races in the struggle for life</w:t>
      </w:r>
      <w:r w:rsidRPr="00A04F85">
        <w:t>. J. Murray, London.</w:t>
      </w:r>
    </w:p>
    <w:p w14:paraId="39DD6EED" w14:textId="77777777" w:rsidR="00A04F85" w:rsidRPr="00A04F85" w:rsidRDefault="00A04F85" w:rsidP="00A04F85">
      <w:pPr>
        <w:pStyle w:val="EndNoteBibliography"/>
        <w:spacing w:after="0"/>
        <w:ind w:left="720" w:hanging="720"/>
      </w:pPr>
      <w:r w:rsidRPr="00A04F85">
        <w:t>Dupeyron, M., K. S. Singh, C. Bass and A. Hayward, 2019 Evolution of Mutator transposable elements across eukaryotic diversity. Mob DNA 10</w:t>
      </w:r>
      <w:r w:rsidRPr="00A04F85">
        <w:rPr>
          <w:b/>
        </w:rPr>
        <w:t>:</w:t>
      </w:r>
      <w:r w:rsidRPr="00A04F85">
        <w:t xml:space="preserve"> 12.</w:t>
      </w:r>
    </w:p>
    <w:p w14:paraId="3ECB567C" w14:textId="77777777" w:rsidR="00A04F85" w:rsidRPr="00A04F85" w:rsidRDefault="00A04F85" w:rsidP="00A04F85">
      <w:pPr>
        <w:pStyle w:val="EndNoteBibliography"/>
        <w:spacing w:after="0"/>
        <w:ind w:left="720" w:hanging="720"/>
      </w:pPr>
      <w:r w:rsidRPr="00A04F85">
        <w:t>Ehrlich, P. R., and P. H. Raven, 1964 Butterflies and Plants - a Study in Coevolution. Evolution 18</w:t>
      </w:r>
      <w:r w:rsidRPr="00A04F85">
        <w:rPr>
          <w:b/>
        </w:rPr>
        <w:t>:</w:t>
      </w:r>
      <w:r w:rsidRPr="00A04F85">
        <w:t xml:space="preserve"> 586-608.</w:t>
      </w:r>
    </w:p>
    <w:p w14:paraId="61E20F70" w14:textId="77777777" w:rsidR="00A04F85" w:rsidRPr="00A04F85" w:rsidRDefault="00A04F85" w:rsidP="00A04F85">
      <w:pPr>
        <w:pStyle w:val="EndNoteBibliography"/>
        <w:spacing w:after="0"/>
        <w:ind w:left="720" w:hanging="720"/>
      </w:pPr>
      <w:r w:rsidRPr="00A04F85">
        <w:t xml:space="preserve">Eicker, F., 1967 Limit theorems for regressions with unequal and dependent errors, pp. 59-82 in </w:t>
      </w:r>
      <w:r w:rsidRPr="00A04F85">
        <w:rPr>
          <w:i/>
        </w:rPr>
        <w:t>Proceedings of the Fifth Berkeley Symposium on Mathematical Statistics and Probability, Volume 1: Statistics</w:t>
      </w:r>
      <w:r w:rsidRPr="00A04F85">
        <w:t>. University of California Press, Berkeley, Calif.</w:t>
      </w:r>
    </w:p>
    <w:p w14:paraId="4EA0C9C3" w14:textId="77777777" w:rsidR="00A04F85" w:rsidRPr="00A04F85" w:rsidRDefault="00A04F85" w:rsidP="00A04F85">
      <w:pPr>
        <w:pStyle w:val="EndNoteBibliography"/>
        <w:spacing w:after="0"/>
        <w:ind w:left="720" w:hanging="720"/>
      </w:pPr>
      <w:r w:rsidRPr="00A04F85">
        <w:lastRenderedPageBreak/>
        <w:t>Estes, S., and S. J. Arnold, 2007 Resolving the paradox of stasis: Models with stabilizing selection explain evolutionary divergence on all timescales. American Naturalist 169</w:t>
      </w:r>
      <w:r w:rsidRPr="00A04F85">
        <w:rPr>
          <w:b/>
        </w:rPr>
        <w:t>:</w:t>
      </w:r>
      <w:r w:rsidRPr="00A04F85">
        <w:t xml:space="preserve"> 227-244.</w:t>
      </w:r>
    </w:p>
    <w:p w14:paraId="7240137E" w14:textId="77777777" w:rsidR="00A04F85" w:rsidRPr="00A04F85" w:rsidRDefault="00A04F85" w:rsidP="00A04F85">
      <w:pPr>
        <w:pStyle w:val="EndNoteBibliography"/>
        <w:spacing w:after="0"/>
        <w:ind w:left="720" w:hanging="720"/>
      </w:pPr>
      <w:r w:rsidRPr="00A04F85">
        <w:t xml:space="preserve">Falconer, D. S. M., T. F. C., 1996 </w:t>
      </w:r>
      <w:r w:rsidRPr="00A04F85">
        <w:rPr>
          <w:i/>
        </w:rPr>
        <w:t>Introduction to Quantitative Genetics</w:t>
      </w:r>
      <w:r w:rsidRPr="00A04F85">
        <w:t>. Pearson Education Limited, Longmans Green, Harlow, Essex, UK.</w:t>
      </w:r>
    </w:p>
    <w:p w14:paraId="20DF631B" w14:textId="77777777" w:rsidR="00A04F85" w:rsidRPr="00A04F85" w:rsidRDefault="00A04F85" w:rsidP="00A04F85">
      <w:pPr>
        <w:pStyle w:val="EndNoteBibliography"/>
        <w:spacing w:after="0"/>
        <w:ind w:left="720" w:hanging="720"/>
      </w:pPr>
      <w:r w:rsidRPr="00A04F85">
        <w:t>Fisher, R. A., 1918 The correlation between relatives on the supposition of Mendelian inheritance. Transactions of the Royal Society of Edinburgh 52</w:t>
      </w:r>
      <w:r w:rsidRPr="00A04F85">
        <w:rPr>
          <w:b/>
        </w:rPr>
        <w:t>:</w:t>
      </w:r>
      <w:r w:rsidRPr="00A04F85">
        <w:t xml:space="preserve"> 399-433.</w:t>
      </w:r>
    </w:p>
    <w:p w14:paraId="06C90BC3" w14:textId="77777777" w:rsidR="00A04F85" w:rsidRPr="00A04F85" w:rsidRDefault="00A04F85" w:rsidP="00A04F85">
      <w:pPr>
        <w:pStyle w:val="EndNoteBibliography"/>
        <w:spacing w:after="0"/>
        <w:ind w:left="720" w:hanging="720"/>
      </w:pPr>
      <w:r w:rsidRPr="00A04F85">
        <w:t xml:space="preserve">Fisher, R. A., 1930 </w:t>
      </w:r>
      <w:r w:rsidRPr="00A04F85">
        <w:rPr>
          <w:i/>
        </w:rPr>
        <w:t>The genetical theory of natural selection</w:t>
      </w:r>
      <w:r w:rsidRPr="00A04F85">
        <w:t>. The Clarendon press, Oxford, UK.</w:t>
      </w:r>
    </w:p>
    <w:p w14:paraId="286B5311" w14:textId="77777777" w:rsidR="00A04F85" w:rsidRPr="00A04F85" w:rsidRDefault="00A04F85" w:rsidP="00A04F85">
      <w:pPr>
        <w:pStyle w:val="EndNoteBibliography"/>
        <w:spacing w:after="0"/>
        <w:ind w:left="720" w:hanging="720"/>
      </w:pPr>
      <w:r w:rsidRPr="00A04F85">
        <w:t>Fleming, W. H., 1979 Equilibrium Distributions of Continuous Polygenic Traits. Siam Journal on Applied Mathematics 36</w:t>
      </w:r>
      <w:r w:rsidRPr="00A04F85">
        <w:rPr>
          <w:b/>
        </w:rPr>
        <w:t>:</w:t>
      </w:r>
      <w:r w:rsidRPr="00A04F85">
        <w:t xml:space="preserve"> 148-168.</w:t>
      </w:r>
    </w:p>
    <w:p w14:paraId="117CBDC8" w14:textId="77777777" w:rsidR="00A04F85" w:rsidRPr="00A04F85" w:rsidRDefault="00A04F85" w:rsidP="00A04F85">
      <w:pPr>
        <w:pStyle w:val="EndNoteBibliography"/>
        <w:spacing w:after="0"/>
        <w:ind w:left="720" w:hanging="720"/>
      </w:pPr>
      <w:r w:rsidRPr="00A04F85">
        <w:t>Franssen, S. U., R. Kofler and C. Schlotterer, 2017 Uncovering the genetic signature of quantitative trait evolution with replicated time series data. Heredity (Edinb) 118</w:t>
      </w:r>
      <w:r w:rsidRPr="00A04F85">
        <w:rPr>
          <w:b/>
        </w:rPr>
        <w:t>:</w:t>
      </w:r>
      <w:r w:rsidRPr="00A04F85">
        <w:t xml:space="preserve"> 42-51.</w:t>
      </w:r>
    </w:p>
    <w:p w14:paraId="3702E183" w14:textId="77777777" w:rsidR="00A04F85" w:rsidRPr="00A04F85" w:rsidRDefault="00A04F85" w:rsidP="00A04F85">
      <w:pPr>
        <w:pStyle w:val="EndNoteBibliography"/>
        <w:spacing w:after="0"/>
        <w:ind w:left="720" w:hanging="720"/>
      </w:pPr>
      <w:r w:rsidRPr="00A04F85">
        <w:t>Gardon, H., C. Biderre-Petit, I. Jouan-Dufournel and G. Bronner, 2020 A drift-barrier model drives the genomic landscape of a structured bacterial population. Mol Ecol.</w:t>
      </w:r>
    </w:p>
    <w:p w14:paraId="3C54CA50" w14:textId="77777777" w:rsidR="00A04F85" w:rsidRPr="00A04F85" w:rsidRDefault="00A04F85" w:rsidP="00A04F85">
      <w:pPr>
        <w:pStyle w:val="EndNoteBibliography"/>
        <w:spacing w:after="0"/>
        <w:ind w:left="720" w:hanging="720"/>
      </w:pPr>
      <w:r w:rsidRPr="00A04F85">
        <w:t>Gilbert, K. J., and M. C. Whitlock, 2017 The genetics of adaptation to discrete heterogeneous environments: frequent mutation or large-effect alleles can allow range expansion. J Evol Biol 30</w:t>
      </w:r>
      <w:r w:rsidRPr="00A04F85">
        <w:rPr>
          <w:b/>
        </w:rPr>
        <w:t>:</w:t>
      </w:r>
      <w:r w:rsidRPr="00A04F85">
        <w:t xml:space="preserve"> 591-602.</w:t>
      </w:r>
    </w:p>
    <w:p w14:paraId="4E9CDF63" w14:textId="77777777" w:rsidR="00A04F85" w:rsidRPr="00A04F85" w:rsidRDefault="00A04F85" w:rsidP="00A04F85">
      <w:pPr>
        <w:pStyle w:val="EndNoteBibliography"/>
        <w:spacing w:after="0"/>
        <w:ind w:left="720" w:hanging="720"/>
      </w:pPr>
      <w:r w:rsidRPr="00A04F85">
        <w:t>Gillespie, J. H., 1981 Mutation Modification in a Random Environment. Evolution 35</w:t>
      </w:r>
      <w:r w:rsidRPr="00A04F85">
        <w:rPr>
          <w:b/>
        </w:rPr>
        <w:t>:</w:t>
      </w:r>
      <w:r w:rsidRPr="00A04F85">
        <w:t xml:space="preserve"> 468-476.</w:t>
      </w:r>
    </w:p>
    <w:p w14:paraId="5DAEE864" w14:textId="77777777" w:rsidR="00A04F85" w:rsidRPr="00A04F85" w:rsidRDefault="00A04F85" w:rsidP="00A04F85">
      <w:pPr>
        <w:pStyle w:val="EndNoteBibliography"/>
        <w:spacing w:after="0"/>
        <w:ind w:left="720" w:hanging="720"/>
      </w:pPr>
      <w:r w:rsidRPr="00A04F85">
        <w:t>Haller, B. C., and P. W. Messer, 2019 SLiM 3: Forward Genetic Simulations Beyond the Wright-Fisher Model. Molecular Biology and Evolution 36</w:t>
      </w:r>
      <w:r w:rsidRPr="00A04F85">
        <w:rPr>
          <w:b/>
        </w:rPr>
        <w:t>:</w:t>
      </w:r>
      <w:r w:rsidRPr="00A04F85">
        <w:t xml:space="preserve"> 632-637.</w:t>
      </w:r>
    </w:p>
    <w:p w14:paraId="60420A41" w14:textId="77777777" w:rsidR="00A04F85" w:rsidRPr="00A04F85" w:rsidRDefault="00A04F85" w:rsidP="00A04F85">
      <w:pPr>
        <w:pStyle w:val="EndNoteBibliography"/>
        <w:spacing w:after="0"/>
        <w:ind w:left="720" w:hanging="720"/>
      </w:pPr>
      <w:r w:rsidRPr="00A04F85">
        <w:t>Haller, B. C. M., P. W., 2016 SLiM: An Evolutionary Simulation Framework.</w:t>
      </w:r>
    </w:p>
    <w:p w14:paraId="6C30255C" w14:textId="77777777" w:rsidR="00A04F85" w:rsidRPr="00A04F85" w:rsidRDefault="00A04F85" w:rsidP="00A04F85">
      <w:pPr>
        <w:pStyle w:val="EndNoteBibliography"/>
        <w:spacing w:after="0"/>
        <w:ind w:left="720" w:hanging="720"/>
      </w:pPr>
      <w:r w:rsidRPr="00A04F85">
        <w:t>Hayes, A. F., and L. Cai, 2007 Using heteroskedasticity-consistent standard error estimators in OLS regression: An introduction and software implementation. Behavior Research Methods 39</w:t>
      </w:r>
      <w:r w:rsidRPr="00A04F85">
        <w:rPr>
          <w:b/>
        </w:rPr>
        <w:t>:</w:t>
      </w:r>
      <w:r w:rsidRPr="00A04F85">
        <w:t xml:space="preserve"> 709-722.</w:t>
      </w:r>
    </w:p>
    <w:p w14:paraId="044A0FAB" w14:textId="77777777" w:rsidR="00A04F85" w:rsidRPr="00A04F85" w:rsidRDefault="00A04F85" w:rsidP="00A04F85">
      <w:pPr>
        <w:pStyle w:val="EndNoteBibliography"/>
        <w:spacing w:after="0"/>
        <w:ind w:left="720" w:hanging="720"/>
      </w:pPr>
      <w:r w:rsidRPr="00A04F85">
        <w:t>Helton, J. C., and F. J. Davis, 2003 Latin hypercube sampling and the propagation of uncertainty in analyses of complex systems. Reliability Engineering &amp; System Safety 81</w:t>
      </w:r>
      <w:r w:rsidRPr="00A04F85">
        <w:rPr>
          <w:b/>
        </w:rPr>
        <w:t>:</w:t>
      </w:r>
      <w:r w:rsidRPr="00A04F85">
        <w:t xml:space="preserve"> 23-69.</w:t>
      </w:r>
    </w:p>
    <w:p w14:paraId="3095EA2D" w14:textId="77777777" w:rsidR="00A04F85" w:rsidRPr="00A04F85" w:rsidRDefault="00A04F85" w:rsidP="00A04F85">
      <w:pPr>
        <w:pStyle w:val="EndNoteBibliography"/>
        <w:spacing w:after="0"/>
        <w:ind w:left="720" w:hanging="720"/>
      </w:pPr>
      <w:r w:rsidRPr="00A04F85">
        <w:t>Hill, W. G., and A. Robertson, 1966 Effect of Linkage on Limits to Artificial Selection. Genetics Research 8</w:t>
      </w:r>
      <w:r w:rsidRPr="00A04F85">
        <w:rPr>
          <w:b/>
        </w:rPr>
        <w:t>:</w:t>
      </w:r>
      <w:r w:rsidRPr="00A04F85">
        <w:t xml:space="preserve"> 269-294.</w:t>
      </w:r>
    </w:p>
    <w:p w14:paraId="18A05261" w14:textId="77777777" w:rsidR="00A04F85" w:rsidRPr="00A04F85" w:rsidRDefault="00A04F85" w:rsidP="00A04F85">
      <w:pPr>
        <w:pStyle w:val="EndNoteBibliography"/>
        <w:spacing w:after="0"/>
        <w:ind w:left="720" w:hanging="720"/>
      </w:pPr>
      <w:r w:rsidRPr="00A04F85">
        <w:t>Hine, E., S. F. Chenoweth, H. D. Rundle and M. W. Blows, 2009 Characterizing the evolution of genetic variance using genetic covariance tensors. Philos Trans R Soc Lond B Biol Sci 364</w:t>
      </w:r>
      <w:r w:rsidRPr="00A04F85">
        <w:rPr>
          <w:b/>
        </w:rPr>
        <w:t>:</w:t>
      </w:r>
      <w:r w:rsidRPr="00A04F85">
        <w:t xml:space="preserve"> 1567-1578.</w:t>
      </w:r>
    </w:p>
    <w:p w14:paraId="6233CB8F" w14:textId="77777777" w:rsidR="00A04F85" w:rsidRPr="00A04F85" w:rsidRDefault="00A04F85" w:rsidP="00A04F85">
      <w:pPr>
        <w:pStyle w:val="EndNoteBibliography"/>
        <w:spacing w:after="0"/>
        <w:ind w:left="720" w:hanging="720"/>
      </w:pPr>
      <w:r w:rsidRPr="00A04F85">
        <w:t>Hodgins-Davis, A., D. P. Rice and J. P. Townsend, 2015 Gene Expression Evolves under a House-of-Cards Model of Stabilizing Selection. Mol Biol Evol 32</w:t>
      </w:r>
      <w:r w:rsidRPr="00A04F85">
        <w:rPr>
          <w:b/>
        </w:rPr>
        <w:t>:</w:t>
      </w:r>
      <w:r w:rsidRPr="00A04F85">
        <w:t xml:space="preserve"> 2130-2140.</w:t>
      </w:r>
    </w:p>
    <w:p w14:paraId="1C566C17" w14:textId="77777777" w:rsidR="00A04F85" w:rsidRPr="00A04F85" w:rsidRDefault="00A04F85" w:rsidP="00A04F85">
      <w:pPr>
        <w:pStyle w:val="EndNoteBibliography"/>
        <w:spacing w:after="0"/>
        <w:ind w:left="720" w:hanging="720"/>
      </w:pPr>
      <w:r w:rsidRPr="00A04F85">
        <w:t>Houle, D., 1998 How should we explain variation in the genetic variance of traits? Genetica 102-103</w:t>
      </w:r>
      <w:r w:rsidRPr="00A04F85">
        <w:rPr>
          <w:b/>
        </w:rPr>
        <w:t>:</w:t>
      </w:r>
      <w:r w:rsidRPr="00A04F85">
        <w:t xml:space="preserve"> 241-253.</w:t>
      </w:r>
    </w:p>
    <w:p w14:paraId="78C58709" w14:textId="77777777" w:rsidR="00A04F85" w:rsidRPr="00A04F85" w:rsidRDefault="00A04F85" w:rsidP="00A04F85">
      <w:pPr>
        <w:pStyle w:val="EndNoteBibliography"/>
        <w:spacing w:after="0"/>
        <w:ind w:left="720" w:hanging="720"/>
      </w:pPr>
      <w:r w:rsidRPr="00A04F85">
        <w:t>Houle, D., G. H. Bolstad, K. van der Linde and T. F. Hansen, 2017 Mutation predicts 40 million years of fly wing evolution. Nature 548</w:t>
      </w:r>
      <w:r w:rsidRPr="00A04F85">
        <w:rPr>
          <w:b/>
        </w:rPr>
        <w:t>:</w:t>
      </w:r>
      <w:r w:rsidRPr="00A04F85">
        <w:t xml:space="preserve"> 447-+.</w:t>
      </w:r>
    </w:p>
    <w:p w14:paraId="3E898BD6" w14:textId="77777777" w:rsidR="00A04F85" w:rsidRPr="00A04F85" w:rsidRDefault="00A04F85" w:rsidP="00A04F85">
      <w:pPr>
        <w:pStyle w:val="EndNoteBibliography"/>
        <w:spacing w:after="0"/>
        <w:ind w:left="720" w:hanging="720"/>
      </w:pPr>
      <w:r w:rsidRPr="00A04F85">
        <w:t xml:space="preserve">Huber, P. J., 1967 The behavior of maximum likelihood estimates under nonstandard conditions, pp. 221-233 in </w:t>
      </w:r>
      <w:r w:rsidRPr="00A04F85">
        <w:rPr>
          <w:i/>
        </w:rPr>
        <w:t xml:space="preserve">Proceedings of the Fifth Berkeley Symposium on </w:t>
      </w:r>
      <w:r w:rsidRPr="00A04F85">
        <w:rPr>
          <w:i/>
        </w:rPr>
        <w:lastRenderedPageBreak/>
        <w:t>Mathematical Statistics and Probability, Volume 1: Statistics</w:t>
      </w:r>
      <w:r w:rsidRPr="00A04F85">
        <w:t>. University of California Press, Berkeley, Calif.</w:t>
      </w:r>
    </w:p>
    <w:p w14:paraId="55770E5B" w14:textId="77777777" w:rsidR="00A04F85" w:rsidRPr="00A04F85" w:rsidRDefault="00A04F85" w:rsidP="00A04F85">
      <w:pPr>
        <w:pStyle w:val="EndNoteBibliography"/>
        <w:spacing w:after="0"/>
        <w:ind w:left="720" w:hanging="720"/>
      </w:pPr>
      <w:r w:rsidRPr="00A04F85">
        <w:t>Jin, P., and S. Agusti, 2018 Fast adaptation of tropical diatoms to increased warming with trade-offs. Sci Rep 8</w:t>
      </w:r>
      <w:r w:rsidRPr="00A04F85">
        <w:rPr>
          <w:b/>
        </w:rPr>
        <w:t>:</w:t>
      </w:r>
      <w:r w:rsidRPr="00A04F85">
        <w:t xml:space="preserve"> 17771.</w:t>
      </w:r>
    </w:p>
    <w:p w14:paraId="54CF8A2C" w14:textId="77777777" w:rsidR="00A04F85" w:rsidRPr="00A04F85" w:rsidRDefault="00A04F85" w:rsidP="00A04F85">
      <w:pPr>
        <w:pStyle w:val="EndNoteBibliography"/>
        <w:spacing w:after="0"/>
        <w:ind w:left="720" w:hanging="720"/>
      </w:pPr>
      <w:r w:rsidRPr="00A04F85">
        <w:t>Kagawa, K., and G. Takimoto, 2018 Hybridization can promote adaptive radiation by means of transgressive segregation. Ecol Lett 21</w:t>
      </w:r>
      <w:r w:rsidRPr="00A04F85">
        <w:rPr>
          <w:b/>
        </w:rPr>
        <w:t>:</w:t>
      </w:r>
      <w:r w:rsidRPr="00A04F85">
        <w:t xml:space="preserve"> 264-274.</w:t>
      </w:r>
    </w:p>
    <w:p w14:paraId="6A6FAA4C" w14:textId="77777777" w:rsidR="00A04F85" w:rsidRPr="00A04F85" w:rsidRDefault="00A04F85" w:rsidP="00A04F85">
      <w:pPr>
        <w:pStyle w:val="EndNoteBibliography"/>
        <w:spacing w:after="0"/>
        <w:ind w:left="720" w:hanging="720"/>
      </w:pPr>
      <w:r w:rsidRPr="00A04F85">
        <w:t>Kimura, M., 1965 A stochastic model concerning the maintenance of genetic variability in quantitative characters. Proc Natl Acad Sci U S A 54</w:t>
      </w:r>
      <w:r w:rsidRPr="00A04F85">
        <w:rPr>
          <w:b/>
        </w:rPr>
        <w:t>:</w:t>
      </w:r>
      <w:r w:rsidRPr="00A04F85">
        <w:t xml:space="preserve"> 731-736.</w:t>
      </w:r>
    </w:p>
    <w:p w14:paraId="6A24CB84" w14:textId="77777777" w:rsidR="00A04F85" w:rsidRPr="00A04F85" w:rsidRDefault="00A04F85" w:rsidP="00A04F85">
      <w:pPr>
        <w:pStyle w:val="EndNoteBibliography"/>
        <w:spacing w:after="0"/>
        <w:ind w:left="720" w:hanging="720"/>
      </w:pPr>
      <w:r w:rsidRPr="00A04F85">
        <w:t>Kimura, M., 1967 On Evolutionary Adjustment of Spontaneous Mutation Rates. Genetical Research 9</w:t>
      </w:r>
      <w:r w:rsidRPr="00A04F85">
        <w:rPr>
          <w:b/>
        </w:rPr>
        <w:t>:</w:t>
      </w:r>
      <w:r w:rsidRPr="00A04F85">
        <w:t xml:space="preserve"> 23-&amp;.</w:t>
      </w:r>
    </w:p>
    <w:p w14:paraId="12D08843" w14:textId="77777777" w:rsidR="00A04F85" w:rsidRPr="00A04F85" w:rsidRDefault="00A04F85" w:rsidP="00A04F85">
      <w:pPr>
        <w:pStyle w:val="EndNoteBibliography"/>
        <w:spacing w:after="0"/>
        <w:ind w:left="720" w:hanging="720"/>
      </w:pPr>
      <w:r w:rsidRPr="00A04F85">
        <w:t>Kimura, M., and J. F. Crow, 1964 The Number of Alleles That Can Be Maintained in a Finite Population. Genetics 49</w:t>
      </w:r>
      <w:r w:rsidRPr="00A04F85">
        <w:rPr>
          <w:b/>
        </w:rPr>
        <w:t>:</w:t>
      </w:r>
      <w:r w:rsidRPr="00A04F85">
        <w:t xml:space="preserve"> 725-738.</w:t>
      </w:r>
    </w:p>
    <w:p w14:paraId="06B07CCE" w14:textId="77777777" w:rsidR="00A04F85" w:rsidRPr="00A04F85" w:rsidRDefault="00A04F85" w:rsidP="00A04F85">
      <w:pPr>
        <w:pStyle w:val="EndNoteBibliography"/>
        <w:spacing w:after="0"/>
        <w:ind w:left="720" w:hanging="720"/>
      </w:pPr>
      <w:r w:rsidRPr="00A04F85">
        <w:t>LaBar, T., and C. Adami, 2017 Evolution of drift robustness in small populations. Nat Commun 8</w:t>
      </w:r>
      <w:r w:rsidRPr="00A04F85">
        <w:rPr>
          <w:b/>
        </w:rPr>
        <w:t>:</w:t>
      </w:r>
      <w:r w:rsidRPr="00A04F85">
        <w:t xml:space="preserve"> 1012.</w:t>
      </w:r>
    </w:p>
    <w:p w14:paraId="616D1138" w14:textId="77777777" w:rsidR="00A04F85" w:rsidRPr="00A04F85" w:rsidRDefault="00A04F85" w:rsidP="00A04F85">
      <w:pPr>
        <w:pStyle w:val="EndNoteBibliography"/>
        <w:spacing w:after="0"/>
        <w:ind w:left="720" w:hanging="720"/>
      </w:pPr>
      <w:r w:rsidRPr="00A04F85">
        <w:t>Lan, G., P. Sartori, S. Neumann, V. Sourjik and Y. Tu, 2012 The energy-speed-accuracy tradeoff in sensory adaptation. Nat Phys 8</w:t>
      </w:r>
      <w:r w:rsidRPr="00A04F85">
        <w:rPr>
          <w:b/>
        </w:rPr>
        <w:t>:</w:t>
      </w:r>
      <w:r w:rsidRPr="00A04F85">
        <w:t xml:space="preserve"> 422-428.</w:t>
      </w:r>
    </w:p>
    <w:p w14:paraId="50D7BD14" w14:textId="77777777" w:rsidR="00A04F85" w:rsidRPr="00A04F85" w:rsidRDefault="00A04F85" w:rsidP="00A04F85">
      <w:pPr>
        <w:pStyle w:val="EndNoteBibliography"/>
        <w:spacing w:after="0"/>
        <w:ind w:left="720" w:hanging="720"/>
      </w:pPr>
      <w:r w:rsidRPr="00A04F85">
        <w:t>Lande, R., 1975 The maintenance of genetic variability by mutation in a polygenic character with linked loci. Genet Res 26</w:t>
      </w:r>
      <w:r w:rsidRPr="00A04F85">
        <w:rPr>
          <w:b/>
        </w:rPr>
        <w:t>:</w:t>
      </w:r>
      <w:r w:rsidRPr="00A04F85">
        <w:t xml:space="preserve"> 221-235.</w:t>
      </w:r>
    </w:p>
    <w:p w14:paraId="19C7099B" w14:textId="77777777" w:rsidR="00A04F85" w:rsidRPr="00A04F85" w:rsidRDefault="00A04F85" w:rsidP="00A04F85">
      <w:pPr>
        <w:pStyle w:val="EndNoteBibliography"/>
        <w:spacing w:after="0"/>
        <w:ind w:left="720" w:hanging="720"/>
      </w:pPr>
      <w:r w:rsidRPr="00A04F85">
        <w:t>Lande, R., 1976 Natural-Selection and Random Genetic Drift in Phenotypic Evolution. Evolution 30</w:t>
      </w:r>
      <w:r w:rsidRPr="00A04F85">
        <w:rPr>
          <w:b/>
        </w:rPr>
        <w:t>:</w:t>
      </w:r>
      <w:r w:rsidRPr="00A04F85">
        <w:t xml:space="preserve"> 314-334.</w:t>
      </w:r>
    </w:p>
    <w:p w14:paraId="31DB3FFF" w14:textId="77777777" w:rsidR="00A04F85" w:rsidRPr="00A04F85" w:rsidRDefault="00A04F85" w:rsidP="00A04F85">
      <w:pPr>
        <w:pStyle w:val="EndNoteBibliography"/>
        <w:spacing w:after="0"/>
        <w:ind w:left="720" w:hanging="720"/>
      </w:pPr>
      <w:r w:rsidRPr="00A04F85">
        <w:t>Lande, R., 1979 Quantitative Genetic-Analysis of Multivariate Evolution, Applied to Brain - Body Size Allometry. Evolution 33</w:t>
      </w:r>
      <w:r w:rsidRPr="00A04F85">
        <w:rPr>
          <w:b/>
        </w:rPr>
        <w:t>:</w:t>
      </w:r>
      <w:r w:rsidRPr="00A04F85">
        <w:t xml:space="preserve"> 402-416.</w:t>
      </w:r>
    </w:p>
    <w:p w14:paraId="491225AB" w14:textId="77777777" w:rsidR="00A04F85" w:rsidRPr="00A04F85" w:rsidRDefault="00A04F85" w:rsidP="00A04F85">
      <w:pPr>
        <w:pStyle w:val="EndNoteBibliography"/>
        <w:spacing w:after="0"/>
        <w:ind w:left="720" w:hanging="720"/>
      </w:pPr>
      <w:r w:rsidRPr="00A04F85">
        <w:t>Lande, R., and S. Shannon, 1996 The role of genetic variation in adaptation and population persistence in a changing environment. Evolution 50</w:t>
      </w:r>
      <w:r w:rsidRPr="00A04F85">
        <w:rPr>
          <w:b/>
        </w:rPr>
        <w:t>:</w:t>
      </w:r>
      <w:r w:rsidRPr="00A04F85">
        <w:t xml:space="preserve"> 434-437.</w:t>
      </w:r>
    </w:p>
    <w:p w14:paraId="0BBD878C" w14:textId="77777777" w:rsidR="00A04F85" w:rsidRPr="00A04F85" w:rsidRDefault="00A04F85" w:rsidP="00A04F85">
      <w:pPr>
        <w:pStyle w:val="EndNoteBibliography"/>
        <w:spacing w:after="0"/>
        <w:ind w:left="720" w:hanging="720"/>
      </w:pPr>
      <w:r w:rsidRPr="00A04F85">
        <w:t>Lasky, J. R., 2019 Eco-evolutionary community turnover following environmental change. Evol Appl 12</w:t>
      </w:r>
      <w:r w:rsidRPr="00A04F85">
        <w:rPr>
          <w:b/>
        </w:rPr>
        <w:t>:</w:t>
      </w:r>
      <w:r w:rsidRPr="00A04F85">
        <w:t xml:space="preserve"> 1434-1448.</w:t>
      </w:r>
    </w:p>
    <w:p w14:paraId="2D35B955" w14:textId="77777777" w:rsidR="00A04F85" w:rsidRPr="00A04F85" w:rsidRDefault="00A04F85" w:rsidP="00A04F85">
      <w:pPr>
        <w:pStyle w:val="EndNoteBibliography"/>
        <w:spacing w:after="0"/>
        <w:ind w:left="720" w:hanging="720"/>
      </w:pPr>
      <w:r w:rsidRPr="00A04F85">
        <w:t>Le Corre, V., and A. Kremer, 2012 The genetic differentiation at quantitative trait loci under local adaptation. Molecular Ecology 21</w:t>
      </w:r>
      <w:r w:rsidRPr="00A04F85">
        <w:rPr>
          <w:b/>
        </w:rPr>
        <w:t>:</w:t>
      </w:r>
      <w:r w:rsidRPr="00A04F85">
        <w:t xml:space="preserve"> 1548-1566.</w:t>
      </w:r>
    </w:p>
    <w:p w14:paraId="6C000B9B" w14:textId="77777777" w:rsidR="00A04F85" w:rsidRPr="00A04F85" w:rsidRDefault="00A04F85" w:rsidP="00A04F85">
      <w:pPr>
        <w:pStyle w:val="EndNoteBibliography"/>
        <w:spacing w:after="0"/>
        <w:ind w:left="720" w:hanging="720"/>
      </w:pPr>
      <w:r w:rsidRPr="00A04F85">
        <w:t>Leigh, E. G., 1970 Natural Selection and Mutability. American Naturalist 104</w:t>
      </w:r>
      <w:r w:rsidRPr="00A04F85">
        <w:rPr>
          <w:b/>
        </w:rPr>
        <w:t>:</w:t>
      </w:r>
      <w:r w:rsidRPr="00A04F85">
        <w:t xml:space="preserve"> 301-&amp;.</w:t>
      </w:r>
    </w:p>
    <w:p w14:paraId="066D677C" w14:textId="77777777" w:rsidR="00A04F85" w:rsidRPr="00A04F85" w:rsidRDefault="00A04F85" w:rsidP="00A04F85">
      <w:pPr>
        <w:pStyle w:val="EndNoteBibliography"/>
        <w:spacing w:after="0"/>
        <w:ind w:left="720" w:hanging="720"/>
      </w:pPr>
      <w:r w:rsidRPr="00A04F85">
        <w:t>Lenski, R. E., and P. D. Sniegowski, 1995 "Adaptive mutation": the debate goes on. Science 269</w:t>
      </w:r>
      <w:r w:rsidRPr="00A04F85">
        <w:rPr>
          <w:b/>
        </w:rPr>
        <w:t>:</w:t>
      </w:r>
      <w:r w:rsidRPr="00A04F85">
        <w:t xml:space="preserve"> 285-288.</w:t>
      </w:r>
    </w:p>
    <w:p w14:paraId="46F34CC3" w14:textId="77777777" w:rsidR="00A04F85" w:rsidRPr="00A04F85" w:rsidRDefault="00A04F85" w:rsidP="00A04F85">
      <w:pPr>
        <w:pStyle w:val="EndNoteBibliography"/>
        <w:spacing w:after="0"/>
        <w:ind w:left="720" w:hanging="720"/>
      </w:pPr>
      <w:r w:rsidRPr="00A04F85">
        <w:t>Lewontin, R. C., 1970 The units of selection. Annual review of ecology and systematics</w:t>
      </w:r>
      <w:r w:rsidRPr="00A04F85">
        <w:rPr>
          <w:b/>
        </w:rPr>
        <w:t>:</w:t>
      </w:r>
      <w:r w:rsidRPr="00A04F85">
        <w:t xml:space="preserve"> 1-18.</w:t>
      </w:r>
    </w:p>
    <w:p w14:paraId="3FC56051" w14:textId="77777777" w:rsidR="00A04F85" w:rsidRPr="00A04F85" w:rsidRDefault="00A04F85" w:rsidP="00A04F85">
      <w:pPr>
        <w:pStyle w:val="EndNoteBibliography"/>
        <w:spacing w:after="0"/>
        <w:ind w:left="720" w:hanging="720"/>
      </w:pPr>
      <w:r w:rsidRPr="00A04F85">
        <w:t xml:space="preserve">Lindeman, R. H. M., P.F. Gold, R.Z., 1980 </w:t>
      </w:r>
      <w:r w:rsidRPr="00A04F85">
        <w:rPr>
          <w:i/>
        </w:rPr>
        <w:t>Introduction to Bivariate and Multivariate Analysis</w:t>
      </w:r>
      <w:r w:rsidRPr="00A04F85">
        <w:t>. Scott, Foresman, Glenview, IL.</w:t>
      </w:r>
    </w:p>
    <w:p w14:paraId="249B9742" w14:textId="77777777" w:rsidR="00A04F85" w:rsidRPr="00A04F85" w:rsidRDefault="00A04F85" w:rsidP="00A04F85">
      <w:pPr>
        <w:pStyle w:val="EndNoteBibliography"/>
        <w:ind w:left="720" w:hanging="720"/>
      </w:pPr>
      <w:r w:rsidRPr="00A04F85">
        <w:rPr>
          <w:sz w:val="20"/>
        </w:rPr>
        <w:t>Long, J. A.</w:t>
      </w:r>
      <w:r w:rsidRPr="00A04F85">
        <w:t>, 2020 jtools: Analysis and Presentation of Social Scientific Data</w:t>
      </w:r>
    </w:p>
    <w:p w14:paraId="1383F0C1" w14:textId="77777777" w:rsidR="00A04F85" w:rsidRPr="00A04F85" w:rsidRDefault="00A04F85" w:rsidP="00A04F85">
      <w:pPr>
        <w:pStyle w:val="EndNoteBibliography"/>
        <w:spacing w:after="0"/>
      </w:pPr>
    </w:p>
    <w:p w14:paraId="726FCA00" w14:textId="77777777" w:rsidR="00A04F85" w:rsidRPr="00A04F85" w:rsidRDefault="00A04F85" w:rsidP="00A04F85">
      <w:pPr>
        <w:pStyle w:val="EndNoteBibliography"/>
        <w:spacing w:after="0"/>
        <w:ind w:left="720" w:hanging="720"/>
      </w:pPr>
      <w:r w:rsidRPr="00A04F85">
        <w:t>Lumley, T., P. Diehr, S. Emerson and L. Chen, 2002 The importance of the normality assumption in large public health data sets. Annu Rev Public Health 23</w:t>
      </w:r>
      <w:r w:rsidRPr="00A04F85">
        <w:rPr>
          <w:b/>
        </w:rPr>
        <w:t>:</w:t>
      </w:r>
      <w:r w:rsidRPr="00A04F85">
        <w:t xml:space="preserve"> 151-169.</w:t>
      </w:r>
    </w:p>
    <w:p w14:paraId="3C6BA387" w14:textId="77777777" w:rsidR="00A04F85" w:rsidRPr="00A04F85" w:rsidRDefault="00A04F85" w:rsidP="00A04F85">
      <w:pPr>
        <w:pStyle w:val="EndNoteBibliography"/>
        <w:spacing w:after="0"/>
        <w:ind w:left="720" w:hanging="720"/>
      </w:pPr>
      <w:r w:rsidRPr="00A04F85">
        <w:t>Lynch, M., 2010 Evolution of the mutation rate. Trends Genet 26</w:t>
      </w:r>
      <w:r w:rsidRPr="00A04F85">
        <w:rPr>
          <w:b/>
        </w:rPr>
        <w:t>:</w:t>
      </w:r>
      <w:r w:rsidRPr="00A04F85">
        <w:t xml:space="preserve"> 345-352.</w:t>
      </w:r>
    </w:p>
    <w:p w14:paraId="62168504" w14:textId="77777777" w:rsidR="00A04F85" w:rsidRPr="00A04F85" w:rsidRDefault="00A04F85" w:rsidP="00A04F85">
      <w:pPr>
        <w:pStyle w:val="EndNoteBibliography"/>
        <w:spacing w:after="0"/>
        <w:ind w:left="720" w:hanging="720"/>
      </w:pPr>
      <w:r w:rsidRPr="00A04F85">
        <w:t>Lynch, M., M. S. Ackerman, J. F. Gout, H. Long, W. Sung</w:t>
      </w:r>
      <w:r w:rsidRPr="00A04F85">
        <w:rPr>
          <w:i/>
        </w:rPr>
        <w:t xml:space="preserve"> et al.</w:t>
      </w:r>
      <w:r w:rsidRPr="00A04F85">
        <w:t>, 2016 Genetic drift, selection and the evolution of the mutation rate. Nat Rev Genet 17</w:t>
      </w:r>
      <w:r w:rsidRPr="00A04F85">
        <w:rPr>
          <w:b/>
        </w:rPr>
        <w:t>:</w:t>
      </w:r>
      <w:r w:rsidRPr="00A04F85">
        <w:t xml:space="preserve"> 704-714.</w:t>
      </w:r>
    </w:p>
    <w:p w14:paraId="24467CBE" w14:textId="77777777" w:rsidR="00A04F85" w:rsidRPr="00A04F85" w:rsidRDefault="00A04F85" w:rsidP="00A04F85">
      <w:pPr>
        <w:pStyle w:val="EndNoteBibliography"/>
        <w:spacing w:after="0"/>
        <w:ind w:left="720" w:hanging="720"/>
      </w:pPr>
      <w:r w:rsidRPr="00A04F85">
        <w:t>Lynch, M., and W. Gabriel, 1983 Phenotypic evolution and parthenogenesis. The American Naturalist 122</w:t>
      </w:r>
      <w:r w:rsidRPr="00A04F85">
        <w:rPr>
          <w:b/>
        </w:rPr>
        <w:t>:</w:t>
      </w:r>
      <w:r w:rsidRPr="00A04F85">
        <w:t xml:space="preserve"> 745-764.</w:t>
      </w:r>
    </w:p>
    <w:p w14:paraId="1E9FF6C0" w14:textId="77777777" w:rsidR="00A04F85" w:rsidRPr="00A04F85" w:rsidRDefault="00A04F85" w:rsidP="00A04F85">
      <w:pPr>
        <w:pStyle w:val="EndNoteBibliography"/>
        <w:spacing w:after="0"/>
        <w:ind w:left="720" w:hanging="720"/>
      </w:pPr>
      <w:r w:rsidRPr="00A04F85">
        <w:t>Lynch, M., and W. Gabriel, 1990 Mutation Load and the Survival of Small Populations. Evolution 44</w:t>
      </w:r>
      <w:r w:rsidRPr="00A04F85">
        <w:rPr>
          <w:b/>
        </w:rPr>
        <w:t>:</w:t>
      </w:r>
      <w:r w:rsidRPr="00A04F85">
        <w:t xml:space="preserve"> 1725-1737.</w:t>
      </w:r>
    </w:p>
    <w:p w14:paraId="17133056" w14:textId="77777777" w:rsidR="00A04F85" w:rsidRPr="00A04F85" w:rsidRDefault="00A04F85" w:rsidP="00A04F85">
      <w:pPr>
        <w:pStyle w:val="EndNoteBibliography"/>
        <w:spacing w:after="0"/>
        <w:ind w:left="720" w:hanging="720"/>
      </w:pPr>
      <w:r w:rsidRPr="00A04F85">
        <w:lastRenderedPageBreak/>
        <w:t>Lynch, M., and R. Lande, 1998 The critical effective size for a genetically secure population. Animal Conservation 1</w:t>
      </w:r>
      <w:r w:rsidRPr="00A04F85">
        <w:rPr>
          <w:b/>
        </w:rPr>
        <w:t>:</w:t>
      </w:r>
      <w:r w:rsidRPr="00A04F85">
        <w:t xml:space="preserve"> 70-72.</w:t>
      </w:r>
    </w:p>
    <w:p w14:paraId="57B73856" w14:textId="77777777" w:rsidR="00A04F85" w:rsidRPr="00A04F85" w:rsidRDefault="00A04F85" w:rsidP="00A04F85">
      <w:pPr>
        <w:pStyle w:val="EndNoteBibliography"/>
        <w:spacing w:after="0"/>
        <w:ind w:left="720" w:hanging="720"/>
      </w:pPr>
      <w:r w:rsidRPr="00A04F85">
        <w:t>Malcom, J. W., 2011 Evolution of Competitive Ability: An Adaptation Speed vs. Accuracy Tradeoff Rooted in Gene Network Size. Plos One 6.</w:t>
      </w:r>
    </w:p>
    <w:p w14:paraId="6899F74F" w14:textId="77777777" w:rsidR="00A04F85" w:rsidRPr="00A04F85" w:rsidRDefault="00A04F85" w:rsidP="00A04F85">
      <w:pPr>
        <w:pStyle w:val="EndNoteBibliography"/>
        <w:spacing w:after="0"/>
        <w:ind w:left="720" w:hanging="720"/>
      </w:pPr>
      <w:r w:rsidRPr="00A04F85">
        <w:t>Marques, D. A., J. I. Meier and O. Seehausen, 2019 A Combinatorial View on Speciation and Adaptive Radiation. Trends Ecol Evol 34</w:t>
      </w:r>
      <w:r w:rsidRPr="00A04F85">
        <w:rPr>
          <w:b/>
        </w:rPr>
        <w:t>:</w:t>
      </w:r>
      <w:r w:rsidRPr="00A04F85">
        <w:t xml:space="preserve"> 531-544.</w:t>
      </w:r>
    </w:p>
    <w:p w14:paraId="371D6944" w14:textId="77777777" w:rsidR="00A04F85" w:rsidRPr="00A04F85" w:rsidRDefault="00A04F85" w:rsidP="00A04F85">
      <w:pPr>
        <w:pStyle w:val="EndNoteBibliography"/>
        <w:spacing w:after="0"/>
        <w:ind w:left="720" w:hanging="720"/>
      </w:pPr>
      <w:r w:rsidRPr="00A04F85">
        <w:t>Matic, I., 2019 Mutation Rate Heterogeneity Increases Odds of Survival in Unpredictable Environments. Mol Cell 75</w:t>
      </w:r>
      <w:r w:rsidRPr="00A04F85">
        <w:rPr>
          <w:b/>
        </w:rPr>
        <w:t>:</w:t>
      </w:r>
      <w:r w:rsidRPr="00A04F85">
        <w:t xml:space="preserve"> 421-425.</w:t>
      </w:r>
    </w:p>
    <w:p w14:paraId="76CDEB46" w14:textId="77777777" w:rsidR="00A04F85" w:rsidRPr="00A04F85" w:rsidRDefault="00A04F85" w:rsidP="00A04F85">
      <w:pPr>
        <w:pStyle w:val="EndNoteBibliography"/>
        <w:spacing w:after="0"/>
        <w:ind w:left="720" w:hanging="720"/>
      </w:pPr>
      <w:r w:rsidRPr="00A04F85">
        <w:t>Matic, I., M. Radman, F. Taddei, B. Picard, C. Doit</w:t>
      </w:r>
      <w:r w:rsidRPr="00A04F85">
        <w:rPr>
          <w:i/>
        </w:rPr>
        <w:t xml:space="preserve"> et al.</w:t>
      </w:r>
      <w:r w:rsidRPr="00A04F85">
        <w:t>, 1997 Highly variable mutation rates in commensal and pathogenic Escherichia coli. Science 277</w:t>
      </w:r>
      <w:r w:rsidRPr="00A04F85">
        <w:rPr>
          <w:b/>
        </w:rPr>
        <w:t>:</w:t>
      </w:r>
      <w:r w:rsidRPr="00A04F85">
        <w:t xml:space="preserve"> 1833-1834.</w:t>
      </w:r>
    </w:p>
    <w:p w14:paraId="10543C9A" w14:textId="77777777" w:rsidR="00A04F85" w:rsidRPr="00A04F85" w:rsidRDefault="00A04F85" w:rsidP="00A04F85">
      <w:pPr>
        <w:pStyle w:val="EndNoteBibliography"/>
        <w:spacing w:after="0"/>
        <w:ind w:left="720" w:hanging="720"/>
      </w:pPr>
      <w:r w:rsidRPr="00A04F85">
        <w:t>Melo, D., G. Garcia, A. Hubbe, A. P. Assis and G. Marroig, 2015 EvolQG - An R package for evolutionary quantitative genetics. F1000Research 4</w:t>
      </w:r>
      <w:r w:rsidRPr="00A04F85">
        <w:rPr>
          <w:b/>
        </w:rPr>
        <w:t>:</w:t>
      </w:r>
      <w:r w:rsidRPr="00A04F85">
        <w:t xml:space="preserve"> 925.</w:t>
      </w:r>
    </w:p>
    <w:p w14:paraId="12E19A1A" w14:textId="77777777" w:rsidR="00A04F85" w:rsidRPr="00A04F85" w:rsidRDefault="00A04F85" w:rsidP="00A04F85">
      <w:pPr>
        <w:pStyle w:val="EndNoteBibliography"/>
        <w:spacing w:after="0"/>
        <w:ind w:left="720" w:hanging="720"/>
      </w:pPr>
      <w:r w:rsidRPr="00A04F85">
        <w:t>Murren, C. J., J. R. Auld, H. Callahan, C. K. Ghalambor, C. A. Handelsman</w:t>
      </w:r>
      <w:r w:rsidRPr="00A04F85">
        <w:rPr>
          <w:i/>
        </w:rPr>
        <w:t xml:space="preserve"> et al.</w:t>
      </w:r>
      <w:r w:rsidRPr="00A04F85">
        <w:t>, 2015 Constraints on the evolution of phenotypic plasticity: limits and costs of phenotype and plasticity. Heredity (Edinb) 115</w:t>
      </w:r>
      <w:r w:rsidRPr="00A04F85">
        <w:rPr>
          <w:b/>
        </w:rPr>
        <w:t>:</w:t>
      </w:r>
      <w:r w:rsidRPr="00A04F85">
        <w:t xml:space="preserve"> 293-301.</w:t>
      </w:r>
    </w:p>
    <w:p w14:paraId="7640CE60" w14:textId="77777777" w:rsidR="00A04F85" w:rsidRPr="00A04F85" w:rsidRDefault="00A04F85" w:rsidP="00A04F85">
      <w:pPr>
        <w:pStyle w:val="EndNoteBibliography"/>
        <w:spacing w:after="0"/>
        <w:ind w:left="720" w:hanging="720"/>
      </w:pPr>
      <w:r w:rsidRPr="00A04F85">
        <w:t>Nesse, R. M., 2005 Maladaptation and natural selection. Q Rev Biol 80</w:t>
      </w:r>
      <w:r w:rsidRPr="00A04F85">
        <w:rPr>
          <w:b/>
        </w:rPr>
        <w:t>:</w:t>
      </w:r>
      <w:r w:rsidRPr="00A04F85">
        <w:t xml:space="preserve"> 62-70.</w:t>
      </w:r>
    </w:p>
    <w:p w14:paraId="689B1B5A" w14:textId="77777777" w:rsidR="00A04F85" w:rsidRPr="00A04F85" w:rsidRDefault="00A04F85" w:rsidP="00A04F85">
      <w:pPr>
        <w:pStyle w:val="EndNoteBibliography"/>
        <w:spacing w:after="0"/>
        <w:ind w:left="720" w:hanging="720"/>
      </w:pPr>
      <w:r w:rsidRPr="00A04F85">
        <w:t>Ohta, T., 1973 Slightly Deleterious Mutant Substitutions in Evolution. Nature 246</w:t>
      </w:r>
      <w:r w:rsidRPr="00A04F85">
        <w:rPr>
          <w:b/>
        </w:rPr>
        <w:t>:</w:t>
      </w:r>
      <w:r w:rsidRPr="00A04F85">
        <w:t xml:space="preserve"> 96-98.</w:t>
      </w:r>
    </w:p>
    <w:p w14:paraId="5512680F" w14:textId="77777777" w:rsidR="00A04F85" w:rsidRPr="00A04F85" w:rsidRDefault="00A04F85" w:rsidP="00A04F85">
      <w:pPr>
        <w:pStyle w:val="EndNoteBibliography"/>
        <w:spacing w:after="0"/>
        <w:ind w:left="720" w:hanging="720"/>
      </w:pPr>
      <w:r w:rsidRPr="00A04F85">
        <w:t>Oostra, V., M. Saastamoinen, B. J. Zwaan and C. W. Wheat, 2018 Strong phenotypic plasticity limits potential for evolutionary responses to climate change. Nat Commun 9</w:t>
      </w:r>
      <w:r w:rsidRPr="00A04F85">
        <w:rPr>
          <w:b/>
        </w:rPr>
        <w:t>:</w:t>
      </w:r>
      <w:r w:rsidRPr="00A04F85">
        <w:t xml:space="preserve"> 1005.</w:t>
      </w:r>
    </w:p>
    <w:p w14:paraId="26CDADD5" w14:textId="77777777" w:rsidR="00A04F85" w:rsidRPr="00A04F85" w:rsidRDefault="00A04F85" w:rsidP="00A04F85">
      <w:pPr>
        <w:pStyle w:val="EndNoteBibliography"/>
        <w:spacing w:after="0"/>
        <w:ind w:left="720" w:hanging="720"/>
      </w:pPr>
      <w:r w:rsidRPr="00A04F85">
        <w:t>Orr, H. A., 1998 The Population Genetics of Adaptation: The Distribution of Factors Fixed during Adaptive Evolution. Evolution 52</w:t>
      </w:r>
      <w:r w:rsidRPr="00A04F85">
        <w:rPr>
          <w:b/>
        </w:rPr>
        <w:t>:</w:t>
      </w:r>
      <w:r w:rsidRPr="00A04F85">
        <w:t xml:space="preserve"> 935-949.</w:t>
      </w:r>
    </w:p>
    <w:p w14:paraId="57492A7F" w14:textId="77777777" w:rsidR="00A04F85" w:rsidRPr="00A04F85" w:rsidRDefault="00A04F85" w:rsidP="00A04F85">
      <w:pPr>
        <w:pStyle w:val="EndNoteBibliography"/>
        <w:spacing w:after="0"/>
        <w:ind w:left="720" w:hanging="720"/>
      </w:pPr>
      <w:r w:rsidRPr="00A04F85">
        <w:t>Orr, H. A., 2000 Adaptation and the cost of complexity. Evolution 54</w:t>
      </w:r>
      <w:r w:rsidRPr="00A04F85">
        <w:rPr>
          <w:b/>
        </w:rPr>
        <w:t>:</w:t>
      </w:r>
      <w:r w:rsidRPr="00A04F85">
        <w:t xml:space="preserve"> 13-20.</w:t>
      </w:r>
    </w:p>
    <w:p w14:paraId="13B53598" w14:textId="77777777" w:rsidR="00A04F85" w:rsidRPr="00A04F85" w:rsidRDefault="00A04F85" w:rsidP="00A04F85">
      <w:pPr>
        <w:pStyle w:val="EndNoteBibliography"/>
        <w:spacing w:after="0"/>
        <w:ind w:left="720" w:hanging="720"/>
      </w:pPr>
      <w:r w:rsidRPr="00A04F85">
        <w:t>Ortiz-Barrientos, D., J. Engelstadter and L. H. Rieseberg, 2016 Recombination Rate Evolution and the Origin of Species. Trends in Ecology &amp; Evolution 31</w:t>
      </w:r>
      <w:r w:rsidRPr="00A04F85">
        <w:rPr>
          <w:b/>
        </w:rPr>
        <w:t>:</w:t>
      </w:r>
      <w:r w:rsidRPr="00A04F85">
        <w:t xml:space="preserve"> 226-236.</w:t>
      </w:r>
    </w:p>
    <w:p w14:paraId="078E6D57" w14:textId="77777777" w:rsidR="00A04F85" w:rsidRPr="00A04F85" w:rsidRDefault="00A04F85" w:rsidP="00A04F85">
      <w:pPr>
        <w:pStyle w:val="EndNoteBibliography"/>
        <w:spacing w:after="0"/>
        <w:ind w:left="720" w:hanging="720"/>
      </w:pPr>
      <w:r w:rsidRPr="00A04F85">
        <w:t>Otto, S. P., 2009 The Evolutionary Enigma of Sex. American Naturalist 174</w:t>
      </w:r>
      <w:r w:rsidRPr="00A04F85">
        <w:rPr>
          <w:b/>
        </w:rPr>
        <w:t>:</w:t>
      </w:r>
      <w:r w:rsidRPr="00A04F85">
        <w:t xml:space="preserve"> S1-S14.</w:t>
      </w:r>
    </w:p>
    <w:p w14:paraId="45972905" w14:textId="77777777" w:rsidR="00A04F85" w:rsidRPr="00A04F85" w:rsidRDefault="00A04F85" w:rsidP="00A04F85">
      <w:pPr>
        <w:pStyle w:val="EndNoteBibliography"/>
        <w:spacing w:after="0"/>
        <w:ind w:left="720" w:hanging="720"/>
      </w:pPr>
      <w:r w:rsidRPr="00A04F85">
        <w:t>R Developmental Core Team, 2019 R: A language and environment for statistical computing, pp. R Foundation for Statistical Computing, Vienna, Austria.</w:t>
      </w:r>
    </w:p>
    <w:p w14:paraId="18648103" w14:textId="77777777" w:rsidR="00A04F85" w:rsidRPr="00A04F85" w:rsidRDefault="00A04F85" w:rsidP="00A04F85">
      <w:pPr>
        <w:pStyle w:val="EndNoteBibliography"/>
        <w:spacing w:after="0"/>
        <w:ind w:left="720" w:hanging="720"/>
      </w:pPr>
      <w:r w:rsidRPr="00A04F85">
        <w:t>Schlichting, C. D., 1986 The Evolution of Phenotypic Plasticity in Plants. Annual Review of Ecology and Systematics 17</w:t>
      </w:r>
      <w:r w:rsidRPr="00A04F85">
        <w:rPr>
          <w:b/>
        </w:rPr>
        <w:t>:</w:t>
      </w:r>
      <w:r w:rsidRPr="00A04F85">
        <w:t xml:space="preserve"> 667-693.</w:t>
      </w:r>
    </w:p>
    <w:p w14:paraId="7B12AA96" w14:textId="77777777" w:rsidR="00A04F85" w:rsidRPr="00A04F85" w:rsidRDefault="00A04F85" w:rsidP="00A04F85">
      <w:pPr>
        <w:pStyle w:val="EndNoteBibliography"/>
        <w:spacing w:after="0"/>
        <w:ind w:left="720" w:hanging="720"/>
      </w:pPr>
      <w:r w:rsidRPr="00A04F85">
        <w:t>Sniegowski, P. D., P. J. Gerrish and R. E. Lenski, 1997 Evolution of high mutation rates in experimental populations of E. coli. Nature 387</w:t>
      </w:r>
      <w:r w:rsidRPr="00A04F85">
        <w:rPr>
          <w:b/>
        </w:rPr>
        <w:t>:</w:t>
      </w:r>
      <w:r w:rsidRPr="00A04F85">
        <w:t xml:space="preserve"> 703-705.</w:t>
      </w:r>
    </w:p>
    <w:p w14:paraId="51D05248" w14:textId="77777777" w:rsidR="00A04F85" w:rsidRPr="00A04F85" w:rsidRDefault="00A04F85" w:rsidP="00A04F85">
      <w:pPr>
        <w:pStyle w:val="EndNoteBibliography"/>
        <w:spacing w:after="0"/>
        <w:ind w:left="720" w:hanging="720"/>
      </w:pPr>
      <w:r w:rsidRPr="00A04F85">
        <w:t>Stapley, J., P. G. D. Feulner, S. E. Johnston, A. W. Santure and C. M. Smadja, 2017 Variation in recombination frequency and distribution across eukaryotes: patterns and processes. Philos Trans R Soc Lond B Biol Sci 372.</w:t>
      </w:r>
    </w:p>
    <w:p w14:paraId="3AAB3AFA" w14:textId="77777777" w:rsidR="00A04F85" w:rsidRPr="00A04F85" w:rsidRDefault="00A04F85" w:rsidP="00A04F85">
      <w:pPr>
        <w:pStyle w:val="EndNoteBibliography"/>
        <w:spacing w:after="0"/>
        <w:ind w:left="720" w:hanging="720"/>
      </w:pPr>
      <w:r w:rsidRPr="00A04F85">
        <w:t>Sztepanacz, J. L., and M. W. Blows, 2017 Artificial Selection to Increase the Phenotypic Variance in gmax Fails. Am Nat 190</w:t>
      </w:r>
      <w:r w:rsidRPr="00A04F85">
        <w:rPr>
          <w:b/>
        </w:rPr>
        <w:t>:</w:t>
      </w:r>
      <w:r w:rsidRPr="00A04F85">
        <w:t xml:space="preserve"> 707-723.</w:t>
      </w:r>
    </w:p>
    <w:p w14:paraId="33173002" w14:textId="77777777" w:rsidR="00A04F85" w:rsidRPr="00A04F85" w:rsidRDefault="00A04F85" w:rsidP="00A04F85">
      <w:pPr>
        <w:pStyle w:val="EndNoteBibliography"/>
        <w:spacing w:after="0"/>
        <w:ind w:left="720" w:hanging="720"/>
      </w:pPr>
      <w:r w:rsidRPr="00A04F85">
        <w:t>Thornton, K. R., 2019 Polygenic Adaptation to an Environmental Shift: Temporal Dynamics of Variation Under Gaussian Stabilizing Selection and Additive Effects on a Single Trait. Genetics 213</w:t>
      </w:r>
      <w:r w:rsidRPr="00A04F85">
        <w:rPr>
          <w:b/>
        </w:rPr>
        <w:t>:</w:t>
      </w:r>
      <w:r w:rsidRPr="00A04F85">
        <w:t xml:space="preserve"> 1513-1530.</w:t>
      </w:r>
    </w:p>
    <w:p w14:paraId="6B4AA454" w14:textId="77777777" w:rsidR="00A04F85" w:rsidRPr="00A04F85" w:rsidRDefault="00A04F85" w:rsidP="00A04F85">
      <w:pPr>
        <w:pStyle w:val="EndNoteBibliography"/>
        <w:spacing w:after="0"/>
        <w:ind w:left="720" w:hanging="720"/>
      </w:pPr>
      <w:r w:rsidRPr="00A04F85">
        <w:t>Turelli, M., 1984 Heritable Genetic-Variation Via Mutation Selection Balance - Lerch Zeta Meets the Abdominal Bristle. Theoretical Population Biology 25</w:t>
      </w:r>
      <w:r w:rsidRPr="00A04F85">
        <w:rPr>
          <w:b/>
        </w:rPr>
        <w:t>:</w:t>
      </w:r>
      <w:r w:rsidRPr="00A04F85">
        <w:t xml:space="preserve"> 138-193.</w:t>
      </w:r>
    </w:p>
    <w:p w14:paraId="2111CF37" w14:textId="77777777" w:rsidR="00A04F85" w:rsidRPr="00A04F85" w:rsidRDefault="00A04F85" w:rsidP="00A04F85">
      <w:pPr>
        <w:pStyle w:val="EndNoteBibliography"/>
        <w:spacing w:after="0"/>
        <w:ind w:left="720" w:hanging="720"/>
      </w:pPr>
      <w:r w:rsidRPr="00A04F85">
        <w:t>van Kleunen, M., and M. Fischer, 2005 Constraints on the evolution of adaptive phenotypic plasticity in plants. New Phytol 166</w:t>
      </w:r>
      <w:r w:rsidRPr="00A04F85">
        <w:rPr>
          <w:b/>
        </w:rPr>
        <w:t>:</w:t>
      </w:r>
      <w:r w:rsidRPr="00A04F85">
        <w:t xml:space="preserve"> 49-60.</w:t>
      </w:r>
    </w:p>
    <w:p w14:paraId="1EB846DD" w14:textId="77777777" w:rsidR="00A04F85" w:rsidRPr="00A04F85" w:rsidRDefault="00A04F85" w:rsidP="00A04F85">
      <w:pPr>
        <w:pStyle w:val="EndNoteBibliography"/>
        <w:spacing w:after="0"/>
        <w:ind w:left="720" w:hanging="720"/>
      </w:pPr>
      <w:r w:rsidRPr="00A04F85">
        <w:t xml:space="preserve">Walsh, B., and M. Lynch, 2018 </w:t>
      </w:r>
      <w:r w:rsidRPr="00A04F85">
        <w:rPr>
          <w:i/>
        </w:rPr>
        <w:t>Evolution and selection of quantitative traits</w:t>
      </w:r>
      <w:r w:rsidRPr="00A04F85">
        <w:t>. Oxford University Press, New York, NY.</w:t>
      </w:r>
    </w:p>
    <w:p w14:paraId="4D33E564" w14:textId="77777777" w:rsidR="00A04F85" w:rsidRPr="00A04F85" w:rsidRDefault="00A04F85" w:rsidP="00A04F85">
      <w:pPr>
        <w:pStyle w:val="EndNoteBibliography"/>
        <w:spacing w:after="0"/>
        <w:ind w:left="720" w:hanging="720"/>
      </w:pPr>
      <w:r w:rsidRPr="00A04F85">
        <w:lastRenderedPageBreak/>
        <w:t>Walter, G. M., J. D. Aguirre, M. W. Blows and D. Ortiz-Barrientos, 2018 Evolution of Genetic Variance during Adaptive Radiation. The American Naturalist 191</w:t>
      </w:r>
      <w:r w:rsidRPr="00A04F85">
        <w:rPr>
          <w:b/>
        </w:rPr>
        <w:t>:</w:t>
      </w:r>
      <w:r w:rsidRPr="00A04F85">
        <w:t xml:space="preserve"> E108-E128.</w:t>
      </w:r>
    </w:p>
    <w:p w14:paraId="60D1D6A0" w14:textId="77777777" w:rsidR="00A04F85" w:rsidRPr="00A04F85" w:rsidRDefault="00A04F85" w:rsidP="00A04F85">
      <w:pPr>
        <w:pStyle w:val="EndNoteBibliography"/>
        <w:spacing w:after="0"/>
        <w:ind w:left="720" w:hanging="720"/>
      </w:pPr>
      <w:r w:rsidRPr="00A04F85">
        <w:t>White, H., 1980 A Heteroskedasticity-Consistent Covariance-Matrix Estimator and a Direct Test for Heteroskedasticity. Econometrica 48</w:t>
      </w:r>
      <w:r w:rsidRPr="00A04F85">
        <w:rPr>
          <w:b/>
        </w:rPr>
        <w:t>:</w:t>
      </w:r>
      <w:r w:rsidRPr="00A04F85">
        <w:t xml:space="preserve"> 817-838.</w:t>
      </w:r>
    </w:p>
    <w:p w14:paraId="504A6A67" w14:textId="77777777" w:rsidR="00A04F85" w:rsidRPr="00A04F85" w:rsidRDefault="00A04F85" w:rsidP="00A04F85">
      <w:pPr>
        <w:pStyle w:val="EndNoteBibliography"/>
        <w:spacing w:after="0"/>
        <w:ind w:left="720" w:hanging="720"/>
      </w:pPr>
      <w:r w:rsidRPr="00A04F85">
        <w:t>Xu, L., H. Chen, X. Hu, R. Zhang, Z. Zhang</w:t>
      </w:r>
      <w:r w:rsidRPr="00A04F85">
        <w:rPr>
          <w:i/>
        </w:rPr>
        <w:t xml:space="preserve"> et al.</w:t>
      </w:r>
      <w:r w:rsidRPr="00A04F85">
        <w:t>, 2006 Average gene length is highly conserved in prokaryotes and eukaryotes and diverges only between the two kingdoms. Mol Biol Evol 23</w:t>
      </w:r>
      <w:r w:rsidRPr="00A04F85">
        <w:rPr>
          <w:b/>
        </w:rPr>
        <w:t>:</w:t>
      </w:r>
      <w:r w:rsidRPr="00A04F85">
        <w:t xml:space="preserve"> 1107-1108.</w:t>
      </w:r>
    </w:p>
    <w:p w14:paraId="422BF610" w14:textId="77777777" w:rsidR="00A04F85" w:rsidRPr="00A04F85" w:rsidRDefault="00A04F85" w:rsidP="00A04F85">
      <w:pPr>
        <w:pStyle w:val="EndNoteBibliography"/>
        <w:spacing w:after="0"/>
        <w:ind w:left="720" w:hanging="720"/>
      </w:pPr>
      <w:r w:rsidRPr="00A04F85">
        <w:t>Zhang, X. S., 2012 Fisher's geometrical model of fitness landscape and variance in fitness within a changing environment. Evolution 66</w:t>
      </w:r>
      <w:r w:rsidRPr="00A04F85">
        <w:rPr>
          <w:b/>
        </w:rPr>
        <w:t>:</w:t>
      </w:r>
      <w:r w:rsidRPr="00A04F85">
        <w:t xml:space="preserve"> 2350-2368.</w:t>
      </w:r>
    </w:p>
    <w:p w14:paraId="2825CA95" w14:textId="77777777" w:rsidR="00A04F85" w:rsidRPr="00A04F85" w:rsidRDefault="00A04F85" w:rsidP="00A04F85">
      <w:pPr>
        <w:pStyle w:val="EndNoteBibliography"/>
        <w:ind w:left="720" w:hanging="720"/>
      </w:pPr>
      <w:r w:rsidRPr="00A04F85">
        <w:t>Zhang, X. S., and W. G. Hill, 2002 Joint effects of pleiotropic selection and stabilizing selection on the maintenance of quantitative genetic variation at mutation-selection balance. Genetics 162</w:t>
      </w:r>
      <w:r w:rsidRPr="00A04F85">
        <w:rPr>
          <w:b/>
        </w:rPr>
        <w:t>:</w:t>
      </w:r>
      <w:r w:rsidRPr="00A04F85">
        <w:t xml:space="preserve"> 459-471.</w:t>
      </w:r>
    </w:p>
    <w:p w14:paraId="1C337693" w14:textId="2B8BAAD7"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265" w:name="_Toc55740083"/>
      <w:r>
        <w:t>Acknowledgments</w:t>
      </w:r>
      <w:bookmarkEnd w:id="265"/>
    </w:p>
    <w:p w14:paraId="4AD99DD5" w14:textId="2615B9B9"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w:t>
      </w:r>
      <w:proofErr w:type="spellStart"/>
      <w:r>
        <w:rPr>
          <w:lang w:val="en-US"/>
        </w:rPr>
        <w:t>Honours</w:t>
      </w:r>
      <w:proofErr w:type="spellEnd"/>
      <w:r>
        <w:rPr>
          <w:lang w:val="en-US"/>
        </w:rPr>
        <w:t xml:space="preserve">.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Daniel Ortiz-Barrientos" w:date="2020-11-08T20:03:00Z" w:initials="DO">
    <w:p w14:paraId="172C7DD5" w14:textId="3DE122FA" w:rsidR="00350EF6" w:rsidRDefault="00350EF6">
      <w:pPr>
        <w:pStyle w:val="CommentText"/>
      </w:pPr>
      <w:r>
        <w:rPr>
          <w:rStyle w:val="CommentReference"/>
        </w:rPr>
        <w:annotationRef/>
      </w:r>
      <w:r>
        <w:t>After ten use numbers</w:t>
      </w:r>
    </w:p>
  </w:comment>
  <w:comment w:id="229" w:author="Daniel Ortiz-Barrientos" w:date="2020-11-08T20:59:00Z" w:initials="DO">
    <w:p w14:paraId="282A4E93" w14:textId="6610F7EF" w:rsidR="000D6EE2" w:rsidRDefault="000D6EE2">
      <w:pPr>
        <w:pStyle w:val="CommentText"/>
      </w:pPr>
      <w:r>
        <w:rPr>
          <w:rStyle w:val="CommentReference"/>
        </w:rPr>
        <w:annotationRef/>
      </w:r>
      <w:r>
        <w:t>I deleted this bit becau</w:t>
      </w:r>
      <w:r w:rsidR="006E45EB">
        <w:t>s</w:t>
      </w:r>
      <w:r>
        <w:t xml:space="preserve">e you already talked about it in the methods.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2C7DD5" w15:done="0"/>
  <w15:commentEx w15:paraId="282A4E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2C7DD5" w16cid:durableId="2352CD78"/>
  <w16cid:commentId w16cid:paraId="282A4E93" w16cid:durableId="2352D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DA3ED" w14:textId="77777777" w:rsidR="00995821" w:rsidRDefault="00995821" w:rsidP="00015F5C">
      <w:pPr>
        <w:spacing w:after="0" w:line="240" w:lineRule="auto"/>
      </w:pPr>
      <w:r>
        <w:separator/>
      </w:r>
    </w:p>
  </w:endnote>
  <w:endnote w:type="continuationSeparator" w:id="0">
    <w:p w14:paraId="579039FA" w14:textId="77777777" w:rsidR="00995821" w:rsidRDefault="0099582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350EF6" w:rsidRDefault="00350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817DE4" w14:textId="77777777" w:rsidR="00350EF6" w:rsidRDefault="00350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64F17" w14:textId="77777777" w:rsidR="00995821" w:rsidRDefault="00995821" w:rsidP="00015F5C">
      <w:pPr>
        <w:spacing w:after="0" w:line="240" w:lineRule="auto"/>
      </w:pPr>
      <w:r>
        <w:separator/>
      </w:r>
    </w:p>
  </w:footnote>
  <w:footnote w:type="continuationSeparator" w:id="0">
    <w:p w14:paraId="17EB352B" w14:textId="77777777" w:rsidR="00995821" w:rsidRDefault="00995821"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9&lt;/item&gt;&lt;item&gt;70&lt;/item&gt;&lt;item&gt;86&lt;/item&gt;&lt;item&gt;95&lt;/item&gt;&lt;item&gt;97&lt;/item&gt;&lt;item&gt;111&lt;/item&gt;&lt;item&gt;124&lt;/item&gt;&lt;item&gt;129&lt;/item&gt;&lt;item&gt;131&lt;/item&gt;&lt;item&gt;142&lt;/item&gt;&lt;item&gt;145&lt;/item&gt;&lt;item&gt;147&lt;/item&gt;&lt;item&gt;150&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557&lt;/item&gt;&lt;item&gt;578&lt;/item&gt;&lt;item&gt;589&lt;/item&gt;&lt;item&gt;590&lt;/item&gt;&lt;item&gt;591&lt;/item&gt;&lt;item&gt;592&lt;/item&gt;&lt;item&gt;598&lt;/item&gt;&lt;item&gt;607&lt;/item&gt;&lt;item&gt;608&lt;/item&gt;&lt;item&gt;609&lt;/item&gt;&lt;item&gt;627&lt;/item&gt;&lt;item&gt;629&lt;/item&gt;&lt;item&gt;664&lt;/item&gt;&lt;item&gt;741&lt;/item&gt;&lt;item&gt;744&lt;/item&gt;&lt;item&gt;781&lt;/item&gt;&lt;item&gt;792&lt;/item&gt;&lt;item&gt;797&lt;/item&gt;&lt;item&gt;798&lt;/item&gt;&lt;item&gt;799&lt;/item&gt;&lt;item&gt;814&lt;/item&gt;&lt;item&gt;815&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709"/>
    <w:rsid w:val="001A699F"/>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F2A"/>
    <w:rsid w:val="00524974"/>
    <w:rsid w:val="00527FB6"/>
    <w:rsid w:val="00530138"/>
    <w:rsid w:val="00530BA9"/>
    <w:rsid w:val="00531A2F"/>
    <w:rsid w:val="0053225A"/>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A055C"/>
    <w:rsid w:val="007A0610"/>
    <w:rsid w:val="007A0633"/>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D3E"/>
    <w:rsid w:val="00B42E5B"/>
    <w:rsid w:val="00B43D42"/>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813"/>
    <w:rsid w:val="00BE7E96"/>
    <w:rsid w:val="00BF02F4"/>
    <w:rsid w:val="00BF19A3"/>
    <w:rsid w:val="00BF3DF0"/>
    <w:rsid w:val="00BF4521"/>
    <w:rsid w:val="00BF6376"/>
    <w:rsid w:val="00BF6B6F"/>
    <w:rsid w:val="00BF7D6A"/>
    <w:rsid w:val="00C00205"/>
    <w:rsid w:val="00C003A0"/>
    <w:rsid w:val="00C00E13"/>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1073"/>
    <w:rsid w:val="00C51B1B"/>
    <w:rsid w:val="00C51B89"/>
    <w:rsid w:val="00C5203F"/>
    <w:rsid w:val="00C531F0"/>
    <w:rsid w:val="00C53F88"/>
    <w:rsid w:val="00C572BD"/>
    <w:rsid w:val="00C57EA4"/>
    <w:rsid w:val="00C62E44"/>
    <w:rsid w:val="00C64158"/>
    <w:rsid w:val="00C642BC"/>
    <w:rsid w:val="00C6606F"/>
    <w:rsid w:val="00C66C57"/>
    <w:rsid w:val="00C67E19"/>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5A62"/>
    <w:rsid w:val="00CE774A"/>
    <w:rsid w:val="00CF0087"/>
    <w:rsid w:val="00CF18B8"/>
    <w:rsid w:val="00CF1900"/>
    <w:rsid w:val="00CF2D34"/>
    <w:rsid w:val="00CF3C11"/>
    <w:rsid w:val="00CF4327"/>
    <w:rsid w:val="00CF5269"/>
    <w:rsid w:val="00CF62CD"/>
    <w:rsid w:val="00D00F43"/>
    <w:rsid w:val="00D01AE6"/>
    <w:rsid w:val="00D034B5"/>
    <w:rsid w:val="00D035BE"/>
    <w:rsid w:val="00D03748"/>
    <w:rsid w:val="00D04013"/>
    <w:rsid w:val="00D06BF1"/>
    <w:rsid w:val="00D07FD2"/>
    <w:rsid w:val="00D10BBC"/>
    <w:rsid w:val="00D11D5A"/>
    <w:rsid w:val="00D123F5"/>
    <w:rsid w:val="00D135BA"/>
    <w:rsid w:val="00D16B1E"/>
    <w:rsid w:val="00D175F6"/>
    <w:rsid w:val="00D17A7B"/>
    <w:rsid w:val="00D214BD"/>
    <w:rsid w:val="00D22373"/>
    <w:rsid w:val="00D24332"/>
    <w:rsid w:val="00D244C3"/>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1010"/>
    <w:rsid w:val="00D930DC"/>
    <w:rsid w:val="00D93FB7"/>
    <w:rsid w:val="00D94207"/>
    <w:rsid w:val="00D952B4"/>
    <w:rsid w:val="00D96297"/>
    <w:rsid w:val="00D97C25"/>
    <w:rsid w:val="00DA1F80"/>
    <w:rsid w:val="00DA3108"/>
    <w:rsid w:val="00DA3FD7"/>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771C"/>
    <w:rsid w:val="00EF778B"/>
    <w:rsid w:val="00EF7908"/>
    <w:rsid w:val="00EF7B9C"/>
    <w:rsid w:val="00EF7C81"/>
    <w:rsid w:val="00F01346"/>
    <w:rsid w:val="00F02297"/>
    <w:rsid w:val="00F022A7"/>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00403D7-0864-BB44-8B27-5D32B717F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64</Pages>
  <Words>28751</Words>
  <Characters>163595</Characters>
  <Application>Microsoft Office Word</Application>
  <DocSecurity>0</DocSecurity>
  <Lines>5453</Lines>
  <Paragraphs>2709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Daniel Ortiz-Barrientos</cp:lastModifiedBy>
  <cp:revision>48</cp:revision>
  <dcterms:created xsi:type="dcterms:W3CDTF">2020-11-08T09:51:00Z</dcterms:created>
  <dcterms:modified xsi:type="dcterms:W3CDTF">2020-11-08T11:02:00Z</dcterms:modified>
</cp:coreProperties>
</file>
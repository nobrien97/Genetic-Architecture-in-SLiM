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1529A" w14:textId="08231BC7" w:rsidR="005343F5" w:rsidRPr="00AA6892" w:rsidRDefault="005343F5" w:rsidP="00AA6892">
      <w:pPr>
        <w:pStyle w:val="Title"/>
      </w:pPr>
      <w:r w:rsidRPr="00AA6892">
        <w:t>Title here</w:t>
      </w:r>
      <w:r w:rsidRPr="00AA6892">
        <w:br w:type="page"/>
      </w:r>
    </w:p>
    <w:p w14:paraId="3387D5AB" w14:textId="628E2794" w:rsidR="005343F5" w:rsidRDefault="005343F5" w:rsidP="005343F5">
      <w:pPr>
        <w:pStyle w:val="Heading1"/>
      </w:pPr>
      <w:r w:rsidRPr="005343F5">
        <w:lastRenderedPageBreak/>
        <w:t>Abstract</w:t>
      </w:r>
      <w:r>
        <w:br w:type="page"/>
      </w:r>
    </w:p>
    <w:p w14:paraId="1EFDF0AE" w14:textId="4EDA9B62" w:rsidR="00E11C3E" w:rsidRDefault="00E11C3E" w:rsidP="005343F5">
      <w:pPr>
        <w:pStyle w:val="Heading1"/>
      </w:pPr>
      <w:r w:rsidRPr="005343F5">
        <w:lastRenderedPageBreak/>
        <w:t>Introduction</w:t>
      </w:r>
    </w:p>
    <w:p w14:paraId="54697D23" w14:textId="61B1AE67" w:rsidR="00166492" w:rsidRDefault="005C77EE" w:rsidP="005343F5">
      <w:pPr>
        <w:spacing w:before="120" w:after="120" w:line="480" w:lineRule="auto"/>
        <w:ind w:firstLine="720"/>
        <w:rPr>
          <w:lang w:val="en-US"/>
        </w:rPr>
      </w:pPr>
      <w:r>
        <w:rPr>
          <w:lang w:val="en-US"/>
        </w:rPr>
        <w:t>Quantitative genetics aims to quantify genetic diversity</w:t>
      </w:r>
      <w:r w:rsidR="00235E34">
        <w:rPr>
          <w:lang w:val="en-US"/>
        </w:rPr>
        <w:t xml:space="preserve">; </w:t>
      </w:r>
      <w:r>
        <w:rPr>
          <w:lang w:val="en-US"/>
        </w:rPr>
        <w:t xml:space="preserve">this diversity has broad implications for adaptation, it is well described how diversity enhances efficiency of adaptation; adaptation with more Va = faster, more efficient; particularly seen in the case of quantitative genetics, where stabilizing selection is often assumed; different story with the maintenance of variation around a fitness optimum, i.e. after the adaptive walk what happens?; several models have appeared over the last 50 years to explain the maintenance of variation; continuum of alleles vs diallelic; within continuum of alleles, the approximate distribution of allelic effects depends on the relative mutation rate to selection strength; </w:t>
      </w:r>
      <w:r w:rsidR="001D3B1C">
        <w:rPr>
          <w:lang w:val="en-US"/>
        </w:rPr>
        <w:t xml:space="preserve">in other words, the strength of new mutations to standing genetic variation; </w:t>
      </w:r>
      <w:r w:rsidR="00235E34">
        <w:rPr>
          <w:lang w:val="en-US"/>
        </w:rPr>
        <w:t>models over the last 50 years have failed to explain natural diversity</w:t>
      </w:r>
      <w:r>
        <w:rPr>
          <w:lang w:val="en-US"/>
        </w:rPr>
        <w:t xml:space="preserve"> observed in populations</w:t>
      </w:r>
      <w:r w:rsidR="00235E34">
        <w:rPr>
          <w:lang w:val="en-US"/>
        </w:rPr>
        <w:t>;</w:t>
      </w:r>
      <w:r>
        <w:rPr>
          <w:lang w:val="en-US"/>
        </w:rPr>
        <w:t xml:space="preserve"> </w:t>
      </w:r>
    </w:p>
    <w:p w14:paraId="180FAE87" w14:textId="183BC409" w:rsidR="00C3357D" w:rsidRDefault="00CC6021" w:rsidP="005343F5">
      <w:pPr>
        <w:spacing w:before="120" w:after="120" w:line="480" w:lineRule="auto"/>
        <w:ind w:firstLine="720"/>
        <w:rPr>
          <w:lang w:val="en-US"/>
        </w:rPr>
      </w:pPr>
      <w:r>
        <w:rPr>
          <w:lang w:val="en-US"/>
        </w:rPr>
        <w:t xml:space="preserve">The ubiquity of adaptation in </w:t>
      </w:r>
      <w:r w:rsidR="00166492">
        <w:rPr>
          <w:lang w:val="en-US"/>
        </w:rPr>
        <w:t xml:space="preserve">evolutionary studies </w:t>
      </w:r>
      <w:r>
        <w:rPr>
          <w:lang w:val="en-US"/>
        </w:rPr>
        <w:t xml:space="preserve">is telling of the impact of Darwin’s seminal work. </w:t>
      </w:r>
      <w:r w:rsidR="00166492">
        <w:rPr>
          <w:lang w:val="en-US"/>
        </w:rPr>
        <w:t xml:space="preserve">Over </w:t>
      </w:r>
      <w:r w:rsidR="00780164">
        <w:rPr>
          <w:lang w:val="en-US"/>
        </w:rPr>
        <w:t>4600</w:t>
      </w:r>
      <w:r w:rsidR="00166492">
        <w:rPr>
          <w:lang w:val="en-US"/>
        </w:rPr>
        <w:t xml:space="preserve"> papers featuring the keyword ‘adaptation’ </w:t>
      </w:r>
      <w:r w:rsidR="00780164">
        <w:rPr>
          <w:lang w:val="en-US"/>
        </w:rPr>
        <w:t>were</w:t>
      </w:r>
      <w:r w:rsidR="00166492">
        <w:rPr>
          <w:lang w:val="en-US"/>
        </w:rPr>
        <w:t xml:space="preserve"> published in Nature </w:t>
      </w:r>
      <w:r w:rsidR="000B34AB">
        <w:rPr>
          <w:lang w:val="en-US"/>
        </w:rPr>
        <w:t>research</w:t>
      </w:r>
      <w:r w:rsidR="0059287F">
        <w:rPr>
          <w:lang w:val="en-US"/>
        </w:rPr>
        <w:t xml:space="preserve"> journals</w:t>
      </w:r>
      <w:r w:rsidR="00780164">
        <w:rPr>
          <w:lang w:val="en-US"/>
        </w:rPr>
        <w:t xml:space="preserve"> in 2019</w:t>
      </w:r>
      <w:r w:rsidR="00F87BC9">
        <w:rPr>
          <w:lang w:val="en-US"/>
        </w:rPr>
        <w:t>.</w:t>
      </w:r>
      <w:r w:rsidR="00204E03">
        <w:rPr>
          <w:lang w:val="en-US"/>
        </w:rPr>
        <w:t xml:space="preserve"> </w:t>
      </w:r>
      <w:r w:rsidR="002E5E9E">
        <w:rPr>
          <w:lang w:val="en-US"/>
        </w:rPr>
        <w:t xml:space="preserve">The allure of </w:t>
      </w:r>
      <w:r w:rsidR="00456C1B">
        <w:rPr>
          <w:lang w:val="en-US"/>
        </w:rPr>
        <w:t>adaptation comes from</w:t>
      </w:r>
      <w:r w:rsidR="00E004C1">
        <w:rPr>
          <w:lang w:val="en-US"/>
        </w:rPr>
        <w:t xml:space="preserve"> the power of Darwin’s theory to explain natural diversity both within and between populations </w:t>
      </w:r>
      <w:r w:rsidR="00E004C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E004C1">
        <w:rPr>
          <w:lang w:val="en-US"/>
        </w:rPr>
        <w:instrText xml:space="preserve"> ADDIN EN.CITE </w:instrText>
      </w:r>
      <w:r w:rsidR="00E004C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E004C1">
        <w:rPr>
          <w:lang w:val="en-US"/>
        </w:rPr>
        <w:instrText xml:space="preserve"> ADDIN EN.CITE.DATA </w:instrText>
      </w:r>
      <w:r w:rsidR="00E004C1">
        <w:rPr>
          <w:lang w:val="en-US"/>
        </w:rPr>
      </w:r>
      <w:r w:rsidR="00E004C1">
        <w:rPr>
          <w:lang w:val="en-US"/>
        </w:rPr>
        <w:fldChar w:fldCharType="end"/>
      </w:r>
      <w:r w:rsidR="00E004C1">
        <w:rPr>
          <w:lang w:val="en-US"/>
        </w:rPr>
      </w:r>
      <w:r w:rsidR="00E004C1">
        <w:rPr>
          <w:lang w:val="en-US"/>
        </w:rPr>
        <w:fldChar w:fldCharType="separate"/>
      </w:r>
      <w:r w:rsidR="00E004C1">
        <w:rPr>
          <w:noProof/>
          <w:lang w:val="en-US"/>
        </w:rPr>
        <w:t>(</w:t>
      </w:r>
      <w:r w:rsidR="00E004C1" w:rsidRPr="00E004C1">
        <w:rPr>
          <w:smallCaps/>
          <w:noProof/>
          <w:lang w:val="en-US"/>
        </w:rPr>
        <w:t>Brady</w:t>
      </w:r>
      <w:r w:rsidR="00E004C1" w:rsidRPr="00E004C1">
        <w:rPr>
          <w:i/>
          <w:noProof/>
          <w:lang w:val="en-US"/>
        </w:rPr>
        <w:t xml:space="preserve"> et al.</w:t>
      </w:r>
      <w:r w:rsidR="00E004C1">
        <w:rPr>
          <w:noProof/>
          <w:lang w:val="en-US"/>
        </w:rPr>
        <w:t xml:space="preserve"> 2019)</w:t>
      </w:r>
      <w:r w:rsidR="00E004C1">
        <w:rPr>
          <w:lang w:val="en-US"/>
        </w:rPr>
        <w:fldChar w:fldCharType="end"/>
      </w:r>
      <w:r w:rsidR="00456C1B">
        <w:rPr>
          <w:lang w:val="en-US"/>
        </w:rPr>
        <w:t>.</w:t>
      </w:r>
      <w:r w:rsidR="002E5E9E">
        <w:rPr>
          <w:lang w:val="en-US"/>
        </w:rPr>
        <w:t xml:space="preserve"> </w:t>
      </w:r>
      <w:r w:rsidR="00E45B36">
        <w:rPr>
          <w:lang w:val="en-US"/>
        </w:rPr>
        <w:t xml:space="preserve">Yet explanations of diversity via Darwin’s theory have been misinterpreted before – </w:t>
      </w:r>
      <w:r w:rsidR="00780164">
        <w:rPr>
          <w:lang w:val="en-US"/>
        </w:rPr>
        <w:t>prior to</w:t>
      </w:r>
      <w:r w:rsidR="00E45B36">
        <w:rPr>
          <w:lang w:val="en-US"/>
        </w:rPr>
        <w:t xml:space="preserve"> Williams </w:t>
      </w:r>
      <w:r w:rsidR="00780164">
        <w:rPr>
          <w:lang w:val="en-US"/>
        </w:rPr>
        <w:t>publishing</w:t>
      </w:r>
      <w:r w:rsidR="00E45B36">
        <w:rPr>
          <w:lang w:val="en-US"/>
        </w:rPr>
        <w:t xml:space="preserve"> his thesis </w:t>
      </w:r>
      <w:r w:rsidR="00E45B36">
        <w:rPr>
          <w:lang w:val="en-US"/>
        </w:rPr>
        <w:fldChar w:fldCharType="begin"/>
      </w:r>
      <w:r w:rsidR="00E45B36">
        <w:rPr>
          <w:lang w:val="en-US"/>
        </w:rPr>
        <w:instrText xml:space="preserve"> ADDIN EN.CITE &lt;EndNote&gt;&lt;Cite ExcludeAuth="1"&gt;&lt;Author&gt;Williams&lt;/Author&gt;&lt;Year&gt;1966&lt;/Year&gt;&lt;RecNum&gt;176&lt;/RecNum&gt;&lt;DisplayText&gt;(1966)&lt;/DisplayText&gt;&lt;record&gt;&lt;rec-number&gt;176&lt;/rec-number&gt;&lt;foreign-keys&gt;&lt;key app="EN" db-id="5ppvfvtxcxr5xnew0zqvex91vs0vv2wxd90d" timestamp="1604187803"&gt;176&lt;/key&gt;&lt;/foreign-keys&gt;&lt;ref-type name="Book"&gt;6&lt;/ref-type&gt;&lt;contributors&gt;&lt;authors&gt;&lt;author&gt;Williams, George C.&lt;/author&gt;&lt;/authors&gt;&lt;/contributors&gt;&lt;titles&gt;&lt;title&gt;Adaptation and natural selection; a critique of some current evolutionary thought&lt;/title&gt;&lt;/titles&gt;&lt;pages&gt;x, 307 p.&lt;/pages&gt;&lt;keywords&gt;&lt;keyword&gt;Adaptation (Biology)&lt;/keyword&gt;&lt;keyword&gt;Natural selection.&lt;/keyword&gt;&lt;/keywords&gt;&lt;dates&gt;&lt;year&gt;1966&lt;/year&gt;&lt;/dates&gt;&lt;pub-location&gt;Princeton, N.J.,&lt;/pub-location&gt;&lt;publisher&gt;Princeton University Press&lt;/publisher&gt;&lt;accession-num&gt;1224374&lt;/accession-num&gt;&lt;call-num&gt;QH546 .W55&lt;/call-num&gt;&lt;urls&gt;&lt;/urls&gt;&lt;/record&gt;&lt;/Cite&gt;&lt;/EndNote&gt;</w:instrText>
      </w:r>
      <w:r w:rsidR="00E45B36">
        <w:rPr>
          <w:lang w:val="en-US"/>
        </w:rPr>
        <w:fldChar w:fldCharType="separate"/>
      </w:r>
      <w:r w:rsidR="00E45B36">
        <w:rPr>
          <w:noProof/>
          <w:lang w:val="en-US"/>
        </w:rPr>
        <w:t>(1966)</w:t>
      </w:r>
      <w:r w:rsidR="00E45B36">
        <w:rPr>
          <w:lang w:val="en-US"/>
        </w:rPr>
        <w:fldChar w:fldCharType="end"/>
      </w:r>
      <w:r w:rsidR="00E45B36">
        <w:rPr>
          <w:lang w:val="en-US"/>
        </w:rPr>
        <w:t xml:space="preserve">, the theory of ‘group adaptation’, whereby </w:t>
      </w:r>
      <w:r w:rsidR="00780164">
        <w:rPr>
          <w:lang w:val="en-US"/>
        </w:rPr>
        <w:t xml:space="preserve">adaptation is driven by </w:t>
      </w:r>
      <w:r w:rsidR="00E45B36">
        <w:rPr>
          <w:lang w:val="en-US"/>
        </w:rPr>
        <w:t>altr</w:t>
      </w:r>
      <w:r w:rsidR="00780164">
        <w:rPr>
          <w:lang w:val="en-US"/>
        </w:rPr>
        <w:t>uistic mutations that benefit</w:t>
      </w:r>
      <w:r w:rsidR="00E45B36">
        <w:rPr>
          <w:lang w:val="en-US"/>
        </w:rPr>
        <w:t xml:space="preserve"> populations at the cost of the individual gene, was commonplace and well-regarded. </w:t>
      </w:r>
      <w:r w:rsidR="006150B1">
        <w:rPr>
          <w:lang w:val="en-US"/>
        </w:rPr>
        <w:t>The focus on adaptive traits, and the ability of populations to adapt to new situations is wonderfully intuitive, however, populati</w:t>
      </w:r>
      <w:r w:rsidR="007932D9">
        <w:rPr>
          <w:lang w:val="en-US"/>
        </w:rPr>
        <w:t>ons are never perfectly adapted</w:t>
      </w:r>
      <w:r w:rsidR="0066411A">
        <w:rPr>
          <w:lang w:val="en-US"/>
        </w:rPr>
        <w:t xml:space="preserve">: trait values are rarely optimal, populations decline, and extinctions are commonplace </w:t>
      </w:r>
      <w:r w:rsidR="0066411A">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Pr>
          <w:lang w:val="en-US"/>
        </w:rPr>
        <w:instrText xml:space="preserve"> ADDIN EN.CITE </w:instrText>
      </w:r>
      <w:r w:rsidR="0066411A">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Pr>
          <w:lang w:val="en-US"/>
        </w:rPr>
        <w:instrText xml:space="preserve"> ADDIN EN.CITE.DATA </w:instrText>
      </w:r>
      <w:r w:rsidR="0066411A">
        <w:rPr>
          <w:lang w:val="en-US"/>
        </w:rPr>
      </w:r>
      <w:r w:rsidR="0066411A">
        <w:rPr>
          <w:lang w:val="en-US"/>
        </w:rPr>
        <w:fldChar w:fldCharType="end"/>
      </w:r>
      <w:r w:rsidR="0066411A">
        <w:rPr>
          <w:lang w:val="en-US"/>
        </w:rPr>
      </w:r>
      <w:r w:rsidR="0066411A">
        <w:rPr>
          <w:lang w:val="en-US"/>
        </w:rPr>
        <w:fldChar w:fldCharType="separate"/>
      </w:r>
      <w:r w:rsidR="0066411A">
        <w:rPr>
          <w:noProof/>
          <w:lang w:val="en-US"/>
        </w:rPr>
        <w:t>(</w:t>
      </w:r>
      <w:r w:rsidR="0066411A" w:rsidRPr="0066411A">
        <w:rPr>
          <w:smallCaps/>
          <w:noProof/>
          <w:lang w:val="en-US"/>
        </w:rPr>
        <w:t>Brady</w:t>
      </w:r>
      <w:r w:rsidR="0066411A" w:rsidRPr="0066411A">
        <w:rPr>
          <w:i/>
          <w:noProof/>
          <w:lang w:val="en-US"/>
        </w:rPr>
        <w:t xml:space="preserve"> et al.</w:t>
      </w:r>
      <w:r w:rsidR="0066411A">
        <w:rPr>
          <w:noProof/>
          <w:lang w:val="en-US"/>
        </w:rPr>
        <w:t xml:space="preserve"> 2019)</w:t>
      </w:r>
      <w:r w:rsidR="0066411A">
        <w:rPr>
          <w:lang w:val="en-US"/>
        </w:rPr>
        <w:fldChar w:fldCharType="end"/>
      </w:r>
      <w:r w:rsidR="0066411A">
        <w:rPr>
          <w:lang w:val="en-US"/>
        </w:rPr>
        <w:t xml:space="preserve">. </w:t>
      </w:r>
      <w:r w:rsidR="0059287F">
        <w:rPr>
          <w:lang w:val="en-US"/>
        </w:rPr>
        <w:t xml:space="preserve">The extent of maladaptation, where populations are stable at some distance from a fitness optimum, seems wide, however the extent of </w:t>
      </w:r>
      <w:r w:rsidR="0059287F">
        <w:rPr>
          <w:lang w:val="en-US"/>
        </w:rPr>
        <w:lastRenderedPageBreak/>
        <w:t>maladaptation is rarely discussed</w:t>
      </w:r>
      <w:r w:rsidR="00710DFD">
        <w:rPr>
          <w:lang w:val="en-US"/>
        </w:rPr>
        <w:t xml:space="preserve"> </w:t>
      </w:r>
      <w:r w:rsidR="00710DFD">
        <w:rPr>
          <w:lang w:val="en-US"/>
        </w:rPr>
        <w:fldChar w:fldCharType="begin"/>
      </w:r>
      <w:r w:rsidR="00710DFD">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Pr>
          <w:lang w:val="en-US"/>
        </w:rPr>
        <w:fldChar w:fldCharType="separate"/>
      </w:r>
      <w:r w:rsidR="00710DFD">
        <w:rPr>
          <w:noProof/>
          <w:lang w:val="en-US"/>
        </w:rPr>
        <w:t>(</w:t>
      </w:r>
      <w:r w:rsidR="00710DFD" w:rsidRPr="00710DFD">
        <w:rPr>
          <w:smallCaps/>
          <w:noProof/>
          <w:lang w:val="en-US"/>
        </w:rPr>
        <w:t>Nesse</w:t>
      </w:r>
      <w:r w:rsidR="00710DFD">
        <w:rPr>
          <w:noProof/>
          <w:lang w:val="en-US"/>
        </w:rPr>
        <w:t xml:space="preserve"> 2005)</w:t>
      </w:r>
      <w:r w:rsidR="00710DFD">
        <w:rPr>
          <w:lang w:val="en-US"/>
        </w:rPr>
        <w:fldChar w:fldCharType="end"/>
      </w:r>
      <w:r w:rsidR="0059287F">
        <w:rPr>
          <w:lang w:val="en-US"/>
        </w:rPr>
        <w:t xml:space="preserve">. </w:t>
      </w:r>
      <w:r w:rsidR="000B34AB">
        <w:rPr>
          <w:lang w:val="en-US"/>
        </w:rPr>
        <w:t>The</w:t>
      </w:r>
      <w:r w:rsidR="0059287F">
        <w:rPr>
          <w:lang w:val="en-US"/>
        </w:rPr>
        <w:t xml:space="preserve"> keyword ‘maladaptation’ </w:t>
      </w:r>
      <w:r w:rsidR="00780164">
        <w:rPr>
          <w:lang w:val="en-US"/>
        </w:rPr>
        <w:t xml:space="preserve">was </w:t>
      </w:r>
      <w:r w:rsidR="0059287F">
        <w:rPr>
          <w:lang w:val="en-US"/>
        </w:rPr>
        <w:t xml:space="preserve">mentioned in </w:t>
      </w:r>
      <w:r w:rsidR="00347415">
        <w:rPr>
          <w:lang w:val="en-US"/>
        </w:rPr>
        <w:t xml:space="preserve">just </w:t>
      </w:r>
      <w:r w:rsidR="00780164">
        <w:rPr>
          <w:lang w:val="en-US"/>
        </w:rPr>
        <w:t>45</w:t>
      </w:r>
      <w:r w:rsidR="000B34AB">
        <w:rPr>
          <w:lang w:val="en-US"/>
        </w:rPr>
        <w:t xml:space="preserve"> papers in Nature research journals</w:t>
      </w:r>
      <w:r w:rsidR="00780164">
        <w:rPr>
          <w:lang w:val="en-US"/>
        </w:rPr>
        <w:t xml:space="preserve"> published in 2019</w:t>
      </w:r>
      <w:r w:rsidR="00CE5A62">
        <w:rPr>
          <w:lang w:val="en-US"/>
        </w:rPr>
        <w:t xml:space="preserve">, yet it is expected to </w:t>
      </w:r>
      <w:r w:rsidR="000B34AB">
        <w:rPr>
          <w:lang w:val="en-US"/>
        </w:rPr>
        <w:t>.</w:t>
      </w:r>
      <w:r w:rsidR="00F96D55">
        <w:rPr>
          <w:lang w:val="en-US"/>
        </w:rPr>
        <w:t xml:space="preserve"> </w:t>
      </w:r>
    </w:p>
    <w:p w14:paraId="2F83FEA4" w14:textId="52927276" w:rsidR="0008628B" w:rsidRPr="0008628B" w:rsidRDefault="0008628B" w:rsidP="005343F5">
      <w:pPr>
        <w:spacing w:before="120" w:after="120" w:line="480" w:lineRule="auto"/>
        <w:ind w:firstLine="720"/>
        <w:rPr>
          <w:b/>
          <w:lang w:val="en-US"/>
        </w:rPr>
      </w:pPr>
      <w:r>
        <w:rPr>
          <w:b/>
          <w:lang w:val="en-US"/>
        </w:rPr>
        <w:t xml:space="preserve">Evidence for stab sel: in gene regulation, Hodgins-Davis et al – this paper, also m/s/d balance for quant gen models; </w:t>
      </w:r>
    </w:p>
    <w:p w14:paraId="69660772" w14:textId="2CA72B57" w:rsidR="001D3B1C" w:rsidRDefault="00CC6021" w:rsidP="005343F5">
      <w:pPr>
        <w:spacing w:before="120" w:after="120" w:line="480" w:lineRule="auto"/>
        <w:ind w:firstLine="720"/>
        <w:rPr>
          <w:lang w:val="en-US"/>
        </w:rPr>
      </w:pPr>
      <w:r>
        <w:rPr>
          <w:lang w:val="en-US"/>
        </w:rPr>
        <w:t xml:space="preserve">The extent of maladaptation in natural populations has been debated for some time – are populations likely to be restricted in their fit to a phenotypic optimum? Is such an optimum attainable for populations, or is there more likely to be local, stable optima that are difficult to escape? </w:t>
      </w:r>
    </w:p>
    <w:p w14:paraId="12C47702" w14:textId="77777777" w:rsidR="00CC6021" w:rsidRDefault="00CC6021" w:rsidP="005343F5">
      <w:pPr>
        <w:spacing w:before="120" w:after="120" w:line="480" w:lineRule="auto"/>
        <w:ind w:firstLine="720"/>
        <w:rPr>
          <w:lang w:val="en-US"/>
        </w:rPr>
      </w:pPr>
    </w:p>
    <w:p w14:paraId="7A32ADD0" w14:textId="3CA97F3A" w:rsidR="00B523A4" w:rsidRDefault="00695B77" w:rsidP="005343F5">
      <w:pPr>
        <w:spacing w:before="120" w:after="120" w:line="480" w:lineRule="auto"/>
        <w:ind w:firstLine="720"/>
        <w:rPr>
          <w:lang w:val="en-US"/>
        </w:rPr>
      </w:pPr>
      <w:r>
        <w:rPr>
          <w:lang w:val="en-US"/>
        </w:rPr>
        <w:t>Much of the v</w:t>
      </w:r>
      <w:r w:rsidR="002D2CD0">
        <w:rPr>
          <w:lang w:val="en-US"/>
        </w:rPr>
        <w:t xml:space="preserve">ariation between and within </w:t>
      </w:r>
      <w:r w:rsidR="00E4499B">
        <w:rPr>
          <w:lang w:val="en-US"/>
        </w:rPr>
        <w:t>populations</w:t>
      </w:r>
      <w:r w:rsidR="002D2CD0">
        <w:rPr>
          <w:lang w:val="en-US"/>
        </w:rPr>
        <w:t xml:space="preserve"> </w:t>
      </w:r>
      <w:r>
        <w:rPr>
          <w:lang w:val="en-US"/>
        </w:rPr>
        <w:t>is the result</w:t>
      </w:r>
      <w:r w:rsidR="002D2CD0">
        <w:rPr>
          <w:lang w:val="en-US"/>
        </w:rPr>
        <w:t xml:space="preserve"> of continuous </w:t>
      </w:r>
      <w:r w:rsidR="00BD417F">
        <w:rPr>
          <w:lang w:val="en-US"/>
        </w:rPr>
        <w:t xml:space="preserve">variability </w:t>
      </w:r>
      <w:r w:rsidR="002D2CD0">
        <w:rPr>
          <w:lang w:val="en-US"/>
        </w:rPr>
        <w:t xml:space="preserve">in traits </w:t>
      </w:r>
      <w:r w:rsidR="00E4499B">
        <w:rPr>
          <w:lang w:val="en-US"/>
        </w:rPr>
        <w:t xml:space="preserve">individuals in </w:t>
      </w:r>
      <w:r w:rsidR="002D2CD0">
        <w:rPr>
          <w:lang w:val="en-US"/>
        </w:rPr>
        <w:t xml:space="preserve">those </w:t>
      </w:r>
      <w:r w:rsidR="00E4499B">
        <w:rPr>
          <w:lang w:val="en-US"/>
        </w:rPr>
        <w:t>populations</w:t>
      </w:r>
      <w:r w:rsidR="002D2CD0">
        <w:rPr>
          <w:lang w:val="en-US"/>
        </w:rPr>
        <w:t xml:space="preserve"> possess. Differences in </w:t>
      </w:r>
      <w:r w:rsidR="009E0D4C">
        <w:rPr>
          <w:lang w:val="en-US"/>
        </w:rPr>
        <w:t>such quantitative traits</w:t>
      </w:r>
      <w:r w:rsidR="002D2CD0">
        <w:rPr>
          <w:lang w:val="en-US"/>
        </w:rPr>
        <w:t xml:space="preserve"> lead to </w:t>
      </w:r>
      <w:r w:rsidR="00BD417F">
        <w:rPr>
          <w:lang w:val="en-US"/>
        </w:rPr>
        <w:t>adaptation and speciation.</w:t>
      </w:r>
      <w:r w:rsidR="002D2CD0">
        <w:rPr>
          <w:lang w:val="en-US"/>
        </w:rPr>
        <w:t xml:space="preserve"> </w:t>
      </w:r>
      <w:r w:rsidR="001D3B1C">
        <w:rPr>
          <w:lang w:val="en-US"/>
        </w:rPr>
        <w:t xml:space="preserve">Underpinning </w:t>
      </w:r>
      <w:r w:rsidR="009E0D4C">
        <w:rPr>
          <w:lang w:val="en-US"/>
        </w:rPr>
        <w:t xml:space="preserve">adaptation by </w:t>
      </w:r>
      <w:r w:rsidR="001D3B1C">
        <w:rPr>
          <w:lang w:val="en-US"/>
        </w:rPr>
        <w:t>quantitative traits is additive genetic variance (V</w:t>
      </w:r>
      <w:r w:rsidR="001D3B1C">
        <w:rPr>
          <w:vertAlign w:val="subscript"/>
          <w:lang w:val="en-US"/>
        </w:rPr>
        <w:t>A</w:t>
      </w:r>
      <w:r w:rsidR="001D3B1C">
        <w:rPr>
          <w:lang w:val="en-US"/>
        </w:rPr>
        <w:t xml:space="preserve">), the </w:t>
      </w:r>
      <w:r w:rsidR="009E0D4C">
        <w:rPr>
          <w:lang w:val="en-US"/>
        </w:rPr>
        <w:t xml:space="preserve">heritable component of variation; the </w:t>
      </w:r>
      <w:r w:rsidR="001D3B1C">
        <w:rPr>
          <w:lang w:val="en-US"/>
        </w:rPr>
        <w:t xml:space="preserve">amount of which has mystified quantitative geneticists for close to 100 years. </w:t>
      </w:r>
      <w:r w:rsidR="009E0D4C">
        <w:rPr>
          <w:lang w:val="en-US"/>
        </w:rPr>
        <w:t>Predicting levels V</w:t>
      </w:r>
      <w:r w:rsidR="009E0D4C">
        <w:rPr>
          <w:vertAlign w:val="subscript"/>
          <w:lang w:val="en-US"/>
        </w:rPr>
        <w:t>A</w:t>
      </w:r>
      <w:r w:rsidR="009E0D4C">
        <w:rPr>
          <w:lang w:val="en-US"/>
        </w:rPr>
        <w:t xml:space="preserve"> is reliant on mutation rate and selection strength: both of which are notoriously difficult to estimate in natural populations. </w:t>
      </w:r>
      <w:r w:rsidR="001D3B1C">
        <w:rPr>
          <w:lang w:val="en-US"/>
        </w:rPr>
        <w:t xml:space="preserve">Many </w:t>
      </w:r>
      <w:r w:rsidR="009E0D4C">
        <w:rPr>
          <w:lang w:val="en-US"/>
        </w:rPr>
        <w:t>quantitative</w:t>
      </w:r>
      <w:r w:rsidR="001D3B1C">
        <w:rPr>
          <w:lang w:val="en-US"/>
        </w:rPr>
        <w:t xml:space="preserve"> traits are subject to stabilizing selection, where intermediate trait values have maximum fitness.</w:t>
      </w:r>
      <w:r w:rsidR="00B523A4">
        <w:rPr>
          <w:lang w:val="en-US"/>
        </w:rPr>
        <w:t xml:space="preserve"> Theory suggests that adaptation via stabilizing selection should be more efficient</w:t>
      </w:r>
      <w:r w:rsidR="009E0D4C">
        <w:rPr>
          <w:lang w:val="en-US"/>
        </w:rPr>
        <w:t xml:space="preserve"> </w:t>
      </w:r>
      <w:r w:rsidR="00B523A4">
        <w:rPr>
          <w:lang w:val="en-US"/>
        </w:rPr>
        <w:t>with higher standing V</w:t>
      </w:r>
      <w:r w:rsidR="00B523A4">
        <w:rPr>
          <w:vertAlign w:val="subscript"/>
          <w:lang w:val="en-US"/>
        </w:rPr>
        <w:t>A</w:t>
      </w:r>
      <w:r w:rsidR="00B523A4">
        <w:rPr>
          <w:lang w:val="en-US"/>
        </w:rPr>
        <w:t>, and that the selective fixation of this standing variation should decrease V</w:t>
      </w:r>
      <w:r w:rsidR="00B523A4">
        <w:rPr>
          <w:vertAlign w:val="subscript"/>
          <w:lang w:val="en-US"/>
        </w:rPr>
        <w:t>A</w:t>
      </w:r>
      <w:r w:rsidR="00B523A4">
        <w:rPr>
          <w:lang w:val="en-US"/>
        </w:rPr>
        <w:t xml:space="preserve"> as adaptation takes place </w:t>
      </w:r>
      <w:r w:rsidR="00B523A4">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B523A4">
        <w:rPr>
          <w:lang w:val="en-US"/>
        </w:rPr>
        <w:instrText xml:space="preserve"> ADDIN EN.CITE </w:instrText>
      </w:r>
      <w:r w:rsidR="00B523A4">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B523A4">
        <w:rPr>
          <w:lang w:val="en-US"/>
        </w:rPr>
        <w:instrText xml:space="preserve"> ADDIN EN.CITE.DATA </w:instrText>
      </w:r>
      <w:r w:rsidR="00B523A4">
        <w:rPr>
          <w:lang w:val="en-US"/>
        </w:rPr>
      </w:r>
      <w:r w:rsidR="00B523A4">
        <w:rPr>
          <w:lang w:val="en-US"/>
        </w:rPr>
        <w:fldChar w:fldCharType="end"/>
      </w:r>
      <w:r w:rsidR="00B523A4">
        <w:rPr>
          <w:lang w:val="en-US"/>
        </w:rPr>
      </w:r>
      <w:r w:rsidR="00B523A4">
        <w:rPr>
          <w:lang w:val="en-US"/>
        </w:rPr>
        <w:fldChar w:fldCharType="separate"/>
      </w:r>
      <w:r w:rsidR="00B523A4">
        <w:rPr>
          <w:noProof/>
          <w:lang w:val="en-US"/>
        </w:rPr>
        <w:t>(</w:t>
      </w:r>
      <w:r w:rsidR="00B523A4" w:rsidRPr="00B523A4">
        <w:rPr>
          <w:smallCaps/>
          <w:noProof/>
          <w:lang w:val="en-US"/>
        </w:rPr>
        <w:t>Fisher</w:t>
      </w:r>
      <w:r w:rsidR="00B523A4">
        <w:rPr>
          <w:noProof/>
          <w:lang w:val="en-US"/>
        </w:rPr>
        <w:t xml:space="preserve"> 1930; </w:t>
      </w:r>
      <w:r w:rsidR="00B523A4" w:rsidRPr="00B523A4">
        <w:rPr>
          <w:smallCaps/>
          <w:noProof/>
          <w:lang w:val="en-US"/>
        </w:rPr>
        <w:t>Lande</w:t>
      </w:r>
      <w:r w:rsidR="00B523A4">
        <w:rPr>
          <w:noProof/>
          <w:lang w:val="en-US"/>
        </w:rPr>
        <w:t xml:space="preserve"> 1975)</w:t>
      </w:r>
      <w:r w:rsidR="00B523A4">
        <w:rPr>
          <w:lang w:val="en-US"/>
        </w:rPr>
        <w:fldChar w:fldCharType="end"/>
      </w:r>
      <w:r w:rsidR="00B523A4">
        <w:rPr>
          <w:lang w:val="en-US"/>
        </w:rPr>
        <w:t xml:space="preserve">. However, these </w:t>
      </w:r>
      <w:r w:rsidR="009B2D58">
        <w:rPr>
          <w:lang w:val="en-US"/>
        </w:rPr>
        <w:t xml:space="preserve">expectations have not always coincided with observed data. </w:t>
      </w:r>
    </w:p>
    <w:p w14:paraId="79A577BC" w14:textId="7517EA74" w:rsidR="005C77EE" w:rsidRDefault="0069792B" w:rsidP="005343F5">
      <w:pPr>
        <w:spacing w:before="120" w:after="120" w:line="480" w:lineRule="auto"/>
        <w:ind w:firstLine="720"/>
        <w:rPr>
          <w:lang w:val="en-US"/>
        </w:rPr>
      </w:pPr>
      <w:r>
        <w:rPr>
          <w:lang w:val="en-US"/>
        </w:rPr>
        <w:t xml:space="preserve">Depletion of </w:t>
      </w:r>
      <w:r w:rsidRPr="0069792B">
        <w:rPr>
          <w:lang w:val="en-US"/>
        </w:rPr>
        <w:t>V</w:t>
      </w:r>
      <w:r w:rsidRPr="0069792B">
        <w:rPr>
          <w:vertAlign w:val="subscript"/>
          <w:lang w:val="en-US"/>
        </w:rPr>
        <w:t>A</w:t>
      </w:r>
      <w:r>
        <w:rPr>
          <w:lang w:val="en-US"/>
        </w:rPr>
        <w:t xml:space="preserve"> with stabilizing selection has been shown both experimentally , and analytically, however increasing amounts of more modern work show no effect </w:t>
      </w:r>
      <w:r>
        <w:rPr>
          <w:lang w:val="en-US"/>
        </w:rPr>
        <w:lastRenderedPageBreak/>
        <w:t>of selection strength on V</w:t>
      </w:r>
      <w:r>
        <w:rPr>
          <w:vertAlign w:val="subscript"/>
          <w:lang w:val="en-US"/>
        </w:rPr>
        <w:t>A</w:t>
      </w:r>
      <w:r>
        <w:rPr>
          <w:lang w:val="en-US"/>
        </w:rPr>
        <w:t xml:space="preserve">. </w:t>
      </w:r>
      <w:r w:rsidR="009B2D58" w:rsidRPr="0069792B">
        <w:rPr>
          <w:lang w:val="en-US"/>
        </w:rPr>
        <w:t>Sztepancz</w:t>
      </w:r>
      <w:r w:rsidR="009B2D58">
        <w:rPr>
          <w:lang w:val="en-US"/>
        </w:rPr>
        <w:t xml:space="preserve"> and Blows </w:t>
      </w:r>
      <w:r w:rsidR="009B2D58">
        <w:rPr>
          <w:lang w:val="en-US"/>
        </w:rPr>
        <w:fldChar w:fldCharType="begin"/>
      </w:r>
      <w:r w:rsidR="009B2D58">
        <w:rPr>
          <w:lang w:val="en-US"/>
        </w:rPr>
        <w:instrText xml:space="preserve"> ADDIN EN.CITE &lt;EndNote&gt;&lt;Cite ExcludeAuth="1"&gt;&lt;Author&gt;Sztepanacz&lt;/Author&gt;&lt;Year&gt;2017&lt;/Year&gt;&lt;RecNum&gt;150&lt;/RecNum&gt;&lt;DisplayText&gt;(2017)&lt;/DisplayText&gt;&lt;record&gt;&lt;rec-number&gt;150&lt;/rec-number&gt;&lt;foreign-keys&gt;&lt;key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9B2D58">
        <w:rPr>
          <w:lang w:val="en-US"/>
        </w:rPr>
        <w:fldChar w:fldCharType="separate"/>
      </w:r>
      <w:r w:rsidR="009B2D58">
        <w:rPr>
          <w:noProof/>
          <w:lang w:val="en-US"/>
        </w:rPr>
        <w:t>(2017)</w:t>
      </w:r>
      <w:r w:rsidR="009B2D58">
        <w:rPr>
          <w:lang w:val="en-US"/>
        </w:rPr>
        <w:fldChar w:fldCharType="end"/>
      </w:r>
      <w:r w:rsidR="009B2D58">
        <w:rPr>
          <w:lang w:val="en-US"/>
        </w:rPr>
        <w:t xml:space="preserve"> showed that there was no relationship between genetic variation and the strength of stabilizing selection in </w:t>
      </w:r>
      <w:r w:rsidR="002D2CD0">
        <w:rPr>
          <w:i/>
          <w:lang w:val="en-US"/>
        </w:rPr>
        <w:t>Drosophila serrata</w:t>
      </w:r>
      <w:r w:rsidR="002D2CD0">
        <w:rPr>
          <w:i/>
          <w:lang w:val="en-US"/>
        </w:rPr>
        <w:softHyphen/>
      </w:r>
      <w:r w:rsidR="002D2CD0">
        <w:rPr>
          <w:i/>
          <w:lang w:val="en-US"/>
        </w:rPr>
        <w:softHyphen/>
      </w:r>
      <w:r w:rsidR="002D2CD0">
        <w:rPr>
          <w:i/>
          <w:lang w:val="en-US"/>
        </w:rPr>
        <w:softHyphen/>
      </w:r>
      <w:r w:rsidR="00B523A4">
        <w:rPr>
          <w:i/>
          <w:lang w:val="en-US"/>
        </w:rPr>
        <w:t xml:space="preserve">. </w:t>
      </w:r>
      <w:r w:rsidR="00B523A4">
        <w:rPr>
          <w:lang w:val="en-US"/>
        </w:rPr>
        <w:t xml:space="preserve">More modern analysis of Fisher’s </w:t>
      </w:r>
      <w:r w:rsidR="00B523A4">
        <w:rPr>
          <w:lang w:val="en-US"/>
        </w:rPr>
        <w:fldChar w:fldCharType="begin"/>
      </w:r>
      <w:r w:rsidR="00B523A4">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B523A4">
        <w:rPr>
          <w:lang w:val="en-US"/>
        </w:rPr>
        <w:fldChar w:fldCharType="separate"/>
      </w:r>
      <w:r w:rsidR="00B523A4">
        <w:rPr>
          <w:noProof/>
          <w:lang w:val="en-US"/>
        </w:rPr>
        <w:t>(1930)</w:t>
      </w:r>
      <w:r w:rsidR="00B523A4">
        <w:rPr>
          <w:lang w:val="en-US"/>
        </w:rPr>
        <w:fldChar w:fldCharType="end"/>
      </w:r>
      <w:r w:rsidR="00B523A4">
        <w:rPr>
          <w:lang w:val="en-US"/>
        </w:rPr>
        <w:t xml:space="preserve"> geometric model (upon which stabilizing selection is built) has shown that when the individual effect of selection in alleles is weak, stabilizing selection has a minimal effect on </w:t>
      </w:r>
      <w:r w:rsidR="00B523A4" w:rsidRPr="00B523A4">
        <w:rPr>
          <w:lang w:val="en-US"/>
        </w:rPr>
        <w:t>V</w:t>
      </w:r>
      <w:r w:rsidR="00B523A4">
        <w:rPr>
          <w:vertAlign w:val="subscript"/>
          <w:lang w:val="en-US"/>
        </w:rPr>
        <w:t>A</w:t>
      </w:r>
      <w:r w:rsidR="00B523A4">
        <w:rPr>
          <w:lang w:val="en-US"/>
        </w:rPr>
        <w:t xml:space="preserve">, as drift at any individual locus may compete with selection to adjust allele frequencies </w:t>
      </w:r>
      <w:r w:rsidR="00B523A4">
        <w:rPr>
          <w:lang w:val="en-US"/>
        </w:rPr>
        <w:fldChar w:fldCharType="begin"/>
      </w:r>
      <w:r w:rsidR="00B523A4">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523A4">
        <w:rPr>
          <w:lang w:val="en-US"/>
        </w:rPr>
        <w:fldChar w:fldCharType="separate"/>
      </w:r>
      <w:r w:rsidR="00B523A4">
        <w:rPr>
          <w:noProof/>
          <w:lang w:val="en-US"/>
        </w:rPr>
        <w:t>(</w:t>
      </w:r>
      <w:r w:rsidR="00B523A4" w:rsidRPr="00B523A4">
        <w:rPr>
          <w:smallCaps/>
          <w:noProof/>
          <w:lang w:val="en-US"/>
        </w:rPr>
        <w:t>Barton</w:t>
      </w:r>
      <w:r w:rsidR="00B523A4">
        <w:rPr>
          <w:noProof/>
          <w:lang w:val="en-US"/>
        </w:rPr>
        <w:t xml:space="preserve"> 2017)</w:t>
      </w:r>
      <w:r w:rsidR="00B523A4">
        <w:rPr>
          <w:lang w:val="en-US"/>
        </w:rPr>
        <w:fldChar w:fldCharType="end"/>
      </w:r>
      <w:r w:rsidR="00B523A4">
        <w:rPr>
          <w:lang w:val="en-US"/>
        </w:rPr>
        <w:t>. Discrepancies such as these</w:t>
      </w:r>
      <w:r w:rsidR="00E4499B">
        <w:rPr>
          <w:lang w:val="en-US"/>
        </w:rPr>
        <w:t xml:space="preserve"> can perhaps be explained by the relative effect of stabilizing selection, depending on where </w:t>
      </w:r>
      <w:r w:rsidR="00B523A4">
        <w:rPr>
          <w:lang w:val="en-US"/>
        </w:rPr>
        <w:t>a</w:t>
      </w:r>
      <w:r w:rsidR="00E4499B">
        <w:rPr>
          <w:lang w:val="en-US"/>
        </w:rPr>
        <w:t xml:space="preserve"> population is relative to the optimum. When populations are far from the optimum, mutations act under a directional selection model, where larger mutations that bring an individual closer to the optimum are more beneficial </w:t>
      </w:r>
      <w:r w:rsidR="00E4499B">
        <w:rPr>
          <w:lang w:val="en-US"/>
        </w:rPr>
        <w:fldChar w:fldCharType="begin"/>
      </w:r>
      <w:r w:rsidR="00E4499B">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E4499B">
        <w:rPr>
          <w:lang w:val="en-US"/>
        </w:rPr>
        <w:fldChar w:fldCharType="separate"/>
      </w:r>
      <w:r w:rsidR="00E4499B">
        <w:rPr>
          <w:noProof/>
          <w:lang w:val="en-US"/>
        </w:rPr>
        <w:t>(</w:t>
      </w:r>
      <w:r w:rsidR="00E4499B" w:rsidRPr="00E4499B">
        <w:rPr>
          <w:smallCaps/>
          <w:noProof/>
          <w:lang w:val="en-US"/>
        </w:rPr>
        <w:t>Zhang</w:t>
      </w:r>
      <w:r w:rsidR="00E4499B">
        <w:rPr>
          <w:noProof/>
          <w:lang w:val="en-US"/>
        </w:rPr>
        <w:t xml:space="preserve"> 2012)</w:t>
      </w:r>
      <w:r w:rsidR="00E4499B">
        <w:rPr>
          <w:lang w:val="en-US"/>
        </w:rPr>
        <w:fldChar w:fldCharType="end"/>
      </w:r>
      <w:r w:rsidR="00E4499B">
        <w:rPr>
          <w:lang w:val="en-US"/>
        </w:rPr>
        <w:t xml:space="preserve">. However, as populations approach that optimum, large </w:t>
      </w:r>
      <w:r w:rsidR="00B523A4">
        <w:rPr>
          <w:lang w:val="en-US"/>
        </w:rPr>
        <w:t xml:space="preserve">effect </w:t>
      </w:r>
      <w:r w:rsidR="00E4499B">
        <w:rPr>
          <w:lang w:val="en-US"/>
        </w:rPr>
        <w:t xml:space="preserve">mutations become costly as they are more likely to </w:t>
      </w:r>
      <w:r w:rsidR="0088603E">
        <w:rPr>
          <w:lang w:val="en-US"/>
        </w:rPr>
        <w:t>drag populations further away from the optimum.</w:t>
      </w:r>
      <w:r w:rsidR="00B523A4">
        <w:rPr>
          <w:lang w:val="en-US"/>
        </w:rPr>
        <w:t xml:space="preserve"> </w:t>
      </w:r>
    </w:p>
    <w:p w14:paraId="584C2FF9" w14:textId="77777777" w:rsidR="00B523A4" w:rsidRDefault="00B523A4" w:rsidP="005343F5">
      <w:pPr>
        <w:spacing w:before="120" w:after="120" w:line="480" w:lineRule="auto"/>
        <w:ind w:firstLine="720"/>
        <w:rPr>
          <w:lang w:val="en-US"/>
        </w:rPr>
      </w:pPr>
    </w:p>
    <w:p w14:paraId="13F931D0" w14:textId="71654C75" w:rsidR="002D2CD0" w:rsidRDefault="002D2CD0" w:rsidP="005343F5">
      <w:pPr>
        <w:spacing w:before="120" w:after="120" w:line="480" w:lineRule="auto"/>
        <w:ind w:firstLine="720"/>
        <w:rPr>
          <w:lang w:val="en-US"/>
        </w:rPr>
      </w:pPr>
      <w:r>
        <w:rPr>
          <w:lang w:val="en-US"/>
        </w:rPr>
        <w:t>Barton 2017: selection negligible</w:t>
      </w:r>
      <w:r w:rsidR="00B523A4">
        <w:rPr>
          <w:lang w:val="en-US"/>
        </w:rPr>
        <w:t xml:space="preserve"> when</w:t>
      </w:r>
      <w:r>
        <w:rPr>
          <w:lang w:val="en-US"/>
        </w:rPr>
        <w:t xml:space="preserve"> individual allles is weak and comparable to drift</w:t>
      </w:r>
    </w:p>
    <w:p w14:paraId="500B1A08" w14:textId="3EE2ECFB" w:rsidR="002D2CD0" w:rsidRDefault="002D2CD0" w:rsidP="005343F5">
      <w:pPr>
        <w:spacing w:before="120" w:after="120" w:line="480" w:lineRule="auto"/>
        <w:ind w:firstLine="720"/>
        <w:rPr>
          <w:lang w:val="en-US"/>
        </w:rPr>
      </w:pPr>
      <w:r>
        <w:rPr>
          <w:lang w:val="en-US"/>
        </w:rPr>
        <w:t>Thornton 2019: when phenotypes approach optimum, strength of selection on indivual muts decreases</w:t>
      </w:r>
      <w:r w:rsidRPr="002D2CD0">
        <w:rPr>
          <w:lang w:val="en-US"/>
        </w:rPr>
        <w:t xml:space="preserve"> </w:t>
      </w:r>
      <w:r>
        <w:rPr>
          <w:lang w:val="en-US"/>
        </w:rPr>
        <w:t>effect on Va under infinitesimal model, selection gets more info when selection on</w:t>
      </w:r>
    </w:p>
    <w:p w14:paraId="27C9FB5D" w14:textId="0AE08EBD" w:rsidR="002D2CD0" w:rsidRDefault="002D2CD0" w:rsidP="005343F5">
      <w:pPr>
        <w:spacing w:before="120" w:after="120" w:line="480" w:lineRule="auto"/>
        <w:ind w:firstLine="720"/>
        <w:rPr>
          <w:lang w:val="en-US"/>
        </w:rPr>
      </w:pPr>
      <w:r>
        <w:rPr>
          <w:lang w:val="en-US"/>
        </w:rPr>
        <w:t>Zhang 2012: when phenotypes near optimum, selection is stab, while far away, closer to dir sel</w:t>
      </w:r>
    </w:p>
    <w:p w14:paraId="0ABCDFC0" w14:textId="53031368" w:rsidR="002D2CD0" w:rsidRDefault="002D2CD0" w:rsidP="005343F5">
      <w:pPr>
        <w:spacing w:before="120" w:after="120" w:line="480" w:lineRule="auto"/>
        <w:ind w:firstLine="720"/>
        <w:rPr>
          <w:lang w:val="en-US"/>
        </w:rPr>
      </w:pPr>
      <w:r>
        <w:rPr>
          <w:lang w:val="en-US"/>
        </w:rPr>
        <w:t>Sztep: dir sel more common in nature? Populations more commonly maladapted?</w:t>
      </w:r>
    </w:p>
    <w:p w14:paraId="63D08ECC" w14:textId="77777777" w:rsidR="002D2CD0" w:rsidRDefault="002D2CD0" w:rsidP="005343F5">
      <w:pPr>
        <w:spacing w:before="120" w:after="120" w:line="480" w:lineRule="auto"/>
        <w:ind w:firstLine="720"/>
        <w:rPr>
          <w:lang w:val="en-US"/>
        </w:rPr>
      </w:pPr>
    </w:p>
    <w:p w14:paraId="54F28B68" w14:textId="77777777" w:rsidR="002D2CD0" w:rsidRPr="002D2CD0" w:rsidRDefault="002D2CD0" w:rsidP="005343F5">
      <w:pPr>
        <w:spacing w:before="120" w:after="120" w:line="480" w:lineRule="auto"/>
        <w:ind w:firstLine="720"/>
        <w:jc w:val="center"/>
        <w:rPr>
          <w:lang w:val="en-US"/>
        </w:rPr>
      </w:pPr>
    </w:p>
    <w:p w14:paraId="523119F7" w14:textId="2F80BDE4" w:rsidR="0076067A" w:rsidRDefault="00BC73DE" w:rsidP="005343F5">
      <w:pPr>
        <w:spacing w:before="120" w:after="120" w:line="480" w:lineRule="auto"/>
        <w:ind w:firstLine="720"/>
        <w:rPr>
          <w:lang w:val="en-US"/>
        </w:rPr>
      </w:pPr>
      <w:r>
        <w:rPr>
          <w:lang w:val="en-US"/>
        </w:rPr>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Lande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5343F5">
      <w:pPr>
        <w:spacing w:before="120" w:after="120" w:line="480" w:lineRule="auto"/>
        <w:ind w:firstLine="720"/>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However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C05DB1" w:rsidRDefault="00CE3531" w:rsidP="005343F5">
      <w:pPr>
        <w:spacing w:before="120" w:after="120" w:line="480" w:lineRule="auto"/>
        <w:ind w:firstLine="720"/>
        <w:rPr>
          <w:b/>
          <w:lang w:val="en-US"/>
        </w:rPr>
      </w:pPr>
    </w:p>
    <w:p w14:paraId="56939890" w14:textId="466F2984" w:rsidR="006F0488" w:rsidRDefault="003E42BB" w:rsidP="005343F5">
      <w:pPr>
        <w:spacing w:before="120" w:after="120" w:line="480" w:lineRule="auto"/>
        <w:ind w:firstLine="720"/>
        <w:rPr>
          <w:lang w:val="en-US"/>
        </w:rPr>
      </w:pPr>
      <w:r>
        <w:rPr>
          <w:lang w:val="en-US"/>
        </w:rPr>
        <w:lastRenderedPageBreak/>
        <w:t xml:space="preserve"> </w:t>
      </w:r>
      <w:r w:rsidR="00545C7E">
        <w:rPr>
          <w:lang w:val="en-US"/>
        </w:rPr>
        <w:t>including genetic drift, selective pressures, additive effect sizes, between- and within-gene interactions, and heritability (SOURCES).</w:t>
      </w:r>
      <w:r w:rsidR="00F6621B">
        <w:rPr>
          <w:lang w:val="en-US"/>
        </w:rPr>
        <w:t xml:space="preserve"> </w:t>
      </w:r>
    </w:p>
    <w:p w14:paraId="23D06D0F" w14:textId="42159F1A" w:rsidR="00CE3531" w:rsidRDefault="00CE3531" w:rsidP="005343F5">
      <w:pPr>
        <w:pStyle w:val="ListParagraph"/>
        <w:numPr>
          <w:ilvl w:val="0"/>
          <w:numId w:val="2"/>
        </w:numPr>
        <w:spacing w:before="120" w:after="120" w:line="480" w:lineRule="auto"/>
        <w:ind w:firstLine="720"/>
        <w:rPr>
          <w:lang w:val="en-US"/>
        </w:rPr>
      </w:pPr>
      <w:r>
        <w:rPr>
          <w:lang w:val="en-US"/>
        </w:rPr>
        <w:t>Natural diversity, population movements in trait space</w:t>
      </w:r>
    </w:p>
    <w:p w14:paraId="7C9DCD36" w14:textId="3DDD638B" w:rsidR="00854026" w:rsidRPr="00854026" w:rsidRDefault="00CE3531" w:rsidP="005343F5">
      <w:pPr>
        <w:pStyle w:val="ListParagraph"/>
        <w:numPr>
          <w:ilvl w:val="0"/>
          <w:numId w:val="2"/>
        </w:numPr>
        <w:spacing w:before="120" w:after="120" w:line="480" w:lineRule="auto"/>
        <w:ind w:firstLine="720"/>
        <w:rPr>
          <w:lang w:val="en-US"/>
        </w:rPr>
      </w:pPr>
      <w:r>
        <w:rPr>
          <w:lang w:val="en-US"/>
        </w:rPr>
        <w:t>Heritable variation</w:t>
      </w:r>
    </w:p>
    <w:p w14:paraId="2D5C8810" w14:textId="73F73126" w:rsidR="00CE3531" w:rsidRDefault="00CE3531" w:rsidP="005343F5">
      <w:pPr>
        <w:pStyle w:val="ListParagraph"/>
        <w:numPr>
          <w:ilvl w:val="0"/>
          <w:numId w:val="2"/>
        </w:numPr>
        <w:spacing w:before="120" w:after="120" w:line="480" w:lineRule="auto"/>
        <w:ind w:firstLine="720"/>
        <w:rPr>
          <w:lang w:val="en-US"/>
        </w:rPr>
      </w:pPr>
      <w:r>
        <w:rPr>
          <w:lang w:val="en-US"/>
        </w:rPr>
        <w:t>Stabilising selection, effect on variation</w:t>
      </w:r>
      <w:r w:rsidR="00854026">
        <w:rPr>
          <w:lang w:val="en-US"/>
        </w:rPr>
        <w:t>/need for variation vs drift</w:t>
      </w:r>
    </w:p>
    <w:p w14:paraId="6D256634" w14:textId="33BF9997" w:rsidR="007C70D0" w:rsidRDefault="007C70D0" w:rsidP="005343F5">
      <w:pPr>
        <w:pStyle w:val="ListParagraph"/>
        <w:numPr>
          <w:ilvl w:val="1"/>
          <w:numId w:val="2"/>
        </w:numPr>
        <w:spacing w:before="120" w:after="120" w:line="480" w:lineRule="auto"/>
        <w:ind w:firstLine="720"/>
        <w:rPr>
          <w:lang w:val="en-US"/>
        </w:rPr>
      </w:pPr>
      <w:r>
        <w:rPr>
          <w:lang w:val="en-US"/>
        </w:rPr>
        <w:t>Expected to remove variation, mutation alone can’t explain why in natural populations we see so much variation: why?</w:t>
      </w:r>
    </w:p>
    <w:p w14:paraId="5824E523" w14:textId="7E103515" w:rsidR="00854026" w:rsidRDefault="00854026" w:rsidP="005343F5">
      <w:pPr>
        <w:pStyle w:val="ListParagraph"/>
        <w:numPr>
          <w:ilvl w:val="0"/>
          <w:numId w:val="2"/>
        </w:numPr>
        <w:spacing w:before="120" w:after="120" w:line="480" w:lineRule="auto"/>
        <w:ind w:firstLine="720"/>
        <w:rPr>
          <w:lang w:val="en-US"/>
        </w:rPr>
      </w:pPr>
      <w:r>
        <w:rPr>
          <w:lang w:val="en-US"/>
        </w:rPr>
        <w:t>Additive effect sizes, effects on variation</w:t>
      </w:r>
    </w:p>
    <w:p w14:paraId="3752035B" w14:textId="1FFE002D" w:rsidR="00854026" w:rsidRPr="00854026" w:rsidRDefault="004300F2" w:rsidP="005343F5">
      <w:pPr>
        <w:pStyle w:val="ListParagraph"/>
        <w:numPr>
          <w:ilvl w:val="0"/>
          <w:numId w:val="2"/>
        </w:numPr>
        <w:spacing w:before="120" w:after="120" w:line="480" w:lineRule="auto"/>
        <w:ind w:firstLine="720"/>
        <w:rPr>
          <w:lang w:val="en-US"/>
        </w:rPr>
      </w:pPr>
      <w:r>
        <w:rPr>
          <w:lang w:val="en-US"/>
        </w:rPr>
        <w:t>Background selection</w:t>
      </w:r>
      <w:r w:rsidR="00854026">
        <w:rPr>
          <w:lang w:val="en-US"/>
        </w:rPr>
        <w:t>, effect on variation</w:t>
      </w:r>
    </w:p>
    <w:p w14:paraId="6D8FA5FE" w14:textId="4041BBDD" w:rsidR="006F0488" w:rsidRDefault="004300F2" w:rsidP="005343F5">
      <w:pPr>
        <w:pStyle w:val="ListParagraph"/>
        <w:numPr>
          <w:ilvl w:val="0"/>
          <w:numId w:val="2"/>
        </w:numPr>
        <w:spacing w:before="120" w:after="120" w:line="480" w:lineRule="auto"/>
        <w:ind w:firstLine="720"/>
        <w:rPr>
          <w:lang w:val="en-US"/>
        </w:rPr>
      </w:pPr>
      <w:r>
        <w:rPr>
          <w:lang w:val="en-US"/>
        </w:rPr>
        <w:t>Population genetics expectations of variation</w:t>
      </w:r>
      <w:r w:rsidR="00854026">
        <w:rPr>
          <w:lang w:val="en-US"/>
        </w:rPr>
        <w:t xml:space="preserve"> under bkg sel, additive effects</w:t>
      </w:r>
    </w:p>
    <w:p w14:paraId="42B9869C" w14:textId="28201039" w:rsidR="00854026" w:rsidRPr="00854026" w:rsidRDefault="00854026" w:rsidP="005343F5">
      <w:pPr>
        <w:pStyle w:val="ListParagraph"/>
        <w:numPr>
          <w:ilvl w:val="0"/>
          <w:numId w:val="2"/>
        </w:numPr>
        <w:spacing w:before="120" w:after="120" w:line="480" w:lineRule="auto"/>
        <w:ind w:firstLine="720"/>
        <w:rPr>
          <w:lang w:val="en-US"/>
        </w:rPr>
      </w:pPr>
    </w:p>
    <w:p w14:paraId="766679CA" w14:textId="77777777" w:rsidR="00E11C3E" w:rsidRDefault="00E11C3E" w:rsidP="005343F5">
      <w:pPr>
        <w:spacing w:before="120" w:after="120" w:line="480" w:lineRule="auto"/>
        <w:ind w:firstLine="720"/>
      </w:pPr>
    </w:p>
    <w:p w14:paraId="69AE8F7A" w14:textId="29486BA1" w:rsidR="004F0C57" w:rsidRDefault="004F0C57" w:rsidP="005343F5">
      <w:pPr>
        <w:pStyle w:val="Heading1"/>
      </w:pPr>
      <w:r>
        <w:t>Methods</w:t>
      </w:r>
    </w:p>
    <w:p w14:paraId="12785729" w14:textId="11EC3D2B" w:rsidR="001746A2" w:rsidRPr="001746A2" w:rsidRDefault="001746A2" w:rsidP="005343F5">
      <w:pPr>
        <w:spacing w:before="120" w:after="120" w:line="480" w:lineRule="auto"/>
        <w:ind w:firstLine="720"/>
        <w:rPr>
          <w:lang w:val="en-US"/>
        </w:rPr>
      </w:pPr>
      <w:r>
        <w:rPr>
          <w:lang w:val="en-US"/>
        </w:rPr>
        <w:t xml:space="preserve">Using </w:t>
      </w:r>
      <w:r w:rsidR="00A879B2">
        <w:rPr>
          <w:lang w:val="en-US"/>
        </w:rPr>
        <w:t xml:space="preserve">the forward-genetics modelling package </w:t>
      </w:r>
      <w:r>
        <w:rPr>
          <w:lang w:val="en-US"/>
        </w:rPr>
        <w:t>SLiM</w:t>
      </w:r>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xml:space="preserve">, </w:t>
      </w:r>
      <w:r w:rsidR="00117966">
        <w:rPr>
          <w:lang w:val="en-US"/>
        </w:rPr>
        <w:t xml:space="preserve">we </w:t>
      </w:r>
      <w:r w:rsidR="00A879B2">
        <w:rPr>
          <w:lang w:val="en-US"/>
        </w:rPr>
        <w:t>constructed two models to explore a portion of the multivariate parameter space that explains genetic variability in natural populations</w:t>
      </w:r>
      <w:r w:rsidR="001775B8">
        <w:rPr>
          <w:lang w:val="en-US"/>
        </w:rPr>
        <w:t>. These parameters included genome wide recombination rate</w:t>
      </w:r>
      <w:r w:rsidR="00187CAE">
        <w:rPr>
          <w:lang w:val="en-US"/>
        </w:rPr>
        <w:t>,</w:t>
      </w:r>
      <w:r w:rsidR="001775B8">
        <w:rPr>
          <w:lang w:val="en-US"/>
        </w:rPr>
        <w:t xml:space="preserve"> the additive effect size distribution, </w:t>
      </w:r>
      <w:r w:rsidR="00096FA1">
        <w:rPr>
          <w:lang w:val="en-US"/>
        </w:rPr>
        <w:t>the rate of universal pleiotropy,</w:t>
      </w:r>
      <w:r w:rsidR="00CB221C">
        <w:rPr>
          <w:lang w:val="en-US"/>
        </w:rPr>
        <w:t xml:space="preserve"> mutational correlation between traits,</w:t>
      </w:r>
      <w:r w:rsidR="00096FA1">
        <w:rPr>
          <w:lang w:val="en-US"/>
        </w:rPr>
        <w:t xml:space="preserve"> </w:t>
      </w:r>
      <w:r w:rsidR="001775B8">
        <w:rPr>
          <w:lang w:val="en-US"/>
        </w:rPr>
        <w:t xml:space="preserve">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A75EE">
        <w:rPr>
          <w:rFonts w:eastAsiaTheme="minorEastAsia"/>
          <w:lang w:val="en-US"/>
        </w:rPr>
        <w:t xml:space="preserve"> </w:t>
      </w:r>
      <w:r w:rsidR="00187CAE">
        <w:rPr>
          <w:lang w:val="en-US"/>
        </w:rPr>
        <w:t xml:space="preserve">The relative rate of </w:t>
      </w:r>
      <w:r w:rsidR="00524974">
        <w:rPr>
          <w:lang w:val="en-US"/>
        </w:rPr>
        <w:t xml:space="preserve">non-QTL, </w:t>
      </w:r>
      <w:r w:rsidR="00187CAE">
        <w:rPr>
          <w:lang w:val="en-US"/>
        </w:rPr>
        <w:t>deleterious mutation compared to trait mutation</w:t>
      </w:r>
      <w:r w:rsidR="00096FA1">
        <w:rPr>
          <w:lang w:val="en-US"/>
        </w:rPr>
        <w:t>s was also varied across models</w:t>
      </w:r>
      <w:r w:rsidR="00187CAE">
        <w:rPr>
          <w:lang w:val="en-US"/>
        </w:rPr>
        <w:t>.</w:t>
      </w:r>
      <w:r w:rsidR="00096FA1">
        <w:rPr>
          <w:lang w:val="en-US"/>
        </w:rPr>
        <w:t xml:space="preserve"> This parameter led to two alternate outcomes that could influence </w:t>
      </w:r>
      <w:r w:rsidR="00122E64">
        <w:rPr>
          <w:lang w:val="en-US"/>
        </w:rPr>
        <w:t>variation and adaptation</w:t>
      </w:r>
      <w:r w:rsidR="00096FA1">
        <w:rPr>
          <w:lang w:val="en-US"/>
        </w:rPr>
        <w:t xml:space="preserve">: either the reduction in </w:t>
      </w:r>
      <w:r w:rsidR="00096FA1" w:rsidRPr="00096FA1">
        <w:t>QTL</w:t>
      </w:r>
      <w:r w:rsidR="00096FA1">
        <w:t xml:space="preserve"> </w:t>
      </w:r>
      <w:r w:rsidR="00096FA1" w:rsidRPr="00096FA1">
        <w:t>mutation</w:t>
      </w:r>
      <w:r w:rsidR="00096FA1">
        <w:rPr>
          <w:lang w:val="en-US"/>
        </w:rPr>
        <w:t xml:space="preserve"> rate</w:t>
      </w:r>
      <w:r w:rsidR="00187CAE">
        <w:rPr>
          <w:lang w:val="en-US"/>
        </w:rPr>
        <w:t xml:space="preserve"> </w:t>
      </w:r>
      <w:r w:rsidR="00096FA1">
        <w:rPr>
          <w:lang w:val="en-US"/>
        </w:rPr>
        <w:t xml:space="preserve">due to increasing deleterious mutation rate could cause observed differences, or the effect of the deleterious mutations </w:t>
      </w:r>
      <w:r w:rsidR="001E2897">
        <w:rPr>
          <w:lang w:val="en-US"/>
        </w:rPr>
        <w:t>on fitness</w:t>
      </w:r>
      <w:r w:rsidR="00096FA1">
        <w:rPr>
          <w:lang w:val="en-US"/>
        </w:rPr>
        <w:t xml:space="preserve"> </w:t>
      </w:r>
      <w:r w:rsidR="00096FA1">
        <w:rPr>
          <w:lang w:val="en-US"/>
        </w:rPr>
        <w:lastRenderedPageBreak/>
        <w:t>could be attributed to the differences. Preliminary analyses indicated that the ratio of QTL mutations to deleterious mutations remained constant across increasing levels of this parameter (</w:t>
      </w:r>
      <w:r w:rsidR="00096FA1" w:rsidRPr="00096FA1">
        <w:rPr>
          <w:highlight w:val="yellow"/>
          <w:lang w:val="en-US"/>
        </w:rPr>
        <w:t>Figure S3</w:t>
      </w:r>
      <w:r w:rsidR="00096FA1">
        <w:rPr>
          <w:lang w:val="en-US"/>
        </w:rPr>
        <w:t xml:space="preserve">). This suggests that a similar deleterious load was experienced across populations, and that the effects of increasing this rate </w:t>
      </w:r>
      <w:r w:rsidR="00CB221C">
        <w:rPr>
          <w:lang w:val="en-US"/>
        </w:rPr>
        <w:t>were</w:t>
      </w:r>
      <w:r w:rsidR="00096FA1">
        <w:rPr>
          <w:lang w:val="en-US"/>
        </w:rPr>
        <w:t xml:space="preserve"> attributable to changes in QTL mutation rate</w:t>
      </w:r>
      <w:r w:rsidR="00CB221C">
        <w:rPr>
          <w:lang w:val="en-US"/>
        </w:rPr>
        <w:t xml:space="preserve"> rather than the deleterious effects of non-QTL mutations</w:t>
      </w:r>
      <w:r w:rsidR="00096FA1">
        <w:rPr>
          <w:lang w:val="en-US"/>
        </w:rPr>
        <w:t>.</w:t>
      </w:r>
      <w:r w:rsidR="00806EE9">
        <w:rPr>
          <w:lang w:val="en-US"/>
        </w:rPr>
        <w:t xml:space="preserve"> </w:t>
      </w:r>
      <w:r w:rsidR="006611DD">
        <w:rPr>
          <w:lang w:val="en-US"/>
        </w:rPr>
        <w:t>T</w:t>
      </w:r>
      <w:r w:rsidR="00C17D78">
        <w:rPr>
          <w:lang w:val="en-US"/>
        </w:rPr>
        <w:t>he highest QTL mu</w:t>
      </w:r>
      <w:r w:rsidR="001E2897">
        <w:rPr>
          <w:lang w:val="en-US"/>
        </w:rPr>
        <w:t>tation rates were experienced by</w:t>
      </w:r>
      <w:r w:rsidR="00C17D78">
        <w:rPr>
          <w:lang w:val="en-US"/>
        </w:rPr>
        <w:t xml:space="preserve"> models with low rates of deleterious mutation, and vice versa. Thus, models with high mutation rate and low selection strength (</w:t>
      </w:r>
      <w:r w:rsidR="00932F54">
        <w:rPr>
          <w:lang w:val="en-US"/>
        </w:rPr>
        <w:t>deleterious mutation rate</w:t>
      </w:r>
      <w:r w:rsidR="00C17D78">
        <w:rPr>
          <w:lang w:val="en-US"/>
        </w:rPr>
        <w:t xml:space="preserve"> &lt; 0.3</w:t>
      </w:r>
      <w:r w:rsidR="00F927CD">
        <w:rPr>
          <w:lang w:val="en-US"/>
        </w:rPr>
        <w:t>3</w:t>
      </w:r>
      <w:r w:rsidR="00C17D78">
        <w:rPr>
          <w:lang w:val="en-US"/>
        </w:rPr>
        <w:t xml:space="preserve">; </w:t>
      </w:r>
      <m:oMath>
        <m:r>
          <w:rPr>
            <w:rFonts w:ascii="Cambria Math" w:eastAsiaTheme="minorEastAsia" w:hAnsi="Cambria Math"/>
            <w:lang w:val="en-US"/>
          </w:rPr>
          <m:t xml:space="preserve">τ </m:t>
        </m:r>
      </m:oMath>
      <w:r w:rsidR="00932F54">
        <w:rPr>
          <w:rFonts w:eastAsiaTheme="minorEastAsia"/>
          <w:lang w:val="en-US"/>
        </w:rPr>
        <w:t>&gt;</w:t>
      </w:r>
      <w:r w:rsidR="00C17D78">
        <w:rPr>
          <w:rFonts w:eastAsiaTheme="minorEastAsia"/>
          <w:lang w:val="en-US"/>
        </w:rPr>
        <w:t xml:space="preserve"> </w:t>
      </w:r>
      <w:r w:rsidR="00932F54">
        <w:rPr>
          <w:rFonts w:eastAsiaTheme="minorEastAsia"/>
          <w:lang w:val="en-US"/>
        </w:rPr>
        <w:t>66</w:t>
      </w:r>
      <w:r w:rsidR="00C17D78">
        <w:rPr>
          <w:rFonts w:eastAsiaTheme="minorEastAsia"/>
          <w:lang w:val="en-US"/>
        </w:rPr>
        <w:t xml:space="preserve">0) </w:t>
      </w:r>
      <w:r w:rsidR="00932F54">
        <w:rPr>
          <w:rFonts w:eastAsiaTheme="minorEastAsia"/>
          <w:lang w:val="en-US"/>
        </w:rPr>
        <w:t>approximated the Kimura-Fleming-Lande Gaussian app</w:t>
      </w:r>
      <w:r w:rsidR="00F927CD">
        <w:rPr>
          <w:rFonts w:eastAsiaTheme="minorEastAsia"/>
          <w:lang w:val="en-US"/>
        </w:rPr>
        <w:t xml:space="preserve">roximation of allelic effects </w:t>
      </w:r>
      <w:r w:rsidR="00F927C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Pr>
          <w:rFonts w:eastAsiaTheme="minorEastAsia"/>
          <w:lang w:val="en-US"/>
        </w:rPr>
        <w:instrText xml:space="preserve"> ADDIN EN.CITE </w:instrText>
      </w:r>
      <w:r w:rsidR="00F927CD">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Pr>
          <w:rFonts w:eastAsiaTheme="minorEastAsia"/>
          <w:lang w:val="en-US"/>
        </w:rPr>
        <w:instrText xml:space="preserve"> ADDIN EN.CITE.DATA </w:instrText>
      </w:r>
      <w:r w:rsidR="00F927CD">
        <w:rPr>
          <w:rFonts w:eastAsiaTheme="minorEastAsia"/>
          <w:lang w:val="en-US"/>
        </w:rPr>
      </w:r>
      <w:r w:rsidR="00F927CD">
        <w:rPr>
          <w:rFonts w:eastAsiaTheme="minorEastAsia"/>
          <w:lang w:val="en-US"/>
        </w:rPr>
        <w:fldChar w:fldCharType="end"/>
      </w:r>
      <w:r w:rsidR="00F927CD">
        <w:rPr>
          <w:rFonts w:eastAsiaTheme="minorEastAsia"/>
          <w:lang w:val="en-US"/>
        </w:rPr>
      </w:r>
      <w:r w:rsidR="00F927CD">
        <w:rPr>
          <w:rFonts w:eastAsiaTheme="minorEastAsia"/>
          <w:lang w:val="en-US"/>
        </w:rPr>
        <w:fldChar w:fldCharType="separate"/>
      </w:r>
      <w:r w:rsidR="00F927CD">
        <w:rPr>
          <w:rFonts w:eastAsiaTheme="minorEastAsia"/>
          <w:noProof/>
          <w:lang w:val="en-US"/>
        </w:rPr>
        <w:t>(</w:t>
      </w:r>
      <w:r w:rsidR="00F927CD" w:rsidRPr="00F927CD">
        <w:rPr>
          <w:rFonts w:eastAsiaTheme="minorEastAsia"/>
          <w:smallCaps/>
          <w:noProof/>
          <w:lang w:val="en-US"/>
        </w:rPr>
        <w:t>Kimura</w:t>
      </w:r>
      <w:r w:rsidR="00F927CD">
        <w:rPr>
          <w:rFonts w:eastAsiaTheme="minorEastAsia"/>
          <w:noProof/>
          <w:lang w:val="en-US"/>
        </w:rPr>
        <w:t xml:space="preserve"> 1965; </w:t>
      </w:r>
      <w:r w:rsidR="00F927CD" w:rsidRPr="00F927CD">
        <w:rPr>
          <w:rFonts w:eastAsiaTheme="minorEastAsia"/>
          <w:smallCaps/>
          <w:noProof/>
          <w:lang w:val="en-US"/>
        </w:rPr>
        <w:t>Lande</w:t>
      </w:r>
      <w:r w:rsidR="00F927CD">
        <w:rPr>
          <w:rFonts w:eastAsiaTheme="minorEastAsia"/>
          <w:noProof/>
          <w:lang w:val="en-US"/>
        </w:rPr>
        <w:t xml:space="preserve"> 1975; </w:t>
      </w:r>
      <w:r w:rsidR="00F927CD" w:rsidRPr="00F927CD">
        <w:rPr>
          <w:rFonts w:eastAsiaTheme="minorEastAsia"/>
          <w:smallCaps/>
          <w:noProof/>
          <w:lang w:val="en-US"/>
        </w:rPr>
        <w:t>Fleming</w:t>
      </w:r>
      <w:r w:rsidR="00F927CD">
        <w:rPr>
          <w:rFonts w:eastAsiaTheme="minorEastAsia"/>
          <w:noProof/>
          <w:lang w:val="en-US"/>
        </w:rPr>
        <w:t xml:space="preserve"> 1979)</w:t>
      </w:r>
      <w:r w:rsidR="00F927CD">
        <w:rPr>
          <w:rFonts w:eastAsiaTheme="minorEastAsia"/>
          <w:lang w:val="en-US"/>
        </w:rPr>
        <w:fldChar w:fldCharType="end"/>
      </w:r>
      <w:r w:rsidR="00F927CD">
        <w:rPr>
          <w:rFonts w:eastAsiaTheme="minorEastAsia"/>
          <w:lang w:val="en-US"/>
        </w:rPr>
        <w:t>, while models with low mutation rates and high selection strength approximated</w:t>
      </w:r>
      <w:r w:rsidR="00932F54">
        <w:rPr>
          <w:rFonts w:eastAsiaTheme="minorEastAsia"/>
          <w:lang w:val="en-US"/>
        </w:rPr>
        <w:t xml:space="preserve"> Turelli’s </w:t>
      </w:r>
      <w:r w:rsidR="00F927CD">
        <w:rPr>
          <w:rFonts w:eastAsiaTheme="minorEastAsia"/>
          <w:lang w:val="en-US"/>
        </w:rPr>
        <w:fldChar w:fldCharType="begin"/>
      </w:r>
      <w:r w:rsidR="00F927CD">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Pr>
          <w:rFonts w:eastAsiaTheme="minorEastAsia"/>
          <w:lang w:val="en-US"/>
        </w:rPr>
        <w:fldChar w:fldCharType="separate"/>
      </w:r>
      <w:r w:rsidR="00F927CD">
        <w:rPr>
          <w:rFonts w:eastAsiaTheme="minorEastAsia"/>
          <w:noProof/>
          <w:lang w:val="en-US"/>
        </w:rPr>
        <w:t>(1984)</w:t>
      </w:r>
      <w:r w:rsidR="00F927CD">
        <w:rPr>
          <w:rFonts w:eastAsiaTheme="minorEastAsia"/>
          <w:lang w:val="en-US"/>
        </w:rPr>
        <w:fldChar w:fldCharType="end"/>
      </w:r>
      <w:r w:rsidR="00F927CD">
        <w:rPr>
          <w:rFonts w:eastAsiaTheme="minorEastAsia"/>
          <w:lang w:val="en-US"/>
        </w:rPr>
        <w:t xml:space="preserve"> </w:t>
      </w:r>
      <w:r w:rsidR="00932F54">
        <w:rPr>
          <w:rFonts w:eastAsiaTheme="minorEastAsia"/>
          <w:lang w:val="en-US"/>
        </w:rPr>
        <w:t>House-of-Cards</w:t>
      </w:r>
      <w:r w:rsidR="00F927CD">
        <w:rPr>
          <w:rFonts w:eastAsiaTheme="minorEastAsia"/>
          <w:lang w:val="en-US"/>
        </w:rPr>
        <w:t xml:space="preserve"> model.</w:t>
      </w:r>
      <w:r w:rsidR="00F927CD">
        <w:rPr>
          <w:lang w:val="en-US"/>
        </w:rPr>
        <w:t xml:space="preserve"> </w:t>
      </w:r>
      <w:r w:rsidR="00F3005C">
        <w:rPr>
          <w:rFonts w:eastAsiaTheme="minorEastAsia"/>
          <w:lang w:val="en-US"/>
        </w:rPr>
        <w:t xml:space="preserve">Among </w:t>
      </w:r>
      <w:r w:rsidR="001F6D26">
        <w:rPr>
          <w:rFonts w:eastAsiaTheme="minorEastAsia"/>
          <w:lang w:val="en-US"/>
        </w:rPr>
        <w:t>all</w:t>
      </w:r>
      <w:r w:rsidR="00F3005C">
        <w:rPr>
          <w:rFonts w:eastAsiaTheme="minorEastAsia"/>
          <w:lang w:val="en-US"/>
        </w:rPr>
        <w:t xml:space="preserve"> </w:t>
      </w:r>
      <w:r w:rsidR="001F6D26">
        <w:rPr>
          <w:rFonts w:eastAsiaTheme="minorEastAsia"/>
          <w:lang w:val="en-US"/>
        </w:rPr>
        <w:t>parameter combinations</w:t>
      </w:r>
      <w:r w:rsidR="00F3005C">
        <w:rPr>
          <w:rFonts w:eastAsiaTheme="minorEastAsia"/>
          <w:lang w:val="en-US"/>
        </w:rPr>
        <w:t xml:space="preserve">, multiple </w:t>
      </w:r>
      <w:r w:rsidR="00644A27">
        <w:rPr>
          <w:rFonts w:eastAsiaTheme="minorEastAsia"/>
          <w:lang w:val="en-US"/>
        </w:rPr>
        <w:t xml:space="preserve">conditions </w:t>
      </w:r>
      <w:r w:rsidR="004C63D1">
        <w:rPr>
          <w:rFonts w:eastAsiaTheme="minorEastAsia"/>
          <w:lang w:val="en-US"/>
        </w:rPr>
        <w:t xml:space="preserve">and assumptions </w:t>
      </w:r>
      <w:r w:rsidR="00187CAE">
        <w:rPr>
          <w:rFonts w:eastAsiaTheme="minorEastAsia"/>
          <w:lang w:val="en-US"/>
        </w:rPr>
        <w:t>were</w:t>
      </w:r>
      <w:r w:rsidR="00F3005C">
        <w:rPr>
          <w:rFonts w:eastAsiaTheme="minorEastAsia"/>
          <w:lang w:val="en-US"/>
        </w:rPr>
        <w:t xml:space="preserve"> shared.</w:t>
      </w:r>
      <w:r w:rsidR="00760DEC">
        <w:rPr>
          <w:rFonts w:eastAsiaTheme="minorEastAsia"/>
          <w:lang w:val="en-US"/>
        </w:rPr>
        <w:t xml:space="preserve"> </w:t>
      </w:r>
    </w:p>
    <w:p w14:paraId="68C319F4" w14:textId="3D38A9D3" w:rsidR="004F0C57" w:rsidRDefault="004F0C57" w:rsidP="001210B5">
      <w:pPr>
        <w:pStyle w:val="Heading2"/>
      </w:pPr>
      <w:r w:rsidRPr="004F0C57">
        <w:t xml:space="preserve">Common model </w:t>
      </w:r>
      <w:r w:rsidR="00F731BF">
        <w:t>elements</w:t>
      </w:r>
    </w:p>
    <w:p w14:paraId="392485AE" w14:textId="7F9C7DB5" w:rsidR="00862DBD" w:rsidRDefault="002C6592" w:rsidP="005343F5">
      <w:pPr>
        <w:spacing w:before="120" w:after="120" w:line="480" w:lineRule="auto"/>
        <w:ind w:firstLine="720"/>
        <w:rPr>
          <w:lang w:val="en-US"/>
        </w:rPr>
      </w:pPr>
      <w:r>
        <w:rPr>
          <w:lang w:val="en-US"/>
        </w:rPr>
        <w:t>Both of my experimental models consisted of a SLiM 3.4 model simulating</w:t>
      </w:r>
      <w:r w:rsidR="00AC154F">
        <w:rPr>
          <w:lang w:val="en-US"/>
        </w:rPr>
        <w:t xml:space="preserve"> a Wright-Fisher population of 8000 diploid individuals evolving over 100,000</w:t>
      </w:r>
      <w:r>
        <w:rPr>
          <w:lang w:val="en-US"/>
        </w:rPr>
        <w:t xml:space="preserve"> </w:t>
      </w:r>
      <w:r w:rsidR="00AC154F">
        <w:rPr>
          <w:lang w:val="en-US"/>
        </w:rPr>
        <w:t>generations</w:t>
      </w:r>
      <w:r w:rsidR="00187CAE">
        <w:rPr>
          <w:lang w:val="en-US"/>
        </w:rPr>
        <w:t xml:space="preserve">. </w:t>
      </w:r>
      <w:r w:rsidR="001E2897">
        <w:rPr>
          <w:lang w:val="en-US"/>
        </w:rPr>
        <w:t xml:space="preserve">Populations were assumed to be </w:t>
      </w:r>
      <w:r w:rsidR="00020618">
        <w:rPr>
          <w:lang w:val="en-US"/>
        </w:rPr>
        <w:t>completely allopatric</w:t>
      </w:r>
      <w:r w:rsidR="001E2897">
        <w:rPr>
          <w:lang w:val="en-US"/>
        </w:rPr>
        <w:t xml:space="preserve">. </w:t>
      </w:r>
      <w:r w:rsidR="00187CAE">
        <w:rPr>
          <w:lang w:val="en-US"/>
        </w:rPr>
        <w:t xml:space="preserve">Populations first were subject to </w:t>
      </w:r>
      <w:r w:rsidR="00AC154F">
        <w:rPr>
          <w:lang w:val="en-US"/>
        </w:rPr>
        <w:t>50,000 generations of burn-in</w:t>
      </w:r>
      <w:r w:rsidR="00187CAE">
        <w:rPr>
          <w:lang w:val="en-US"/>
        </w:rPr>
        <w:t xml:space="preserve"> to build standing variation to mutation-drift balance</w:t>
      </w:r>
      <w:r w:rsidR="00101F4B">
        <w:rPr>
          <w:lang w:val="en-US"/>
        </w:rPr>
        <w:t xml:space="preserve"> (</w:t>
      </w:r>
      <w:r w:rsidR="00187CAE">
        <w:rPr>
          <w:lang w:val="en-US"/>
        </w:rPr>
        <w:t>figure S1</w:t>
      </w:r>
      <w:r w:rsidR="00AC154F">
        <w:rPr>
          <w:lang w:val="en-US"/>
        </w:rPr>
        <w:t xml:space="preserve">). </w:t>
      </w:r>
      <w:r w:rsidR="001D73F2">
        <w:rPr>
          <w:lang w:val="en-US"/>
        </w:rPr>
        <w:t>Individuals were</w:t>
      </w:r>
      <w:r w:rsidR="00CA5672">
        <w:rPr>
          <w:lang w:val="en-US"/>
        </w:rPr>
        <w:t xml:space="preserve"> characterized by </w:t>
      </w:r>
      <w:r w:rsidR="003027A4">
        <w:rPr>
          <w:lang w:val="en-US"/>
        </w:rPr>
        <w:t xml:space="preserve">8 traits, </w:t>
      </w:r>
      <w:r w:rsidR="002D2218">
        <w:rPr>
          <w:lang w:val="en-US"/>
        </w:rPr>
        <w:t>controlled by 100 loci each.</w:t>
      </w:r>
      <w:r w:rsidR="00D74B21">
        <w:rPr>
          <w:lang w:val="en-US"/>
        </w:rPr>
        <w:t xml:space="preserve"> Each trait ha</w:t>
      </w:r>
      <w:r w:rsidR="001D73F2">
        <w:rPr>
          <w:lang w:val="en-US"/>
        </w:rPr>
        <w:t>d</w:t>
      </w:r>
      <w:r w:rsidR="00D74B21">
        <w:rPr>
          <w:lang w:val="en-US"/>
        </w:rPr>
        <w:t xml:space="preserve"> an identical effect on fitness, forming a ‘mega-trait’ with varying variance-covariance structures depending on pleiotropy rates.</w:t>
      </w:r>
      <w:r w:rsidR="002D2218">
        <w:rPr>
          <w:lang w:val="en-US"/>
        </w:rPr>
        <w:t xml:space="preserve"> </w:t>
      </w:r>
      <w:r>
        <w:rPr>
          <w:lang w:val="en-US"/>
        </w:rPr>
        <w:t xml:space="preserve">Each locus </w:t>
      </w:r>
      <w:r w:rsidR="001D73F2">
        <w:rPr>
          <w:lang w:val="en-US"/>
        </w:rPr>
        <w:t>wa</w:t>
      </w:r>
      <w:r>
        <w:rPr>
          <w:lang w:val="en-US"/>
        </w:rPr>
        <w:t xml:space="preserve">s assumed to have identical length, and each base pair within it mutationally </w:t>
      </w:r>
      <w:r w:rsidR="00615120">
        <w:rPr>
          <w:lang w:val="en-US"/>
        </w:rPr>
        <w:t>independent</w:t>
      </w:r>
      <w:r w:rsidR="00F23C01">
        <w:rPr>
          <w:lang w:val="en-US"/>
        </w:rPr>
        <w:t xml:space="preserve"> –</w:t>
      </w:r>
      <w:r w:rsidR="000F0531">
        <w:rPr>
          <w:lang w:val="en-US"/>
        </w:rPr>
        <w:t xml:space="preserve"> </w:t>
      </w:r>
      <w:r w:rsidR="00F23C01">
        <w:rPr>
          <w:lang w:val="en-US"/>
        </w:rPr>
        <w:t xml:space="preserve">hence mutations occurred at an arbitrary position within the locus. </w:t>
      </w:r>
      <w:r w:rsidR="00871223">
        <w:rPr>
          <w:lang w:val="en-US"/>
        </w:rPr>
        <w:t xml:space="preserve">This assumption is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xml:space="preserve">, </w:t>
      </w:r>
      <w:r w:rsidR="00906CFA">
        <w:rPr>
          <w:lang w:val="en-US"/>
        </w:rPr>
        <w:t xml:space="preserve">which </w:t>
      </w:r>
      <w:r w:rsidR="00615120">
        <w:rPr>
          <w:lang w:val="en-US"/>
        </w:rPr>
        <w:t xml:space="preserve">found that within-locus differences in linkage had no average effect on either genetic variance </w:t>
      </w:r>
      <w:r w:rsidR="00615120">
        <w:rPr>
          <w:lang w:val="en-US"/>
        </w:rPr>
        <w:lastRenderedPageBreak/>
        <w:t>or the mean trait value, indicating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xml:space="preserve">, </w:t>
      </w:r>
      <w:r w:rsidR="002C5AE1">
        <w:rPr>
          <w:lang w:val="en-US"/>
        </w:rPr>
        <w:t xml:space="preserve">lending credence to the </w:t>
      </w:r>
      <w:r w:rsidR="002C10C6">
        <w:rPr>
          <w:lang w:val="en-US"/>
        </w:rPr>
        <w:t>assumption of equal gene length</w:t>
      </w:r>
      <w:r w:rsidR="001D73F2">
        <w:rPr>
          <w:lang w:val="en-US"/>
        </w:rPr>
        <w:t xml:space="preserve">. </w:t>
      </w:r>
      <w:r w:rsidR="00B7464A">
        <w:rPr>
          <w:lang w:val="en-US"/>
        </w:rPr>
        <w:t xml:space="preserve">Mutations </w:t>
      </w:r>
      <w:r w:rsidR="00793D6E">
        <w:rPr>
          <w:lang w:val="en-US"/>
        </w:rPr>
        <w:t>were</w:t>
      </w:r>
      <w:r w:rsidR="00B7464A">
        <w:rPr>
          <w:lang w:val="en-US"/>
        </w:rPr>
        <w:t xml:space="preserve"> assumed to be completely additive in effect, with no dominance or epistatic interactions</w:t>
      </w:r>
      <w:r w:rsidR="00E414AC">
        <w:rPr>
          <w:lang w:val="en-US"/>
        </w:rPr>
        <w:t>, aside from additive epistasis occurring as a result of the fitness function</w:t>
      </w:r>
      <w:r w:rsidR="00B7464A">
        <w:rPr>
          <w:lang w:val="en-US"/>
        </w:rPr>
        <w:t xml:space="preserve">. </w:t>
      </w:r>
      <w:ins w:id="0" w:author="Nick" w:date="2020-11-02T18:04:00Z">
        <w:r w:rsidR="0042111A">
          <w:rPr>
            <w:lang w:val="en-US"/>
          </w:rPr>
          <w:t>Mutational effects were in phenotypic units, a</w:t>
        </w:r>
      </w:ins>
      <w:ins w:id="1" w:author="Nick" w:date="2020-11-02T18:05:00Z">
        <w:r w:rsidR="0042111A">
          <w:rPr>
            <w:lang w:val="en-US"/>
          </w:rPr>
          <w:t xml:space="preserve">n arbitrary unit denoting </w:t>
        </w:r>
      </w:ins>
      <w:ins w:id="2" w:author="Nick" w:date="2020-11-02T18:04:00Z">
        <w:r w:rsidR="0042111A">
          <w:rPr>
            <w:lang w:val="en-US"/>
          </w:rPr>
          <w:t xml:space="preserve">relative differences in phenotype. </w:t>
        </w:r>
      </w:ins>
      <w:r w:rsidR="00AE502E">
        <w:rPr>
          <w:lang w:val="en-US"/>
        </w:rPr>
        <w:t>All</w:t>
      </w:r>
      <w:r w:rsidR="000E7C40">
        <w:rPr>
          <w:lang w:val="en-US"/>
        </w:rPr>
        <w:t xml:space="preserve"> loci </w:t>
      </w:r>
      <w:r w:rsidR="00ED07B3">
        <w:rPr>
          <w:lang w:val="en-US"/>
        </w:rPr>
        <w:t>were</w:t>
      </w:r>
      <w:r w:rsidR="000E7C40">
        <w:rPr>
          <w:lang w:val="en-US"/>
        </w:rPr>
        <w:t xml:space="preserve"> assumed to be on the same 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w:t>
      </w:r>
      <w:r w:rsidR="00ED07B3">
        <w:rPr>
          <w:lang w:val="en-US"/>
        </w:rPr>
        <w:t>had</w:t>
      </w:r>
      <w:r>
        <w:rPr>
          <w:lang w:val="en-US"/>
        </w:rPr>
        <w:t xml:space="preserve"> a </w:t>
      </w:r>
      <w:r w:rsidR="00086730">
        <w:rPr>
          <w:lang w:val="en-US"/>
        </w:rPr>
        <w:t>genome-wide</w:t>
      </w:r>
      <w:r>
        <w:rPr>
          <w:lang w:val="en-US"/>
        </w:rPr>
        <w:t xml:space="preserve"> germline mutation rate of </w:t>
      </w:r>
      <w:r w:rsidRPr="002C6592">
        <w:rPr>
          <w:lang w:val="en-US"/>
        </w:rPr>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53D746CA" w:rsidR="00564ED3" w:rsidRDefault="00D175F6" w:rsidP="005343F5">
      <w:pPr>
        <w:spacing w:before="120" w:after="120" w:line="480" w:lineRule="auto"/>
        <w:ind w:firstLine="720"/>
        <w:rPr>
          <w:lang w:val="en-US"/>
        </w:rPr>
      </w:pPr>
      <w:r>
        <w:rPr>
          <w:lang w:val="en-US"/>
        </w:rPr>
        <w:t xml:space="preserve">The </w:t>
      </w:r>
      <w:r w:rsidR="00013167">
        <w:rPr>
          <w:lang w:val="en-US"/>
        </w:rPr>
        <w:t xml:space="preserve">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5343F5">
      <w:pPr>
        <w:spacing w:before="120" w:after="120" w:line="480" w:lineRule="auto"/>
        <w:ind w:firstLine="720"/>
        <w:rPr>
          <w:lang w:val="en-US"/>
        </w:rPr>
      </w:pPr>
    </w:p>
    <w:p w14:paraId="2C67177B" w14:textId="77777777" w:rsidR="007F39D0" w:rsidRDefault="00BB7422" w:rsidP="005343F5">
      <w:pPr>
        <w:spacing w:before="120" w:after="120" w:line="480" w:lineRule="auto"/>
        <w:ind w:firstLine="720"/>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5343F5">
      <w:pPr>
        <w:spacing w:before="120" w:after="120" w:line="480" w:lineRule="auto"/>
        <w:ind w:firstLine="720"/>
        <w:rPr>
          <w:lang w:val="en-US"/>
        </w:rPr>
      </w:pPr>
      <w:r>
        <w:rPr>
          <w:lang w:val="en-US"/>
        </w:rPr>
        <w:t>where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5343F5">
      <w:pPr>
        <w:spacing w:before="120" w:after="120" w:line="480" w:lineRule="auto"/>
        <w:ind w:firstLine="720"/>
        <w:rPr>
          <w:lang w:val="en-US"/>
        </w:rPr>
      </w:pPr>
      <w:r>
        <w:rPr>
          <w:lang w:val="en-US"/>
        </w:rPr>
        <w:t xml:space="preserve">where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5343F5">
      <w:pPr>
        <w:spacing w:before="120" w:after="120" w:line="480" w:lineRule="auto"/>
        <w:ind w:firstLine="720"/>
        <w:rPr>
          <w:rFonts w:eastAsiaTheme="minorEastAsia"/>
          <w:lang w:val="en-US"/>
        </w:rPr>
      </w:pPr>
      <m:oMathPara>
        <m:oMath>
          <m:r>
            <w:rPr>
              <w:rFonts w:ascii="Cambria Math" w:hAnsi="Cambria Math"/>
              <w:lang w:val="en-US"/>
            </w:rPr>
            <w:lastRenderedPageBreak/>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7F75104F" w14:textId="77777777" w:rsidR="00ED07B3" w:rsidRDefault="00BE7E96" w:rsidP="005343F5">
      <w:pPr>
        <w:spacing w:before="120" w:after="120" w:line="480" w:lineRule="auto"/>
        <w:ind w:firstLine="720"/>
        <w:rPr>
          <w:lang w:val="en-US"/>
        </w:rPr>
      </w:pPr>
      <w:r>
        <w:rPr>
          <w:lang w:val="en-US"/>
        </w:rPr>
        <w:t xml:space="preserve">where </w:t>
      </w:r>
      <m:oMath>
        <m:r>
          <w:rPr>
            <w:rFonts w:ascii="Cambria Math" w:hAnsi="Cambria Math"/>
            <w:lang w:val="en-US"/>
          </w:rPr>
          <m:t>m</m:t>
        </m:r>
      </m:oMath>
      <w:r>
        <w:rPr>
          <w:lang w:val="en-US"/>
        </w:rPr>
        <w:t xml:space="preserve"> is the parameter value of mutation correlation.</w:t>
      </w:r>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r w:rsidR="00ED07B3">
        <w:rPr>
          <w:lang w:val="en-US"/>
        </w:rPr>
        <w:t xml:space="preserve">, </w:t>
      </w:r>
    </w:p>
    <w:p w14:paraId="7F69D09D" w14:textId="142B6619" w:rsidR="00ED07B3" w:rsidRDefault="00ED07B3" w:rsidP="0042111A">
      <w:pPr>
        <w:spacing w:before="120" w:after="120" w:line="480" w:lineRule="auto"/>
        <w:ind w:firstLine="720"/>
        <w:jc w:val="center"/>
        <w:rPr>
          <w:rFonts w:eastAsiaTheme="minorEastAsia"/>
          <w:lang w:val="en-US"/>
        </w:rPr>
      </w:pPr>
      <m:oMathPara>
        <m:oMath>
          <m:r>
            <m:rPr>
              <m:sty m:val="b"/>
            </m:rPr>
            <w:rPr>
              <w:rFonts w:ascii="Cambria Math" w:hAnsi="Cambria Math"/>
              <w:lang w:val="en-US"/>
            </w:rPr>
            <m:t>Σ</m:t>
          </m:r>
          <m:sSup>
            <m:sSupPr>
              <m:ctrlPr>
                <w:rPr>
                  <w:rFonts w:ascii="Cambria Math" w:hAnsi="Cambria Math"/>
                  <w:b/>
                  <w:bCs/>
                  <w:lang w:val="en-US"/>
                </w:rPr>
              </m:ctrlPr>
            </m:sSupPr>
            <m:e>
              <m:r>
                <m:rPr>
                  <m:sty m:val="b"/>
                </m:rPr>
                <w:rPr>
                  <w:rFonts w:ascii="Cambria Math" w:hAnsi="Cambria Math"/>
                  <w:lang w:val="en-US"/>
                </w:rPr>
                <m:t>Σ</m:t>
              </m:r>
            </m:e>
            <m:sup>
              <m:r>
                <w:rPr>
                  <w:rFonts w:ascii="Cambria Math" w:hAnsi="Cambria Math"/>
                  <w:lang w:val="en-US"/>
                </w:rPr>
                <m:t>T</m:t>
              </m:r>
            </m:sup>
          </m:sSup>
        </m:oMath>
      </m:oMathPara>
    </w:p>
    <w:p w14:paraId="60DC57BE" w14:textId="77777777" w:rsidR="00EC69AD" w:rsidRPr="00ED07B3" w:rsidRDefault="00EC69AD" w:rsidP="005343F5">
      <w:pPr>
        <w:spacing w:before="120" w:after="120" w:line="480" w:lineRule="auto"/>
        <w:ind w:firstLine="720"/>
        <w:jc w:val="center"/>
        <w:rPr>
          <w:rFonts w:eastAsiaTheme="minorEastAsia"/>
          <w:lang w:val="en-US"/>
        </w:rPr>
      </w:pPr>
    </w:p>
    <w:p w14:paraId="76ACB9DD" w14:textId="29DA861C" w:rsidR="000F0531" w:rsidRDefault="000F0531" w:rsidP="005343F5">
      <w:pPr>
        <w:spacing w:before="120" w:after="120" w:line="480" w:lineRule="auto"/>
        <w:ind w:firstLine="720"/>
        <w:rPr>
          <w:lang w:val="en-US"/>
        </w:rPr>
      </w:pPr>
      <w:r>
        <w:rPr>
          <w:lang w:val="en-US"/>
        </w:rPr>
        <w:t>Non-trait deleterious mutations had fitness effects sampled from a gamma distribution</w:t>
      </w:r>
      <w:r w:rsidR="00D34E01">
        <w:rPr>
          <w:lang w:val="en-US"/>
        </w:rPr>
        <w:t>:</w:t>
      </w:r>
    </w:p>
    <w:p w14:paraId="0C80F46B" w14:textId="5525C3BD" w:rsidR="000F0531" w:rsidRPr="00376C8E"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3" w:name="_Hlk53940415"/>
          <m:r>
            <w:rPr>
              <w:rFonts w:ascii="Cambria Math" w:hAnsi="Cambria Math"/>
              <w:lang w:val="en-US"/>
            </w:rPr>
            <m:t>β</m:t>
          </m:r>
          <w:bookmarkEnd w:id="3"/>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51FE9EF8" w:rsidR="00376C8E" w:rsidRDefault="00376C8E" w:rsidP="005343F5">
      <w:pPr>
        <w:spacing w:before="120" w:after="120" w:line="480" w:lineRule="auto"/>
        <w:ind w:firstLine="720"/>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r w:rsidR="00766EE2" w:rsidRPr="00766EE2">
        <w:rPr>
          <w:rFonts w:eastAsiaTheme="minorEastAsia"/>
          <w:highlight w:val="yellow"/>
          <w:lang w:val="en-US"/>
        </w:rPr>
        <w:t>SLiM Manual</w:t>
      </w:r>
      <w:r w:rsidR="00766EE2">
        <w:rPr>
          <w:rFonts w:eastAsiaTheme="minorEastAsia"/>
          <w:lang w:val="en-US"/>
        </w:rPr>
        <w:t xml:space="preserve">). This describes a distribution of weak deleterious mutations on average. </w:t>
      </w:r>
    </w:p>
    <w:p w14:paraId="49B51FAC" w14:textId="77777777" w:rsidR="00D97C25" w:rsidRPr="000F0531" w:rsidRDefault="00D97C25" w:rsidP="005343F5">
      <w:pPr>
        <w:spacing w:before="120" w:after="120" w:line="480" w:lineRule="auto"/>
        <w:ind w:firstLine="720"/>
        <w:rPr>
          <w:rFonts w:eastAsiaTheme="minorEastAsia"/>
          <w:lang w:val="en-US"/>
        </w:rPr>
      </w:pPr>
    </w:p>
    <w:p w14:paraId="173A7DD7" w14:textId="6960389B" w:rsidR="004270CD" w:rsidRDefault="0029447D" w:rsidP="005343F5">
      <w:pPr>
        <w:spacing w:before="120" w:after="120" w:line="480" w:lineRule="auto"/>
        <w:ind w:firstLine="720"/>
        <w:rPr>
          <w:lang w:val="en-US"/>
        </w:rPr>
      </w:pPr>
      <w:r>
        <w:rPr>
          <w:lang w:val="en-US"/>
        </w:rPr>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B54A69"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2AFBEE9C" w:rsidR="00994321" w:rsidRDefault="004270CD" w:rsidP="005343F5">
      <w:pPr>
        <w:spacing w:before="120" w:after="120" w:line="480" w:lineRule="auto"/>
        <w:ind w:firstLine="720"/>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w:t>
      </w:r>
      <w:r w:rsidR="00BA5DFB">
        <w:rPr>
          <w:lang w:val="en-US"/>
        </w:rPr>
        <w:t xml:space="preserve"> of burn-in</w:t>
      </w:r>
      <w:r w:rsidR="008D078B">
        <w:rPr>
          <w:lang w:val="en-US"/>
        </w:rPr>
        <w:t xml:space="preserve"> was sufficient for our population size (</w:t>
      </w:r>
      <w:r w:rsidR="00D97C25" w:rsidRPr="00EC69AD">
        <w:rPr>
          <w:highlight w:val="yellow"/>
          <w:lang w:val="en-US"/>
        </w:rPr>
        <w:t>Figure S1</w:t>
      </w:r>
      <w:r w:rsidR="008D078B">
        <w:rPr>
          <w:lang w:val="en-US"/>
        </w:rPr>
        <w:t xml:space="preserve">). </w:t>
      </w:r>
      <w:r w:rsidR="00140D67">
        <w:rPr>
          <w:lang w:val="en-US"/>
        </w:rPr>
        <w:t>Deleterious mutation</w:t>
      </w:r>
      <w:r w:rsidR="009679AC">
        <w:rPr>
          <w:lang w:val="en-US"/>
        </w:rPr>
        <w:t>/mutation rate</w:t>
      </w:r>
      <w:r w:rsidR="00140D67">
        <w:rPr>
          <w:lang w:val="en-US"/>
        </w:rPr>
        <w:t xml:space="preserve">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w:t>
      </w:r>
      <w:r w:rsidR="00FB44C8">
        <w:rPr>
          <w:lang w:val="en-US"/>
        </w:rPr>
        <w:t xml:space="preserve"> regardless of </w:t>
      </w:r>
      <w:r w:rsidR="008F1532">
        <w:rPr>
          <w:lang w:val="en-US"/>
        </w:rPr>
        <w:t xml:space="preserve">the </w:t>
      </w:r>
      <w:r w:rsidR="00FB44C8">
        <w:rPr>
          <w:lang w:val="en-US"/>
        </w:rPr>
        <w:t>parameter</w:t>
      </w:r>
      <w:r w:rsidR="00140D67">
        <w:rPr>
          <w:lang w:val="en-US"/>
        </w:rPr>
        <w:t xml:space="preserve"> (</w:t>
      </w:r>
      <w:r w:rsidR="00140D67" w:rsidRPr="00EC69AD">
        <w:rPr>
          <w:highlight w:val="yellow"/>
          <w:lang w:val="en-US"/>
        </w:rPr>
        <w:t>Figure S1</w:t>
      </w:r>
      <w:r w:rsidR="00140D67">
        <w:rPr>
          <w:lang w:val="en-US"/>
        </w:rPr>
        <w:t xml:space="preserve">). </w:t>
      </w:r>
      <w:r w:rsidR="00CE2842">
        <w:rPr>
          <w:lang w:val="en-US"/>
        </w:rPr>
        <w:t xml:space="preserve">During the simulation run, trait variances, covariances, and trait means were collected every 500 generations to track distances from the optimum and trait </w:t>
      </w:r>
      <w:r w:rsidR="00CE2842">
        <w:rPr>
          <w:lang w:val="en-US"/>
        </w:rPr>
        <w:lastRenderedPageBreak/>
        <w:t xml:space="preserve">variability over time. At the end of the simulation, the allelic effects of segregating mutations in all populations were collected. </w:t>
      </w:r>
    </w:p>
    <w:p w14:paraId="6B2DB547" w14:textId="77777777" w:rsidR="00593BDF" w:rsidRDefault="00593BDF" w:rsidP="005343F5">
      <w:pPr>
        <w:spacing w:before="120" w:after="120" w:line="480" w:lineRule="auto"/>
        <w:ind w:firstLine="720"/>
        <w:rPr>
          <w:lang w:val="en-US"/>
        </w:rPr>
      </w:pPr>
    </w:p>
    <w:p w14:paraId="7848AADC" w14:textId="4769D16B" w:rsidR="00994321" w:rsidRDefault="00994321" w:rsidP="001210B5">
      <w:pPr>
        <w:pStyle w:val="Heading2"/>
      </w:pPr>
      <w:r>
        <w:t>Model specific characteristics</w:t>
      </w:r>
    </w:p>
    <w:p w14:paraId="758A0F2B" w14:textId="5E7E1327" w:rsidR="004270CD" w:rsidRDefault="00140D67" w:rsidP="005343F5">
      <w:pPr>
        <w:spacing w:before="120" w:after="120" w:line="480" w:lineRule="auto"/>
        <w:ind w:firstLine="720"/>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B54A69"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56837C2E" w14:textId="5978F69E" w:rsidR="00467E08" w:rsidRDefault="00B31E46" w:rsidP="005343F5">
      <w:pPr>
        <w:spacing w:before="120" w:after="120" w:line="480" w:lineRule="auto"/>
        <w:ind w:firstLine="720"/>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DC0659">
        <w:rPr>
          <w:rFonts w:eastAsiaTheme="minorEastAsia"/>
          <w:lang w:val="en-US"/>
        </w:rPr>
        <w:t>mutation rate;</w:t>
      </w:r>
      <w:r w:rsidR="00C95F6B">
        <w:rPr>
          <w:rFonts w:eastAsiaTheme="minorEastAsia"/>
          <w:lang w:val="en-US"/>
        </w:rPr>
        <w:t xml:space="preserv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m:t>
        </m:r>
      </m:oMath>
      <w:r w:rsidR="00EC69AD">
        <w:rPr>
          <w:rFonts w:eastAsiaTheme="minorEastAsia"/>
          <w:lang w:val="en-US"/>
        </w:rPr>
        <w:t xml:space="preserve"> 8.045x10</w:t>
      </w:r>
      <w:r w:rsidR="00EC69AD">
        <w:rPr>
          <w:rFonts w:eastAsiaTheme="minorEastAsia"/>
          <w:vertAlign w:val="superscript"/>
          <w:lang w:val="en-US"/>
        </w:rPr>
        <w:t>-6</w:t>
      </w:r>
      <w:r w:rsidR="00EC69AD">
        <w:rPr>
          <w:rFonts w:eastAsiaTheme="minorEastAsia"/>
          <w:lang w:val="en-US"/>
        </w:rPr>
        <w:t xml:space="preserve">, </w:t>
      </w:r>
      <m:oMath>
        <m:r>
          <w:rPr>
            <w:rFonts w:ascii="Cambria Math" w:eastAsiaTheme="minorEastAsia" w:hAnsi="Cambria Math"/>
            <w:lang w:val="en-US"/>
          </w:rPr>
          <m:t xml:space="preserve">γ= </m:t>
        </m:r>
      </m:oMath>
      <w:r w:rsidR="00EC69AD">
        <w:rPr>
          <w:rFonts w:eastAsiaTheme="minorEastAsia"/>
          <w:lang w:val="en-US"/>
        </w:rPr>
        <w:t xml:space="preserve"> 100, </w:t>
      </w:r>
      <w:r w:rsidR="001A09EB">
        <w:rPr>
          <w:rFonts w:eastAsiaTheme="minorEastAsia"/>
          <w:lang w:val="en-US"/>
        </w:rPr>
        <w:t xml:space="preserve">and </w:t>
      </w:r>
      <m:oMath>
        <m:r>
          <w:rPr>
            <w:rFonts w:ascii="Cambria Math" w:eastAsiaTheme="minorEastAsia" w:hAnsi="Cambria Math"/>
            <w:lang w:val="en-US"/>
          </w:rPr>
          <m:t>ρ=50000</m:t>
        </m:r>
      </m:oMath>
      <w:r w:rsidR="002236D4">
        <w:rPr>
          <w:rFonts w:eastAsiaTheme="minorEastAsia"/>
          <w:lang w:val="en-US"/>
        </w:rPr>
        <w:t>.</w:t>
      </w:r>
      <w:r w:rsidR="00F858A2">
        <w:rPr>
          <w:rFonts w:eastAsiaTheme="minorEastAsia"/>
          <w:lang w:val="en-US"/>
        </w:rPr>
        <w:t xml:space="preserve"> This distance was close to the original phenotypes, meaning most of the simulation</w:t>
      </w:r>
      <w:r w:rsidR="005717EC">
        <w:rPr>
          <w:rFonts w:eastAsiaTheme="minorEastAsia"/>
          <w:lang w:val="en-US"/>
        </w:rPr>
        <w:t xml:space="preserve"> (approximately 98</w:t>
      </w:r>
      <w:r w:rsidR="00467E08">
        <w:rPr>
          <w:rFonts w:eastAsiaTheme="minorEastAsia"/>
          <w:lang w:val="en-US"/>
        </w:rPr>
        <w:t>000 generations</w:t>
      </w:r>
      <w:r w:rsidR="00DD0385">
        <w:rPr>
          <w:rFonts w:eastAsiaTheme="minorEastAsia"/>
          <w:lang w:val="en-US"/>
        </w:rPr>
        <w:t xml:space="preserve"> of the simulation</w:t>
      </w:r>
      <w:r w:rsidR="00467E08">
        <w:rPr>
          <w:rFonts w:eastAsiaTheme="minorEastAsia"/>
          <w:lang w:val="en-US"/>
        </w:rPr>
        <w:t>)</w:t>
      </w:r>
      <w:r w:rsidR="00F858A2">
        <w:rPr>
          <w:rFonts w:eastAsiaTheme="minorEastAsia"/>
          <w:lang w:val="en-US"/>
        </w:rPr>
        <w:t xml:space="preserve"> investigated the maintenance of variation at a fitness optimum.</w:t>
      </w:r>
      <w:r w:rsidR="001312BB">
        <w:rPr>
          <w:rFonts w:eastAsiaTheme="minorEastAsia"/>
          <w:lang w:val="en-US"/>
        </w:rPr>
        <w:t xml:space="preserve"> </w:t>
      </w:r>
    </w:p>
    <w:p w14:paraId="26B5D8BC" w14:textId="49C2F024" w:rsidR="007836DB" w:rsidRPr="001312BB" w:rsidRDefault="007836DB" w:rsidP="005343F5">
      <w:pPr>
        <w:spacing w:before="120" w:after="120" w:line="480" w:lineRule="auto"/>
        <w:ind w:firstLine="720"/>
        <w:rPr>
          <w:rFonts w:eastAsiaTheme="minorEastAsia"/>
          <w:lang w:val="en-US"/>
        </w:rPr>
      </w:pPr>
      <w:r>
        <w:rPr>
          <w:lang w:val="en-US"/>
        </w:rPr>
        <w:t>The fitness of a</w:t>
      </w:r>
      <w:r w:rsidR="00994321">
        <w:rPr>
          <w:lang w:val="en-US"/>
        </w:rPr>
        <w:t>n individual in the population wa</w:t>
      </w:r>
      <w:r>
        <w:rPr>
          <w:lang w:val="en-US"/>
        </w:rPr>
        <w:t>s defined as:</w:t>
      </w:r>
    </w:p>
    <w:p w14:paraId="00FEF83E" w14:textId="3083DD8F" w:rsidR="007836DB" w:rsidRPr="00DB3412" w:rsidRDefault="00B54A69" w:rsidP="005343F5">
      <w:pPr>
        <w:spacing w:before="120" w:after="120" w:line="480" w:lineRule="auto"/>
        <w:ind w:firstLine="720"/>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5343F5">
      <w:pPr>
        <w:spacing w:before="120" w:after="120" w:line="480" w:lineRule="auto"/>
        <w:ind w:firstLine="720"/>
        <w:jc w:val="center"/>
        <w:rPr>
          <w:rFonts w:eastAsiaTheme="minorEastAsia"/>
          <w:lang w:val="en-US"/>
        </w:rPr>
      </w:pPr>
    </w:p>
    <w:p w14:paraId="7F1B89C6" w14:textId="08614C0E" w:rsidR="00C121FD" w:rsidRDefault="007836DB" w:rsidP="005343F5">
      <w:pPr>
        <w:spacing w:before="120" w:after="120" w:line="480" w:lineRule="auto"/>
        <w:ind w:firstLine="720"/>
        <w:rPr>
          <w:rFonts w:eastAsiaTheme="minorEastAsia"/>
          <w:lang w:val="en-US"/>
        </w:rPr>
      </w:pPr>
      <w:r>
        <w:rPr>
          <w:rFonts w:eastAsiaTheme="minorEastAsia"/>
          <w:lang w:val="en-US"/>
        </w:rPr>
        <w:t xml:space="preserve">Where s </w:t>
      </w:r>
      <w:r w:rsidR="00624963">
        <w:rPr>
          <w:rFonts w:eastAsiaTheme="minorEastAsia"/>
          <w:lang w:val="en-US"/>
        </w:rPr>
        <w:t>is the selection coefficient</w:t>
      </w:r>
      <w:r>
        <w:rPr>
          <w:rFonts w:eastAsiaTheme="minorEastAsia"/>
          <w:lang w:val="en-US"/>
        </w:rPr>
        <w:t xml:space="preserve">,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n is the number of traits, and x</w:t>
      </w:r>
      <w:r w:rsidR="00D46F7A">
        <w:rPr>
          <w:rFonts w:eastAsiaTheme="minorEastAsia"/>
          <w:vertAlign w:val="subscript"/>
          <w:lang w:val="en-US"/>
        </w:rPr>
        <w:t>n</w:t>
      </w:r>
      <w:r w:rsidR="00D46F7A">
        <w:rPr>
          <w:rFonts w:eastAsiaTheme="minorEastAsia"/>
          <w:lang w:val="en-US"/>
        </w:rPr>
        <w:t xml:space="preserve"> is the phenotype for trait n. </w:t>
      </w:r>
      <w:r w:rsidR="00624963">
        <w:rPr>
          <w:rFonts w:eastAsiaTheme="minorEastAsia"/>
          <w:lang w:val="en-US"/>
        </w:rPr>
        <w:t>To ensure a theoretical minimum and maximum fitness, s</w:t>
      </w:r>
      <w:r w:rsidR="00E545B1">
        <w:rPr>
          <w:rFonts w:eastAsiaTheme="minorEastAsia"/>
          <w:lang w:val="en-US"/>
        </w:rPr>
        <w:t xml:space="preserve"> was fixed at 0.9, ensuring minimum </w:t>
      </w:r>
      <w:r w:rsidR="00E545B1">
        <w:rPr>
          <w:rFonts w:eastAsiaTheme="minorEastAsia"/>
          <w:lang w:val="en-US"/>
        </w:rPr>
        <w:lastRenderedPageBreak/>
        <w:t>fitness was</w:t>
      </w:r>
      <w:r w:rsidR="00290DDD">
        <w:rPr>
          <w:rFonts w:eastAsiaTheme="minorEastAsia"/>
          <w:lang w:val="en-US"/>
        </w:rPr>
        <w:t xml:space="preserve"> </w:t>
      </w:r>
      <m:oMath>
        <m:r>
          <m:rPr>
            <m:sty m:val="p"/>
          </m:rPr>
          <w:rPr>
            <w:rFonts w:ascii="Cambria Math" w:eastAsiaTheme="minorEastAsia" w:hAnsi="Cambria Math"/>
            <w:lang w:val="en-US"/>
          </w:rPr>
          <m:t>s-1 = 0.1</m:t>
        </m:r>
      </m:oMath>
      <w:r w:rsidR="00E545B1">
        <w:rPr>
          <w:rFonts w:eastAsiaTheme="minorEastAsia"/>
          <w:lang w:val="en-US"/>
        </w:rPr>
        <w:t>, 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times as fit as those infinitely far from the optimum.</w:t>
      </w:r>
      <w:r w:rsidR="00AD62A5">
        <w:rPr>
          <w:rFonts w:eastAsiaTheme="minorEastAsia"/>
          <w:lang w:val="en-US"/>
        </w:rPr>
        <w:t xml:space="preserve"> </w:t>
      </w:r>
      <w:r w:rsidR="00BA48EA">
        <w:rPr>
          <w:rFonts w:eastAsiaTheme="minorEastAsia"/>
          <w:lang w:val="en-US"/>
        </w:rPr>
        <w:t>The model-specific maximum fitness difference</w:t>
      </w:r>
      <w:r w:rsidR="00ED2FDB">
        <w:rPr>
          <w:rFonts w:eastAsiaTheme="minorEastAsia"/>
          <w:lang w:val="en-US"/>
        </w:rPr>
        <w:t xml:space="preserve"> </w:t>
      </w:r>
      <w:r w:rsidR="00BA48EA">
        <w:rPr>
          <w:rFonts w:eastAsiaTheme="minorEastAsia"/>
          <w:lang w:val="en-US"/>
        </w:rPr>
        <w:t xml:space="preserve">depends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624963">
        <w:rPr>
          <w:rFonts w:eastAsiaTheme="minorEastAsia"/>
          <w:lang w:val="en-US"/>
        </w:rPr>
        <w:t xml:space="preserve"> via the curvature of the fitness function</w:t>
      </w:r>
      <w:r w:rsidR="00ED2FDB">
        <w:rPr>
          <w:rFonts w:eastAsiaTheme="minorEastAsia"/>
          <w:lang w:val="en-US"/>
        </w:rPr>
        <w:t>.</w:t>
      </w:r>
    </w:p>
    <w:p w14:paraId="51196DC5" w14:textId="77777777" w:rsidR="00994321" w:rsidRPr="00C121FD" w:rsidRDefault="00994321" w:rsidP="005343F5">
      <w:pPr>
        <w:spacing w:before="120" w:after="120" w:line="480" w:lineRule="auto"/>
        <w:ind w:firstLine="720"/>
        <w:rPr>
          <w:rFonts w:eastAsiaTheme="minorEastAsia"/>
          <w:lang w:val="en-US"/>
        </w:rPr>
      </w:pPr>
    </w:p>
    <w:p w14:paraId="67AB585A" w14:textId="2F71E380" w:rsidR="007836DB" w:rsidRPr="00B31E46" w:rsidRDefault="00F731BF" w:rsidP="001210B5">
      <w:pPr>
        <w:pStyle w:val="Heading2"/>
      </w:pPr>
      <w:r>
        <w:t>Model Parameterization</w:t>
      </w:r>
    </w:p>
    <w:p w14:paraId="0010347D" w14:textId="0B3AF4F3" w:rsidR="004B4692" w:rsidRDefault="00BD0A45" w:rsidP="005343F5">
      <w:pPr>
        <w:spacing w:before="120" w:after="120" w:line="480" w:lineRule="auto"/>
        <w:ind w:firstLine="720"/>
        <w:rPr>
          <w:lang w:val="en-US"/>
        </w:rPr>
      </w:pPr>
      <w:r>
        <w:rPr>
          <w:lang w:val="en-US"/>
        </w:rPr>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parameter 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sidR="004C65C9">
        <w:rPr>
          <w:lang w:val="en-US"/>
        </w:rPr>
        <w:t xml:space="preserve"> (</w:t>
      </w:r>
      <w:r w:rsidR="004C65C9" w:rsidRPr="004C65C9">
        <w:rPr>
          <w:highlight w:val="yellow"/>
          <w:lang w:val="en-US"/>
        </w:rPr>
        <w:t>Figure S</w:t>
      </w:r>
      <w:ins w:id="4" w:author="Nick" w:date="2020-11-02T19:41:00Z">
        <w:r w:rsidR="00165025">
          <w:rPr>
            <w:highlight w:val="yellow"/>
            <w:lang w:val="en-US"/>
          </w:rPr>
          <w:t>2</w:t>
        </w:r>
      </w:ins>
      <w:r w:rsidR="004C65C9">
        <w:rPr>
          <w:lang w:val="en-US"/>
        </w:rPr>
        <w:t>)</w:t>
      </w:r>
      <w:r>
        <w:rPr>
          <w:lang w:val="en-US"/>
        </w:rPr>
        <w:t>.</w:t>
      </w:r>
      <w:r w:rsidR="008703C8">
        <w:rPr>
          <w:lang w:val="en-US"/>
        </w:rPr>
        <w:t xml:space="preserve"> </w:t>
      </w:r>
      <w:r w:rsidR="00524974">
        <w:rPr>
          <w:lang w:val="en-US"/>
        </w:rPr>
        <w:t xml:space="preserve">The hypercube sampling was necessary to explore the entire parameter space, as simple factorial designs would have been impractical to achieve. </w:t>
      </w:r>
      <w:r w:rsidR="006673CD">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Pr>
          <w:lang w:val="en-US"/>
        </w:rPr>
        <w:instrText xml:space="preserve"> ADDIN EN.CITE </w:instrText>
      </w:r>
      <w:r w:rsidR="006673CD">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Pr>
          <w:lang w:val="en-US"/>
        </w:rPr>
        <w:instrText xml:space="preserve"> ADDIN EN.CITE.DATA </w:instrText>
      </w:r>
      <w:r w:rsidR="006673CD">
        <w:rPr>
          <w:lang w:val="en-US"/>
        </w:rPr>
      </w:r>
      <w:r w:rsidR="006673CD">
        <w:rPr>
          <w:lang w:val="en-US"/>
        </w:rPr>
        <w:fldChar w:fldCharType="end"/>
      </w:r>
      <w:r w:rsidR="006673CD">
        <w:rPr>
          <w:lang w:val="en-US"/>
        </w:rPr>
      </w:r>
      <w:r w:rsidR="006673CD">
        <w:rPr>
          <w:lang w:val="en-US"/>
        </w:rPr>
        <w:fldChar w:fldCharType="separate"/>
      </w:r>
      <w:r w:rsidR="006673CD">
        <w:rPr>
          <w:noProof/>
          <w:lang w:val="en-US"/>
        </w:rPr>
        <w:t>(</w:t>
      </w:r>
      <w:r w:rsidR="006673CD" w:rsidRPr="006673CD">
        <w:rPr>
          <w:smallCaps/>
          <w:noProof/>
          <w:lang w:val="en-US"/>
        </w:rPr>
        <w:t>Helton and Davis</w:t>
      </w:r>
      <w:r w:rsidR="006673CD">
        <w:rPr>
          <w:noProof/>
          <w:lang w:val="en-US"/>
        </w:rPr>
        <w:t xml:space="preserve"> 2003)</w:t>
      </w:r>
      <w:r w:rsidR="006673CD">
        <w:rPr>
          <w:lang w:val="en-US"/>
        </w:rPr>
        <w:fldChar w:fldCharType="end"/>
      </w:r>
      <w:r w:rsidR="006673CD">
        <w:rPr>
          <w:lang w:val="en-US"/>
        </w:rPr>
        <w:t xml:space="preserve">. </w:t>
      </w:r>
      <w:r w:rsidR="00524974">
        <w:rPr>
          <w:lang w:val="en-US"/>
        </w:rPr>
        <w:t xml:space="preserve">Hypercube </w:t>
      </w:r>
      <w:r w:rsidR="008703C8">
        <w:rPr>
          <w:lang w:val="en-US"/>
        </w:rPr>
        <w:t>samples were generated using the R packages ‘DoE.Wrapper’ and ‘LHS</w:t>
      </w:r>
      <w:r w:rsidR="00AD62A5">
        <w:rPr>
          <w:lang w:val="en-US"/>
        </w:rPr>
        <w:t xml:space="preserve">’, using the maximin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 xml:space="preserve">Each </w:t>
      </w:r>
      <w:r w:rsidR="00746280">
        <w:rPr>
          <w:lang w:val="en-US"/>
        </w:rPr>
        <w:t>sample/model</w:t>
      </w:r>
      <w:r w:rsidR="00A22B5B">
        <w:rPr>
          <w:lang w:val="en-US"/>
        </w:rPr>
        <w:t xml:space="preserve"> was repeated 100 times, using 100 seed values fed to SLiM.</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r w:rsidR="0050335C">
        <w:rPr>
          <w:lang w:val="en-US"/>
        </w:rPr>
        <w:t>SLiM</w:t>
      </w:r>
      <w:r w:rsidR="00C168CB">
        <w:rPr>
          <w:lang w:val="en-US"/>
        </w:rPr>
        <w:t xml:space="preserve"> process</w:t>
      </w:r>
      <w:r w:rsidR="004E5966">
        <w:rPr>
          <w:lang w:val="en-US"/>
        </w:rPr>
        <w:t>es</w:t>
      </w:r>
      <w:r w:rsidR="001525A9">
        <w:rPr>
          <w:lang w:val="en-US"/>
        </w:rPr>
        <w:t>.</w:t>
      </w:r>
      <w:r w:rsidR="00EB117F">
        <w:rPr>
          <w:lang w:val="en-US"/>
        </w:rPr>
        <w:t xml:space="preserve"> </w:t>
      </w:r>
    </w:p>
    <w:p w14:paraId="02CA556C" w14:textId="77777777" w:rsidR="0076598C" w:rsidRDefault="0076598C" w:rsidP="005343F5">
      <w:pPr>
        <w:spacing w:before="120" w:after="120" w:line="480" w:lineRule="auto"/>
        <w:ind w:firstLine="720"/>
        <w:rPr>
          <w:lang w:val="en-US"/>
        </w:rPr>
      </w:pPr>
    </w:p>
    <w:p w14:paraId="6EC2C35E" w14:textId="78C6905E" w:rsidR="004B4692" w:rsidRDefault="00007E00" w:rsidP="001210B5">
      <w:pPr>
        <w:pStyle w:val="Heading2"/>
      </w:pPr>
      <w:r>
        <w:lastRenderedPageBreak/>
        <w:t>Analysis</w:t>
      </w:r>
    </w:p>
    <w:p w14:paraId="6F8E7FC7" w14:textId="521511A2" w:rsidR="00D33077" w:rsidRDefault="00670465" w:rsidP="005343F5">
      <w:pPr>
        <w:spacing w:before="120" w:after="120" w:line="480" w:lineRule="auto"/>
        <w:ind w:firstLine="720"/>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Prev</w:t>
      </w:r>
      <w:r w:rsidR="0076598C">
        <w:rPr>
          <w:lang w:val="en-US"/>
        </w:rPr>
        <w:t>ious work into the robustness of</w:t>
      </w:r>
      <w:r w:rsidR="00876045">
        <w:rPr>
          <w:lang w:val="en-US"/>
        </w:rPr>
        <w:t xml:space="preserve"> t-tests, and F-tests have shown that 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“jtools”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w:t>
      </w:r>
      <w:r w:rsidR="00F8302C">
        <w:rPr>
          <w:lang w:val="en-US"/>
        </w:rPr>
        <w:t>In terms of regression analysis, heteroscedasticity can still remain a problem, even with large samp</w:t>
      </w:r>
      <w:r w:rsidR="00984A95">
        <w:rPr>
          <w:lang w:val="en-US"/>
        </w:rPr>
        <w:t>le sizes. To account for this, we</w:t>
      </w:r>
      <w:r w:rsidR="00F8302C">
        <w:rPr>
          <w:lang w:val="en-US"/>
        </w:rPr>
        <w:t xml:space="preserve"> used Eicker-Huber-White (</w:t>
      </w:r>
      <w:r w:rsidR="00A44E38">
        <w:rPr>
          <w:lang w:val="en-US"/>
        </w:rPr>
        <w:t xml:space="preserve">EHW) </w:t>
      </w:r>
      <w:r w:rsidR="003D7E57">
        <w:rPr>
          <w:lang w:val="en-US"/>
        </w:rPr>
        <w:t xml:space="preserve">HC2 or HC3 </w:t>
      </w:r>
      <w:r w:rsidR="00A44E38">
        <w:rPr>
          <w:lang w:val="en-US"/>
        </w:rPr>
        <w:t>robust standard errors in our</w:t>
      </w:r>
      <w:r w:rsidR="00F8302C">
        <w:rPr>
          <w:lang w:val="en-US"/>
        </w:rPr>
        <w:t xml:space="preserve"> linear regression models via the ‘estimatr’ package in R </w:t>
      </w:r>
      <w:r w:rsidR="00F8302C">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Pr>
          <w:lang w:val="en-US"/>
        </w:rPr>
        <w:instrText xml:space="preserve"> ADDIN EN.CITE </w:instrText>
      </w:r>
      <w:r w:rsidR="00C20AA8">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Pr>
          <w:lang w:val="en-US"/>
        </w:rPr>
        <w:instrText xml:space="preserve"> ADDIN EN.CITE.DATA </w:instrText>
      </w:r>
      <w:r w:rsidR="00C20AA8">
        <w:rPr>
          <w:lang w:val="en-US"/>
        </w:rPr>
      </w:r>
      <w:r w:rsidR="00C20AA8">
        <w:rPr>
          <w:lang w:val="en-US"/>
        </w:rPr>
        <w:fldChar w:fldCharType="end"/>
      </w:r>
      <w:r w:rsidR="00F8302C">
        <w:rPr>
          <w:lang w:val="en-US"/>
        </w:rPr>
        <w:fldChar w:fldCharType="separate"/>
      </w:r>
      <w:r w:rsidR="00C20AA8">
        <w:rPr>
          <w:noProof/>
          <w:lang w:val="en-US"/>
        </w:rPr>
        <w:t>(</w:t>
      </w:r>
      <w:r w:rsidR="00C20AA8" w:rsidRPr="00C20AA8">
        <w:rPr>
          <w:smallCaps/>
          <w:noProof/>
          <w:lang w:val="en-US"/>
        </w:rPr>
        <w:t>Eicker</w:t>
      </w:r>
      <w:r w:rsidR="00C20AA8">
        <w:rPr>
          <w:noProof/>
          <w:lang w:val="en-US"/>
        </w:rPr>
        <w:t xml:space="preserve"> 1967; </w:t>
      </w:r>
      <w:r w:rsidR="00C20AA8" w:rsidRPr="00C20AA8">
        <w:rPr>
          <w:smallCaps/>
          <w:noProof/>
          <w:lang w:val="en-US"/>
        </w:rPr>
        <w:t>Huber</w:t>
      </w:r>
      <w:r w:rsidR="00C20AA8">
        <w:rPr>
          <w:noProof/>
          <w:lang w:val="en-US"/>
        </w:rPr>
        <w:t xml:space="preserve"> 1967; </w:t>
      </w:r>
      <w:r w:rsidR="00C20AA8" w:rsidRPr="00C20AA8">
        <w:rPr>
          <w:smallCaps/>
          <w:noProof/>
          <w:lang w:val="en-US"/>
        </w:rPr>
        <w:t>White</w:t>
      </w:r>
      <w:r w:rsidR="00C20AA8">
        <w:rPr>
          <w:noProof/>
          <w:lang w:val="en-US"/>
        </w:rPr>
        <w:t xml:space="preserve"> 1980; </w:t>
      </w:r>
      <w:r w:rsidR="00C20AA8" w:rsidRPr="00C20AA8">
        <w:rPr>
          <w:smallCaps/>
          <w:noProof/>
          <w:lang w:val="en-US"/>
        </w:rPr>
        <w:t>Hayes and Cai</w:t>
      </w:r>
      <w:r w:rsidR="00C20AA8">
        <w:rPr>
          <w:noProof/>
          <w:lang w:val="en-US"/>
        </w:rPr>
        <w:t xml:space="preserve"> 2007; </w:t>
      </w:r>
      <w:r w:rsidR="00C20AA8" w:rsidRPr="00C20AA8">
        <w:rPr>
          <w:smallCaps/>
          <w:noProof/>
          <w:lang w:val="en-US"/>
        </w:rPr>
        <w:t>Blair</w:t>
      </w:r>
      <w:r w:rsidR="00C20AA8">
        <w:rPr>
          <w:noProof/>
          <w:lang w:val="en-US"/>
        </w:rPr>
        <w:t xml:space="preserve"> 2020)</w:t>
      </w:r>
      <w:r w:rsidR="00F8302C">
        <w:rPr>
          <w:lang w:val="en-US"/>
        </w:rPr>
        <w:fldChar w:fldCharType="end"/>
      </w:r>
      <w:r w:rsidR="00C20AA8">
        <w:rPr>
          <w:lang w:val="en-US"/>
        </w:rPr>
        <w:t xml:space="preserve"> </w:t>
      </w:r>
      <w:r w:rsidR="00F8302C">
        <w:rPr>
          <w:lang w:val="en-US"/>
        </w:rPr>
        <w:t>.</w:t>
      </w:r>
      <w:r w:rsidR="00746280">
        <w:rPr>
          <w:lang w:val="en-US"/>
        </w:rPr>
        <w:t xml:space="preserve"> </w:t>
      </w:r>
      <w:ins w:id="5" w:author="Nick" w:date="2020-11-02T17:39:00Z">
        <w:r w:rsidR="009757A9">
          <w:rPr>
            <w:lang w:val="en-US"/>
          </w:rPr>
          <w:t xml:space="preserve">Due to the large sample sizes (128000 total models), we were able to find significant differences </w:t>
        </w:r>
      </w:ins>
      <w:ins w:id="6" w:author="Nick" w:date="2020-11-02T17:41:00Z">
        <w:r w:rsidR="009757A9">
          <w:rPr>
            <w:lang w:val="en-US"/>
          </w:rPr>
          <w:t xml:space="preserve">between groups </w:t>
        </w:r>
      </w:ins>
      <w:ins w:id="7" w:author="Nick" w:date="2020-11-02T17:40:00Z">
        <w:r w:rsidR="009757A9">
          <w:rPr>
            <w:lang w:val="en-US"/>
          </w:rPr>
          <w:t>with extremely small effect sizes.</w:t>
        </w:r>
      </w:ins>
      <w:ins w:id="8" w:author="Nick" w:date="2020-11-02T17:41:00Z">
        <w:r w:rsidR="009757A9">
          <w:rPr>
            <w:lang w:val="en-US"/>
          </w:rPr>
          <w:t xml:space="preserve"> To ensure we </w:t>
        </w:r>
      </w:ins>
      <w:ins w:id="9" w:author="Nick" w:date="2020-11-02T18:00:00Z">
        <w:r w:rsidR="009E07F7">
          <w:rPr>
            <w:lang w:val="en-US"/>
          </w:rPr>
          <w:t>focused</w:t>
        </w:r>
      </w:ins>
      <w:ins w:id="10" w:author="Nick" w:date="2020-11-02T17:41:00Z">
        <w:r w:rsidR="009757A9">
          <w:rPr>
            <w:lang w:val="en-US"/>
          </w:rPr>
          <w:t xml:space="preserve"> only</w:t>
        </w:r>
      </w:ins>
      <w:ins w:id="11" w:author="Nick" w:date="2020-11-02T18:00:00Z">
        <w:r w:rsidR="009E07F7">
          <w:rPr>
            <w:lang w:val="en-US"/>
          </w:rPr>
          <w:t xml:space="preserve"> on</w:t>
        </w:r>
      </w:ins>
      <w:ins w:id="12" w:author="Nick" w:date="2020-11-02T17:41:00Z">
        <w:r w:rsidR="009757A9">
          <w:rPr>
            <w:lang w:val="en-US"/>
          </w:rPr>
          <w:t xml:space="preserve"> </w:t>
        </w:r>
      </w:ins>
      <w:ins w:id="13" w:author="Nick" w:date="2020-11-02T17:58:00Z">
        <w:r w:rsidR="009E07F7">
          <w:rPr>
            <w:lang w:val="en-US"/>
          </w:rPr>
          <w:t>biologically meaningful</w:t>
        </w:r>
        <w:r w:rsidR="009E07F7">
          <w:rPr>
            <w:lang w:val="en-US"/>
          </w:rPr>
          <w:t xml:space="preserve"> </w:t>
        </w:r>
      </w:ins>
      <w:ins w:id="14" w:author="Nick" w:date="2020-11-02T17:41:00Z">
        <w:r w:rsidR="009757A9">
          <w:rPr>
            <w:lang w:val="en-US"/>
          </w:rPr>
          <w:t xml:space="preserve">differences, we </w:t>
        </w:r>
      </w:ins>
      <w:ins w:id="15" w:author="Nick" w:date="2020-11-02T17:42:00Z">
        <w:r w:rsidR="009757A9">
          <w:rPr>
            <w:lang w:val="en-US"/>
          </w:rPr>
          <w:t xml:space="preserve">calculated the relative contributions of factors to the </w:t>
        </w:r>
      </w:ins>
      <w:ins w:id="16" w:author="Nick" w:date="2020-11-02T17:58:00Z">
        <w:r w:rsidR="009E07F7">
          <w:rPr>
            <w:lang w:val="en-US"/>
          </w:rPr>
          <w:t>appropriate regression</w:t>
        </w:r>
      </w:ins>
      <w:ins w:id="17" w:author="Nick" w:date="2020-11-02T17:42:00Z">
        <w:r w:rsidR="009757A9">
          <w:rPr>
            <w:lang w:val="en-US"/>
          </w:rPr>
          <w:t xml:space="preserve">, using the </w:t>
        </w:r>
        <w:r w:rsidR="009E07F7">
          <w:t>Lindema</w:t>
        </w:r>
        <w:r w:rsidR="009757A9">
          <w:t xml:space="preserve">n, Merenda and Gold </w:t>
        </w:r>
      </w:ins>
      <w:ins w:id="18" w:author="Nick" w:date="2020-11-02T17:40:00Z">
        <w:r w:rsidR="009757A9">
          <w:rPr>
            <w:lang w:val="en-US"/>
          </w:rPr>
          <w:t xml:space="preserve">method </w:t>
        </w:r>
      </w:ins>
      <w:r w:rsidR="009E07F7">
        <w:rPr>
          <w:lang w:val="en-US"/>
        </w:rPr>
        <w:fldChar w:fldCharType="begin"/>
      </w:r>
      <w:r w:rsidR="009E07F7">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Pr>
          <w:lang w:val="en-US"/>
        </w:rPr>
        <w:fldChar w:fldCharType="separate"/>
      </w:r>
      <w:r w:rsidR="009E07F7">
        <w:rPr>
          <w:noProof/>
          <w:lang w:val="en-US"/>
        </w:rPr>
        <w:t>(</w:t>
      </w:r>
      <w:r w:rsidR="009E07F7" w:rsidRPr="009E07F7">
        <w:rPr>
          <w:smallCaps/>
          <w:noProof/>
          <w:lang w:val="en-US"/>
        </w:rPr>
        <w:t>Lindeman</w:t>
      </w:r>
      <w:r w:rsidR="009E07F7">
        <w:rPr>
          <w:noProof/>
          <w:lang w:val="en-US"/>
        </w:rPr>
        <w:t xml:space="preserve"> 1980)</w:t>
      </w:r>
      <w:r w:rsidR="009E07F7">
        <w:rPr>
          <w:lang w:val="en-US"/>
        </w:rPr>
        <w:fldChar w:fldCharType="end"/>
      </w:r>
      <w:ins w:id="19" w:author="Nick" w:date="2020-11-02T18:00:00Z">
        <w:r w:rsidR="009E07F7">
          <w:rPr>
            <w:lang w:val="en-US"/>
          </w:rPr>
          <w:t>, explaining only the factors that contributed meaningfully to variation</w:t>
        </w:r>
      </w:ins>
      <w:ins w:id="20" w:author="Nick" w:date="2020-11-02T17:57:00Z">
        <w:r w:rsidR="009E07F7">
          <w:rPr>
            <w:lang w:val="en-US"/>
          </w:rPr>
          <w:t xml:space="preserve">.  </w:t>
        </w:r>
      </w:ins>
    </w:p>
    <w:p w14:paraId="7024E295" w14:textId="77777777" w:rsidR="00424527" w:rsidRDefault="0043696D" w:rsidP="005343F5">
      <w:pPr>
        <w:spacing w:before="120" w:after="120" w:line="480" w:lineRule="auto"/>
        <w:ind w:firstLine="720"/>
        <w:rPr>
          <w:rFonts w:eastAsiaTheme="minorEastAsia"/>
          <w:lang w:val="en-US"/>
        </w:rPr>
      </w:pPr>
      <w:r>
        <w:rPr>
          <w:lang w:val="en-US"/>
        </w:rPr>
        <w:t xml:space="preserve">For analysis, </w:t>
      </w:r>
      <w:r w:rsidR="00EF7C81">
        <w:rPr>
          <w:lang w:val="en-US"/>
        </w:rPr>
        <w:t xml:space="preserve">the interaction between </w:t>
      </w:r>
      <m:oMath>
        <m:r>
          <w:rPr>
            <w:rFonts w:ascii="Cambria Math" w:eastAsiaTheme="minorEastAsia" w:hAnsi="Cambria Math"/>
            <w:lang w:val="en-US"/>
          </w:rPr>
          <m:t xml:space="preserve">τ </m:t>
        </m:r>
      </m:oMath>
      <w:r w:rsidR="00EF7C81">
        <w:rPr>
          <w:rFonts w:eastAsiaTheme="minorEastAsia"/>
          <w:lang w:val="en-US"/>
        </w:rPr>
        <w:t xml:space="preserve">and mutation rate was treated as a ‘model’ </w:t>
      </w:r>
      <w:r w:rsidR="00DC0659">
        <w:rPr>
          <w:rFonts w:eastAsiaTheme="minorEastAsia"/>
          <w:lang w:val="en-US"/>
        </w:rPr>
        <w:t>parameter</w:t>
      </w:r>
      <w:r w:rsidR="00261DAC">
        <w:rPr>
          <w:rFonts w:eastAsiaTheme="minorEastAsia"/>
          <w:lang w:val="en-US"/>
        </w:rPr>
        <w:t>,</w:t>
      </w:r>
      <w:r w:rsidR="00DC0659">
        <w:rPr>
          <w:rFonts w:eastAsiaTheme="minorEastAsia"/>
          <w:lang w:val="en-US"/>
        </w:rPr>
        <w:t xml:space="preserve"> indicating whether the </w:t>
      </w:r>
      <w:r w:rsidR="00746280">
        <w:rPr>
          <w:rFonts w:eastAsiaTheme="minorEastAsia"/>
          <w:lang w:val="en-US"/>
        </w:rPr>
        <w:t xml:space="preserve">hypercube sample </w:t>
      </w:r>
      <w:r w:rsidR="00DC0659">
        <w:rPr>
          <w:rFonts w:eastAsiaTheme="minorEastAsia"/>
          <w:lang w:val="en-US"/>
        </w:rPr>
        <w:t xml:space="preserve">approximated House-of-Cards allelic effects, or Gaussian effects. An additional model type, ‘Null’, summarized the models </w:t>
      </w:r>
      <w:r w:rsidR="00261DAC">
        <w:rPr>
          <w:rFonts w:eastAsiaTheme="minorEastAsia"/>
          <w:lang w:val="en-US"/>
        </w:rPr>
        <w:t xml:space="preserve">with </w:t>
      </w:r>
      <w:r w:rsidR="00DC0659">
        <w:rPr>
          <w:rFonts w:eastAsiaTheme="minorEastAsia"/>
          <w:lang w:val="en-US"/>
        </w:rPr>
        <w:t xml:space="preserve">no selection and any mutation rate. Remaining models with intermediate selection strengths and </w:t>
      </w:r>
      <w:r w:rsidR="002B5329">
        <w:rPr>
          <w:rFonts w:eastAsiaTheme="minorEastAsia"/>
          <w:lang w:val="en-US"/>
        </w:rPr>
        <w:t xml:space="preserve">deleterious </w:t>
      </w:r>
      <w:r w:rsidR="00DC0659">
        <w:rPr>
          <w:rFonts w:eastAsiaTheme="minorEastAsia"/>
          <w:lang w:val="en-US"/>
        </w:rPr>
        <w:t xml:space="preserve">mutation rates </w:t>
      </w:r>
      <w:r w:rsidR="002B5329">
        <w:rPr>
          <w:rFonts w:eastAsiaTheme="minorEastAsia"/>
          <w:lang w:val="en-US"/>
        </w:rPr>
        <w:t xml:space="preserve">were not considered for analysis, although that remains an exciting prospect for the future. </w:t>
      </w:r>
      <w:r w:rsidR="00424527">
        <w:rPr>
          <w:rFonts w:eastAsiaTheme="minorEastAsia"/>
          <w:lang w:val="en-US"/>
        </w:rPr>
        <w:t xml:space="preserve">Additive effect size, recombination rate, pleiotropy rate, and mutational correlation </w:t>
      </w:r>
      <w:r w:rsidR="00424527">
        <w:rPr>
          <w:rFonts w:eastAsiaTheme="minorEastAsia"/>
          <w:lang w:val="en-US"/>
        </w:rPr>
        <w:lastRenderedPageBreak/>
        <w:t xml:space="preserve">hypercube values were binned into low, medium, and high categories for simpler analysis. </w:t>
      </w:r>
    </w:p>
    <w:p w14:paraId="24116192" w14:textId="6D51DF27" w:rsidR="0015720D" w:rsidRPr="00015F5C" w:rsidRDefault="000444CC" w:rsidP="005343F5">
      <w:pPr>
        <w:spacing w:before="120" w:after="120" w:line="480" w:lineRule="auto"/>
        <w:ind w:firstLine="720"/>
        <w:rPr>
          <w:lang w:val="en-US"/>
        </w:rPr>
      </w:pPr>
      <w:r>
        <w:rPr>
          <w:lang w:val="en-US"/>
        </w:rPr>
        <w:t>We compared</w:t>
      </w:r>
      <w:r w:rsidR="00924B41">
        <w:rPr>
          <w:lang w:val="en-US"/>
        </w:rPr>
        <w:t xml:space="preserve"> </w:t>
      </w:r>
      <w:r w:rsidR="00B5034A">
        <w:rPr>
          <w:lang w:val="en-US"/>
        </w:rPr>
        <w:t xml:space="preserve">responses </w:t>
      </w:r>
      <w:r w:rsidR="00924B41">
        <w:rPr>
          <w:lang w:val="en-US"/>
        </w:rPr>
        <w:t>at the final generation of the simulation (1</w:t>
      </w:r>
      <w:r w:rsidR="004B786B">
        <w:rPr>
          <w:lang w:val="en-US"/>
        </w:rPr>
        <w:t>0</w:t>
      </w:r>
      <w:r w:rsidR="00924B41">
        <w:rPr>
          <w:lang w:val="en-US"/>
        </w:rPr>
        <w:t>0,000)</w:t>
      </w:r>
      <w:r>
        <w:rPr>
          <w:lang w:val="en-US"/>
        </w:rPr>
        <w:t xml:space="preserve"> across all analyses</w:t>
      </w:r>
      <w:r w:rsidR="004B4C09">
        <w:rPr>
          <w:lang w:val="en-US"/>
        </w:rPr>
        <w:t>.</w:t>
      </w:r>
      <w:r w:rsidR="00924B41">
        <w:rPr>
          <w:lang w:val="en-US"/>
        </w:rPr>
        <w:t xml:space="preserve"> </w:t>
      </w:r>
      <w:r w:rsidR="0015720D">
        <w:rPr>
          <w:lang w:val="en-US"/>
        </w:rPr>
        <w:t xml:space="preserve">Trait variances and </w:t>
      </w:r>
      <w:r w:rsidR="0015720D" w:rsidRPr="00F8302C">
        <w:rPr>
          <w:lang w:val="en-US"/>
        </w:rPr>
        <w:t>covariances</w:t>
      </w:r>
      <w:r w:rsidR="0015720D">
        <w:rPr>
          <w:lang w:val="en-US"/>
        </w:rPr>
        <w:t xml:space="preserve"> were pooled and averaged to form a ‘mega-trait’ average variance and covariance, since traits were functionally identical. In addition, </w:t>
      </w:r>
      <w:r w:rsidR="00117966">
        <w:rPr>
          <w:lang w:val="en-US"/>
        </w:rPr>
        <w:t>we</w:t>
      </w:r>
      <w:r w:rsidR="0015720D">
        <w:rPr>
          <w:lang w:val="en-US"/>
        </w:rPr>
        <w:t xml:space="preserve"> </w:t>
      </w:r>
      <w:r w:rsidR="0015720D">
        <w:rPr>
          <w:rFonts w:eastAsiaTheme="minorEastAsia"/>
          <w:lang w:val="en-US"/>
        </w:rPr>
        <w:t>computed the population mean Euclidean distance from the optimum for each replicate and model:</w:t>
      </w:r>
    </w:p>
    <w:p w14:paraId="49D8D530" w14:textId="77777777" w:rsidR="0015720D" w:rsidRPr="009905AA" w:rsidRDefault="0015720D" w:rsidP="005343F5">
      <w:pPr>
        <w:spacing w:before="120" w:after="120" w:line="480" w:lineRule="auto"/>
        <w:ind w:firstLine="720"/>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1E77604A" w14:textId="77777777" w:rsidR="0015720D" w:rsidRPr="004B4C09" w:rsidRDefault="0015720D" w:rsidP="005343F5">
      <w:pPr>
        <w:spacing w:before="120" w:after="120" w:line="480" w:lineRule="auto"/>
        <w:ind w:firstLine="720"/>
        <w:rPr>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r w:rsidRPr="00DE5597">
        <w:rPr>
          <w:rFonts w:eastAsiaTheme="minorEastAsia"/>
          <w:i/>
          <w:iCs/>
          <w:lang w:val="en-US"/>
        </w:rPr>
        <w:t>i</w:t>
      </w:r>
      <w:r>
        <w:rPr>
          <w:rFonts w:eastAsiaTheme="minorEastAsia"/>
          <w:lang w:val="en-US"/>
        </w:rPr>
        <w:t xml:space="preserve">. </w:t>
      </w:r>
    </w:p>
    <w:p w14:paraId="5E8DF939" w14:textId="1F033734" w:rsidR="00015F5C" w:rsidRDefault="008E6547" w:rsidP="005343F5">
      <w:pPr>
        <w:spacing w:before="120" w:after="120" w:line="480" w:lineRule="auto"/>
        <w:ind w:firstLine="720"/>
        <w:rPr>
          <w:lang w:val="en-US"/>
        </w:rPr>
      </w:pPr>
      <w:r>
        <w:rPr>
          <w:lang w:val="en-US"/>
        </w:rPr>
        <w:t>To determine the effects of CoA model on adaptation, we explored the distribution of final distances</w:t>
      </w:r>
      <w:r w:rsidR="002946FA">
        <w:rPr>
          <w:lang w:val="en-US"/>
        </w:rPr>
        <w:t xml:space="preserve"> from the optimum</w:t>
      </w:r>
      <w:r>
        <w:rPr>
          <w:lang w:val="en-US"/>
        </w:rPr>
        <w:t>, finding a distinct ‘dead zone’ where distances were not represented. We used this dead zone to classify models into two categories: adapted, or maladapted.</w:t>
      </w:r>
      <w:r w:rsidR="00CF5269">
        <w:rPr>
          <w:lang w:val="en-US"/>
        </w:rPr>
        <w:t xml:space="preserve"> Adapted models had </w:t>
      </w:r>
      <w:r w:rsidR="00746280">
        <w:rPr>
          <w:lang w:val="en-US"/>
        </w:rPr>
        <w:t>distance</w:t>
      </w:r>
      <w:r w:rsidR="00CF5269">
        <w:rPr>
          <w:lang w:val="en-US"/>
        </w:rPr>
        <w:t xml:space="preserve">s from the optimum less than </w:t>
      </w:r>
      <w:r w:rsidR="00746280">
        <w:rPr>
          <w:lang w:val="en-US"/>
        </w:rPr>
        <w:t xml:space="preserve">16 </w:t>
      </w:r>
      <w:r w:rsidR="00CF5269">
        <w:rPr>
          <w:lang w:val="en-US"/>
        </w:rPr>
        <w:t>units</w:t>
      </w:r>
      <w:r w:rsidR="00746280">
        <w:rPr>
          <w:lang w:val="en-US"/>
        </w:rPr>
        <w:t xml:space="preserve">, and </w:t>
      </w:r>
      <w:r w:rsidR="00CF5269">
        <w:rPr>
          <w:lang w:val="en-US"/>
        </w:rPr>
        <w:t xml:space="preserve">maladapted </w:t>
      </w:r>
      <w:r w:rsidR="00746280">
        <w:rPr>
          <w:lang w:val="en-US"/>
        </w:rPr>
        <w:t xml:space="preserve">with distances </w:t>
      </w:r>
      <w:r w:rsidR="00CF5269">
        <w:rPr>
          <w:lang w:val="en-US"/>
        </w:rPr>
        <w:t xml:space="preserve">greater than </w:t>
      </w:r>
      <w:r w:rsidR="00746280">
        <w:rPr>
          <w:lang w:val="en-US"/>
        </w:rPr>
        <w:t>16</w:t>
      </w:r>
      <w:r w:rsidR="000444CC">
        <w:rPr>
          <w:lang w:val="en-US"/>
        </w:rPr>
        <w:t xml:space="preserve"> units. We used a Chi-square test followed by an odds-ratio post-hoc to determine the differences in representation among CoA models in adapted and maladapted categories. Following this, we discarded maladapted populations, choosing to focus on </w:t>
      </w:r>
      <w:r w:rsidR="00F927FB">
        <w:rPr>
          <w:lang w:val="en-US"/>
        </w:rPr>
        <w:t xml:space="preserve">investigating the genetic architectures underlying </w:t>
      </w:r>
      <w:r w:rsidR="000444CC">
        <w:rPr>
          <w:lang w:val="en-US"/>
        </w:rPr>
        <w:t>adapted populations</w:t>
      </w:r>
      <w:r w:rsidR="00F927FB">
        <w:rPr>
          <w:lang w:val="en-US"/>
        </w:rPr>
        <w:t>.</w:t>
      </w:r>
      <w:r w:rsidR="000444CC">
        <w:rPr>
          <w:lang w:val="en-US"/>
        </w:rPr>
        <w:t xml:space="preserve"> </w:t>
      </w:r>
    </w:p>
    <w:p w14:paraId="4995D845" w14:textId="6765DBAD" w:rsidR="007C70D0" w:rsidRPr="004B4C09" w:rsidRDefault="00015F5C" w:rsidP="005343F5">
      <w:pPr>
        <w:spacing w:before="120" w:after="120" w:line="480" w:lineRule="auto"/>
        <w:ind w:firstLine="720"/>
        <w:rPr>
          <w:lang w:val="en-US"/>
        </w:rPr>
      </w:pPr>
      <w:r>
        <w:rPr>
          <w:lang w:val="en-US"/>
        </w:rPr>
        <w:t xml:space="preserve">To evaluate the </w:t>
      </w:r>
      <w:r w:rsidR="002946FA">
        <w:rPr>
          <w:lang w:val="en-US"/>
        </w:rPr>
        <w:t>effects</w:t>
      </w:r>
      <w:r>
        <w:rPr>
          <w:lang w:val="en-US"/>
        </w:rPr>
        <w:t xml:space="preserve"> of genetic architecture on </w:t>
      </w:r>
      <w:r w:rsidR="00541C12">
        <w:rPr>
          <w:lang w:val="en-US"/>
        </w:rPr>
        <w:t>adaptation under the CoA models</w:t>
      </w:r>
      <w:r w:rsidR="00A95A32">
        <w:rPr>
          <w:lang w:val="en-US"/>
        </w:rPr>
        <w:t xml:space="preserve">, we used </w:t>
      </w:r>
      <w:r>
        <w:rPr>
          <w:lang w:val="en-US"/>
        </w:rPr>
        <w:t>EHW-error multiple regression models</w:t>
      </w:r>
      <w:r w:rsidR="00A95A32">
        <w:rPr>
          <w:lang w:val="en-US"/>
        </w:rPr>
        <w:t xml:space="preserve"> to determine the effects of</w:t>
      </w:r>
      <w:r>
        <w:rPr>
          <w:lang w:val="en-US"/>
        </w:rPr>
        <w:t xml:space="preserve"> </w:t>
      </w:r>
      <w:r w:rsidR="00A95A32">
        <w:rPr>
          <w:lang w:val="en-US"/>
        </w:rPr>
        <w:t xml:space="preserve">CoA </w:t>
      </w:r>
      <w:r>
        <w:rPr>
          <w:lang w:val="en-US"/>
        </w:rPr>
        <w:t xml:space="preserve">model type, additive effect size, recombination rate, pleiotropy rate, and </w:t>
      </w:r>
      <w:r>
        <w:rPr>
          <w:lang w:val="en-US"/>
        </w:rPr>
        <w:lastRenderedPageBreak/>
        <w:t>mutational correlations between traits</w:t>
      </w:r>
      <w:r w:rsidR="00A95A32">
        <w:rPr>
          <w:lang w:val="en-US"/>
        </w:rPr>
        <w:t xml:space="preserve"> on distance from the optimum, additive variance, and trait covariances</w:t>
      </w:r>
      <w:r>
        <w:rPr>
          <w:lang w:val="en-US"/>
        </w:rPr>
        <w:t xml:space="preserve">. </w:t>
      </w:r>
    </w:p>
    <w:p w14:paraId="736E52E0" w14:textId="6D8361A6" w:rsidR="005229A9" w:rsidRPr="005624EF" w:rsidRDefault="00117966" w:rsidP="001210B5">
      <w:pPr>
        <w:spacing w:before="120" w:after="120" w:line="480" w:lineRule="auto"/>
        <w:ind w:firstLine="720"/>
        <w:rPr>
          <w:rFonts w:eastAsiaTheme="minorEastAsia"/>
          <w:lang w:val="en-US"/>
        </w:rPr>
      </w:pPr>
      <w:r>
        <w:rPr>
          <w:rFonts w:eastAsiaTheme="minorEastAsia"/>
          <w:lang w:val="en-US"/>
        </w:rPr>
        <w:t>We</w:t>
      </w:r>
      <w:r w:rsidR="00BA6D65">
        <w:rPr>
          <w:rFonts w:eastAsiaTheme="minorEastAsia"/>
          <w:lang w:val="en-US"/>
        </w:rPr>
        <w:t xml:space="preserve"> also </w:t>
      </w:r>
      <w:r w:rsidR="0094166B">
        <w:rPr>
          <w:rFonts w:eastAsiaTheme="minorEastAsia"/>
          <w:lang w:val="en-US"/>
        </w:rPr>
        <w:t xml:space="preserve">collected the mutational effects of segregating alleles at the end of the simulation. With this, </w:t>
      </w:r>
      <w:r>
        <w:rPr>
          <w:rFonts w:eastAsiaTheme="minorEastAsia"/>
          <w:lang w:val="en-US"/>
        </w:rPr>
        <w:t xml:space="preserve">we </w:t>
      </w:r>
      <w:r w:rsidR="0059111D">
        <w:rPr>
          <w:rFonts w:eastAsiaTheme="minorEastAsia"/>
          <w:lang w:val="en-US"/>
        </w:rPr>
        <w:t>compared mean distributions of allelic effect sizes</w:t>
      </w:r>
      <w:r w:rsidR="005C1525">
        <w:rPr>
          <w:rFonts w:eastAsiaTheme="minorEastAsia"/>
          <w:lang w:val="en-US"/>
        </w:rPr>
        <w:t xml:space="preserve"> in adapted populations</w:t>
      </w:r>
      <w:r w:rsidR="0059111D">
        <w:rPr>
          <w:rFonts w:eastAsiaTheme="minorEastAsia"/>
          <w:lang w:val="en-US"/>
        </w:rPr>
        <w:t xml:space="preserve"> acc</w:t>
      </w:r>
      <w:r w:rsidR="00541C12">
        <w:rPr>
          <w:rFonts w:eastAsiaTheme="minorEastAsia"/>
          <w:lang w:val="en-US"/>
        </w:rPr>
        <w:t xml:space="preserve">ording to additive effect size with multivariate </w:t>
      </w:r>
      <w:r w:rsidR="004E443F">
        <w:rPr>
          <w:rFonts w:eastAsiaTheme="minorEastAsia"/>
          <w:lang w:val="en-US"/>
        </w:rPr>
        <w:t>multiple regression</w:t>
      </w:r>
      <w:r w:rsidR="0059111D">
        <w:rPr>
          <w:rFonts w:eastAsiaTheme="minorEastAsia"/>
          <w:lang w:val="en-US"/>
        </w:rPr>
        <w:t xml:space="preserve">. </w:t>
      </w:r>
      <w:r w:rsidR="00FE3A98">
        <w:rPr>
          <w:rFonts w:eastAsiaTheme="minorEastAsia"/>
          <w:lang w:val="en-US"/>
        </w:rPr>
        <w:t>Responses included mean allelic effect, variance, and kurtosis of the distribution</w:t>
      </w:r>
      <w:r w:rsidR="00287A63">
        <w:rPr>
          <w:rFonts w:eastAsiaTheme="minorEastAsia"/>
          <w:lang w:val="en-US"/>
        </w:rPr>
        <w:t>, as well as the mutation counts contributing to V</w:t>
      </w:r>
      <w:r w:rsidR="00287A63">
        <w:rPr>
          <w:rFonts w:eastAsiaTheme="minorEastAsia"/>
          <w:vertAlign w:val="subscript"/>
          <w:lang w:val="en-US"/>
        </w:rPr>
        <w:t>A</w:t>
      </w:r>
      <w:r w:rsidR="00287A63">
        <w:rPr>
          <w:rFonts w:eastAsiaTheme="minorEastAsia"/>
          <w:lang w:val="en-US"/>
        </w:rPr>
        <w:t xml:space="preserve"> within each model</w:t>
      </w:r>
      <w:r w:rsidR="00FE3A98">
        <w:rPr>
          <w:rFonts w:eastAsiaTheme="minorEastAsia"/>
          <w:lang w:val="en-US"/>
        </w:rPr>
        <w:t>.</w:t>
      </w:r>
      <w:r w:rsidR="0038091E">
        <w:rPr>
          <w:rFonts w:eastAsiaTheme="minorEastAsia"/>
          <w:lang w:val="en-US"/>
        </w:rPr>
        <w:t xml:space="preserve"> </w:t>
      </w:r>
      <w:r>
        <w:rPr>
          <w:rFonts w:eastAsiaTheme="minorEastAsia"/>
          <w:lang w:val="en-US"/>
        </w:rPr>
        <w:t xml:space="preserve">We </w:t>
      </w:r>
      <w:r w:rsidR="004E443F">
        <w:rPr>
          <w:rFonts w:eastAsiaTheme="minorEastAsia"/>
          <w:lang w:val="en-US"/>
        </w:rPr>
        <w:t xml:space="preserve">adjusted for heteroskedasticity with EHW robust standard errors. </w:t>
      </w:r>
      <w:r w:rsidR="00E20FDE">
        <w:rPr>
          <w:rFonts w:eastAsiaTheme="minorEastAsia"/>
          <w:lang w:val="en-US"/>
        </w:rPr>
        <w:t>Multiple r</w:t>
      </w:r>
      <w:r w:rsidR="007B7C25">
        <w:rPr>
          <w:rFonts w:eastAsiaTheme="minorEastAsia"/>
          <w:lang w:val="en-US"/>
        </w:rPr>
        <w:t>egression</w:t>
      </w:r>
      <w:r w:rsidR="008E7825">
        <w:rPr>
          <w:rFonts w:eastAsiaTheme="minorEastAsia"/>
          <w:lang w:val="en-US"/>
        </w:rPr>
        <w:t>s</w:t>
      </w:r>
      <w:r w:rsidR="007B7C25">
        <w:rPr>
          <w:rFonts w:eastAsiaTheme="minorEastAsia"/>
          <w:lang w:val="en-US"/>
        </w:rPr>
        <w:t xml:space="preserve"> were calculated across 50 replicates owing to RAM limitations.</w:t>
      </w:r>
    </w:p>
    <w:p w14:paraId="552519EB" w14:textId="576B6039" w:rsidR="006F5D7C" w:rsidRDefault="006F5D7C" w:rsidP="005343F5">
      <w:pPr>
        <w:pStyle w:val="Heading1"/>
      </w:pPr>
      <w:r>
        <w:t>Results</w:t>
      </w:r>
    </w:p>
    <w:p w14:paraId="4D575568" w14:textId="0521A1E7" w:rsidR="005624EF" w:rsidRDefault="00C53F88" w:rsidP="001210B5">
      <w:pPr>
        <w:pStyle w:val="Heading2"/>
      </w:pPr>
      <w:r w:rsidRPr="001210B5">
        <w:t>Tracking</w:t>
      </w:r>
      <w:r>
        <w:t xml:space="preserve"> population dynamics over time</w:t>
      </w:r>
    </w:p>
    <w:p w14:paraId="65785B1A" w14:textId="5B2751AD" w:rsidR="00353C41" w:rsidRDefault="005624EF" w:rsidP="001210B5">
      <w:pPr>
        <w:spacing w:before="120" w:after="120" w:line="480" w:lineRule="auto"/>
        <w:ind w:firstLine="720"/>
        <w:rPr>
          <w:lang w:val="en-US"/>
        </w:rPr>
      </w:pPr>
      <w:r>
        <w:rPr>
          <w:lang w:val="en-US"/>
        </w:rPr>
        <w:t xml:space="preserve">To determine </w:t>
      </w:r>
      <w:r w:rsidR="004D17FE">
        <w:rPr>
          <w:lang w:val="en-US"/>
        </w:rPr>
        <w:t>whether populations were under mutation-selection-drift balance by the end of the simulation</w:t>
      </w:r>
      <w:r>
        <w:rPr>
          <w:lang w:val="en-US"/>
        </w:rPr>
        <w:t xml:space="preserve">, </w:t>
      </w:r>
      <w:r w:rsidR="00835212">
        <w:rPr>
          <w:lang w:val="en-US"/>
        </w:rPr>
        <w:t>we</w:t>
      </w:r>
      <w:r>
        <w:rPr>
          <w:lang w:val="en-US"/>
        </w:rPr>
        <w:t xml:space="preserve"> plotted </w:t>
      </w:r>
      <w:r w:rsidR="00F44334">
        <w:rPr>
          <w:lang w:val="en-US"/>
        </w:rPr>
        <w:t xml:space="preserve">additive </w:t>
      </w:r>
      <w:r>
        <w:rPr>
          <w:lang w:val="en-US"/>
        </w:rPr>
        <w:t xml:space="preserve">variance and </w:t>
      </w:r>
      <w:r w:rsidR="00F44334">
        <w:rPr>
          <w:lang w:val="en-US"/>
        </w:rPr>
        <w:t>covariance</w:t>
      </w:r>
      <w:r w:rsidR="00FE4998">
        <w:rPr>
          <w:lang w:val="en-US"/>
        </w:rPr>
        <w:t xml:space="preserve"> </w:t>
      </w:r>
      <w:r>
        <w:rPr>
          <w:lang w:val="en-US"/>
        </w:rPr>
        <w:t>over time across selection strengths.</w:t>
      </w:r>
      <w:r w:rsidR="00FE4998">
        <w:rPr>
          <w:lang w:val="en-US"/>
        </w:rPr>
        <w:t xml:space="preserve"> </w:t>
      </w:r>
      <w:r w:rsidR="00F44334">
        <w:rPr>
          <w:lang w:val="en-US"/>
        </w:rPr>
        <w:t xml:space="preserve">We reasoned that the joint effects of mutation, which creates variance, and drift and selection, </w:t>
      </w:r>
      <w:r w:rsidR="004D17FE">
        <w:rPr>
          <w:lang w:val="en-US"/>
        </w:rPr>
        <w:t xml:space="preserve">which </w:t>
      </w:r>
      <w:r w:rsidR="00F44334">
        <w:rPr>
          <w:lang w:val="en-US"/>
        </w:rPr>
        <w:t xml:space="preserve">remove variance, would lead to stable levels of genetic variability over long periods of time. We found that after </w:t>
      </w:r>
      <w:r w:rsidR="00CE3782">
        <w:rPr>
          <w:lang w:val="en-US"/>
        </w:rPr>
        <w:t>100,000</w:t>
      </w:r>
      <w:r w:rsidR="00F44334">
        <w:rPr>
          <w:lang w:val="en-US"/>
        </w:rPr>
        <w:t xml:space="preserve"> generations </w:t>
      </w:r>
      <w:r w:rsidR="00F44334" w:rsidRPr="00FD1CB0">
        <w:rPr>
          <w:lang w:val="en-US"/>
        </w:rPr>
        <w:t>(</w:t>
      </w:r>
      <w:r w:rsidR="000B7306" w:rsidRPr="00FD1CB0">
        <w:rPr>
          <w:lang w:val="en-US"/>
        </w:rPr>
        <w:t>2 days of run-time per model</w:t>
      </w:r>
      <w:r w:rsidR="00F44334" w:rsidRPr="00FD1CB0">
        <w:rPr>
          <w:lang w:val="en-US"/>
        </w:rPr>
        <w:t>),</w:t>
      </w:r>
      <w:r w:rsidR="00F44334">
        <w:rPr>
          <w:lang w:val="en-US"/>
        </w:rPr>
        <w:t xml:space="preserve"> </w:t>
      </w:r>
      <w:r w:rsidR="00CE3782">
        <w:rPr>
          <w:lang w:val="en-US"/>
        </w:rPr>
        <w:t>variance increase</w:t>
      </w:r>
      <w:r w:rsidR="00F44334">
        <w:rPr>
          <w:lang w:val="en-US"/>
        </w:rPr>
        <w:t>d asymptotically in all models (</w:t>
      </w:r>
      <w:r w:rsidR="001210B5">
        <w:rPr>
          <w:lang w:val="en-US"/>
        </w:rPr>
        <w:t>Figure 3)</w:t>
      </w:r>
      <w:r w:rsidR="00F44334">
        <w:rPr>
          <w:lang w:val="en-US"/>
        </w:rPr>
        <w:t xml:space="preserve"> suggesting that levels of genetic variability were unlikely to change significantly in longer model runs</w:t>
      </w:r>
      <w:r w:rsidR="00CE3782">
        <w:rPr>
          <w:lang w:val="en-US"/>
        </w:rPr>
        <w:t xml:space="preserve">. </w:t>
      </w:r>
      <w:r w:rsidR="006B6A04">
        <w:rPr>
          <w:lang w:val="en-US"/>
        </w:rPr>
        <w:t xml:space="preserve">Mean </w:t>
      </w:r>
      <w:r w:rsidR="001210B5">
        <w:rPr>
          <w:lang w:val="en-US"/>
        </w:rPr>
        <w:t xml:space="preserve">additive </w:t>
      </w:r>
      <w:r w:rsidR="006B6A04">
        <w:rPr>
          <w:lang w:val="en-US"/>
        </w:rPr>
        <w:t xml:space="preserve">variance </w:t>
      </w:r>
      <w:r w:rsidR="00F44334">
        <w:rPr>
          <w:lang w:val="en-US"/>
        </w:rPr>
        <w:t xml:space="preserve">was </w:t>
      </w:r>
      <w:r w:rsidR="006B6A04">
        <w:rPr>
          <w:lang w:val="en-US"/>
        </w:rPr>
        <w:t xml:space="preserve">consistently </w:t>
      </w:r>
      <w:r w:rsidR="00F44334">
        <w:rPr>
          <w:lang w:val="en-US"/>
        </w:rPr>
        <w:t>higher</w:t>
      </w:r>
      <w:r w:rsidR="001210B5">
        <w:rPr>
          <w:lang w:val="en-US"/>
        </w:rPr>
        <w:t xml:space="preserve"> </w:t>
      </w:r>
      <w:r w:rsidR="00F44334">
        <w:rPr>
          <w:lang w:val="en-US"/>
        </w:rPr>
        <w:t xml:space="preserve">under </w:t>
      </w:r>
      <w:r w:rsidR="006B6A04">
        <w:rPr>
          <w:lang w:val="en-US"/>
        </w:rPr>
        <w:t xml:space="preserve">a Gaussian model, </w:t>
      </w:r>
      <w:r w:rsidR="001210B5">
        <w:rPr>
          <w:lang w:val="en-US"/>
        </w:rPr>
        <w:t xml:space="preserve">whereas it remained low and </w:t>
      </w:r>
      <w:r w:rsidR="00F44334">
        <w:rPr>
          <w:lang w:val="en-US"/>
        </w:rPr>
        <w:t xml:space="preserve">almost </w:t>
      </w:r>
      <w:r w:rsidR="001210B5">
        <w:rPr>
          <w:lang w:val="en-US"/>
        </w:rPr>
        <w:t xml:space="preserve">constant in the </w:t>
      </w:r>
      <w:r w:rsidR="006B6A04">
        <w:rPr>
          <w:lang w:val="en-US"/>
        </w:rPr>
        <w:t>House-of-Cards models</w:t>
      </w:r>
      <w:r w:rsidR="001210B5">
        <w:rPr>
          <w:lang w:val="en-US"/>
        </w:rPr>
        <w:t xml:space="preserve"> </w:t>
      </w:r>
      <w:r w:rsidR="006B6A04">
        <w:rPr>
          <w:lang w:val="en-US"/>
        </w:rPr>
        <w:t xml:space="preserve">(Figure </w:t>
      </w:r>
      <w:r w:rsidR="00F57FE1">
        <w:rPr>
          <w:lang w:val="en-US"/>
        </w:rPr>
        <w:t>3</w:t>
      </w:r>
      <w:r w:rsidR="006B6A04">
        <w:rPr>
          <w:lang w:val="en-US"/>
        </w:rPr>
        <w:t>A).</w:t>
      </w:r>
      <w:r w:rsidR="00CE3782">
        <w:rPr>
          <w:lang w:val="en-US"/>
        </w:rPr>
        <w:t xml:space="preserve"> </w:t>
      </w:r>
      <w:r w:rsidR="001210B5">
        <w:rPr>
          <w:lang w:val="en-US"/>
        </w:rPr>
        <w:t xml:space="preserve">Both selection models </w:t>
      </w:r>
      <w:r w:rsidR="004D17FE">
        <w:rPr>
          <w:lang w:val="en-US"/>
        </w:rPr>
        <w:t xml:space="preserve">clearly </w:t>
      </w:r>
      <w:r w:rsidR="001210B5">
        <w:rPr>
          <w:lang w:val="en-US"/>
        </w:rPr>
        <w:t>behaved different</w:t>
      </w:r>
      <w:r w:rsidR="004D17FE">
        <w:rPr>
          <w:lang w:val="en-US"/>
        </w:rPr>
        <w:t>ly</w:t>
      </w:r>
      <w:r w:rsidR="001210B5">
        <w:rPr>
          <w:lang w:val="en-US"/>
        </w:rPr>
        <w:t xml:space="preserve"> from a null model where genetic drift </w:t>
      </w:r>
      <w:r w:rsidR="00F44334">
        <w:rPr>
          <w:lang w:val="en-US"/>
        </w:rPr>
        <w:t xml:space="preserve">was expected to </w:t>
      </w:r>
      <w:r w:rsidR="001210B5">
        <w:rPr>
          <w:lang w:val="en-US"/>
        </w:rPr>
        <w:t xml:space="preserve">dominate. </w:t>
      </w:r>
      <w:r w:rsidR="0028799E" w:rsidRPr="00D61892">
        <w:rPr>
          <w:lang w:val="en-US"/>
        </w:rPr>
        <w:t>Covariance</w:t>
      </w:r>
      <w:r w:rsidR="00EB6E80">
        <w:rPr>
          <w:lang w:val="en-US"/>
        </w:rPr>
        <w:t xml:space="preserve"> between traits</w:t>
      </w:r>
      <w:r w:rsidR="00CE3782" w:rsidRPr="00D61892">
        <w:rPr>
          <w:lang w:val="en-US"/>
        </w:rPr>
        <w:t xml:space="preserve"> acted similarly</w:t>
      </w:r>
      <w:r w:rsidR="00EB6E80">
        <w:rPr>
          <w:lang w:val="en-US"/>
        </w:rPr>
        <w:t xml:space="preserve"> across models </w:t>
      </w:r>
      <w:r w:rsidR="00542E40" w:rsidRPr="00D61892">
        <w:rPr>
          <w:lang w:val="en-US"/>
        </w:rPr>
        <w:t xml:space="preserve">(Figure </w:t>
      </w:r>
      <w:r w:rsidR="00F57FE1" w:rsidRPr="00D61892">
        <w:rPr>
          <w:lang w:val="en-US"/>
        </w:rPr>
        <w:t>3</w:t>
      </w:r>
      <w:r w:rsidR="008A3979" w:rsidRPr="00D61892">
        <w:rPr>
          <w:lang w:val="en-US"/>
        </w:rPr>
        <w:t>B</w:t>
      </w:r>
      <w:r w:rsidR="00542E40" w:rsidRPr="00D61892">
        <w:rPr>
          <w:lang w:val="en-US"/>
        </w:rPr>
        <w:t>).</w:t>
      </w:r>
      <w:r w:rsidR="00542E40">
        <w:rPr>
          <w:lang w:val="en-US"/>
        </w:rPr>
        <w:t xml:space="preserve"> </w:t>
      </w:r>
      <w:r w:rsidR="00C53F88">
        <w:rPr>
          <w:lang w:val="en-US"/>
        </w:rPr>
        <w:t xml:space="preserve">Knowing that by generation 100,000 we are at mutation-selection-drift equilibrium, </w:t>
      </w:r>
      <w:r w:rsidR="00C53F88">
        <w:rPr>
          <w:lang w:val="en-US"/>
        </w:rPr>
        <w:lastRenderedPageBreak/>
        <w:t xml:space="preserve">we can </w:t>
      </w:r>
      <w:r w:rsidR="00F44334">
        <w:rPr>
          <w:lang w:val="en-US"/>
        </w:rPr>
        <w:t xml:space="preserve">now </w:t>
      </w:r>
      <w:r w:rsidR="00C53F88">
        <w:rPr>
          <w:lang w:val="en-US"/>
        </w:rPr>
        <w:t xml:space="preserve">investigate </w:t>
      </w:r>
      <w:r w:rsidR="005A001E">
        <w:rPr>
          <w:lang w:val="en-US"/>
        </w:rPr>
        <w:t xml:space="preserve">whether </w:t>
      </w:r>
      <w:r w:rsidR="00C17425">
        <w:rPr>
          <w:lang w:val="en-US"/>
        </w:rPr>
        <w:t xml:space="preserve">populations are well-adapted under different selection and genetic </w:t>
      </w:r>
      <w:r w:rsidR="005A001E">
        <w:rPr>
          <w:lang w:val="en-US"/>
        </w:rPr>
        <w:t>models</w:t>
      </w:r>
      <w:r w:rsidR="00C53F88">
        <w:rPr>
          <w:lang w:val="en-US"/>
        </w:rPr>
        <w:t>.</w:t>
      </w:r>
    </w:p>
    <w:p w14:paraId="3A6822D5" w14:textId="141B8F43" w:rsidR="00F96A36" w:rsidRDefault="00FE03EE" w:rsidP="001210B5">
      <w:pPr>
        <w:pStyle w:val="Heading2"/>
      </w:pPr>
      <w:r>
        <w:t>General p</w:t>
      </w:r>
      <w:r w:rsidR="00A015A7">
        <w:t xml:space="preserve">atterns of </w:t>
      </w:r>
      <w:r w:rsidR="005A001E">
        <w:t xml:space="preserve">adaptation with </w:t>
      </w:r>
      <w:r w:rsidR="00026705">
        <w:t>Continuum of Alleles models</w:t>
      </w:r>
    </w:p>
    <w:p w14:paraId="46DD4759" w14:textId="653F25F2" w:rsidR="006A697A" w:rsidDel="00FE03EE" w:rsidRDefault="007B5D70" w:rsidP="00FE03EE">
      <w:pPr>
        <w:spacing w:before="120" w:after="120" w:line="480" w:lineRule="auto"/>
        <w:ind w:firstLine="720"/>
        <w:rPr>
          <w:del w:id="21" w:author="Daniel Ortiz-Barrientos" w:date="2020-11-02T14:36:00Z"/>
          <w:lang w:val="en-US"/>
        </w:rPr>
      </w:pPr>
      <w:r>
        <w:rPr>
          <w:lang w:val="en-US"/>
        </w:rPr>
        <w:t>W</w:t>
      </w:r>
      <w:r w:rsidR="00835212">
        <w:rPr>
          <w:lang w:val="en-US"/>
        </w:rPr>
        <w:t xml:space="preserve">e </w:t>
      </w:r>
      <w:r w:rsidR="00B25132">
        <w:rPr>
          <w:lang w:val="en-US"/>
        </w:rPr>
        <w:t xml:space="preserve">explored the distribution of </w:t>
      </w:r>
      <w:r>
        <w:rPr>
          <w:lang w:val="en-US"/>
        </w:rPr>
        <w:t xml:space="preserve">Euclidean </w:t>
      </w:r>
      <w:r w:rsidR="00B25132">
        <w:rPr>
          <w:lang w:val="en-US"/>
        </w:rPr>
        <w:t xml:space="preserve">distances around </w:t>
      </w:r>
      <w:r w:rsidR="00A07350">
        <w:rPr>
          <w:lang w:val="en-US"/>
        </w:rPr>
        <w:t xml:space="preserve">a phenotypic </w:t>
      </w:r>
      <w:r w:rsidR="00B25132">
        <w:rPr>
          <w:lang w:val="en-US"/>
        </w:rPr>
        <w:t xml:space="preserve">optimum </w:t>
      </w:r>
      <w:r w:rsidR="00A07350">
        <w:rPr>
          <w:lang w:val="en-US"/>
        </w:rPr>
        <w:t xml:space="preserve">under </w:t>
      </w:r>
      <w:r w:rsidR="004D17FE">
        <w:rPr>
          <w:lang w:val="en-US"/>
        </w:rPr>
        <w:t>House-of-Cards and Gaussian models of allelic effects</w:t>
      </w:r>
      <w:r w:rsidR="00A07350">
        <w:rPr>
          <w:lang w:val="en-US"/>
        </w:rPr>
        <w:t xml:space="preserve"> and compared them to </w:t>
      </w:r>
      <w:r w:rsidR="004D17FE">
        <w:rPr>
          <w:lang w:val="en-US"/>
        </w:rPr>
        <w:t>a</w:t>
      </w:r>
      <w:r w:rsidR="00A07350">
        <w:rPr>
          <w:lang w:val="en-US"/>
        </w:rPr>
        <w:t xml:space="preserve"> null model without selection</w:t>
      </w:r>
      <w:r w:rsidR="00B25132">
        <w:rPr>
          <w:lang w:val="en-US"/>
        </w:rPr>
        <w:t xml:space="preserve"> (Fig. 4A). </w:t>
      </w:r>
      <w:r w:rsidR="004D17FE">
        <w:rPr>
          <w:lang w:val="en-US"/>
        </w:rPr>
        <w:t>B</w:t>
      </w:r>
      <w:r w:rsidR="00684BFA">
        <w:rPr>
          <w:lang w:val="en-US"/>
        </w:rPr>
        <w:t xml:space="preserve">oth Gaussian and House-of-Cards models showed a small proportion of populations that came within 16 </w:t>
      </w:r>
      <w:r w:rsidR="00A07350">
        <w:rPr>
          <w:lang w:val="en-US"/>
        </w:rPr>
        <w:t xml:space="preserve">phenotypic </w:t>
      </w:r>
      <w:r w:rsidR="00684BFA">
        <w:rPr>
          <w:lang w:val="en-US"/>
        </w:rPr>
        <w:t xml:space="preserve">units from the optimum, with a visible division between adapted and maladapted populations (Fig. 4). </w:t>
      </w:r>
      <w:r w:rsidR="00A07350">
        <w:rPr>
          <w:lang w:val="en-US"/>
        </w:rPr>
        <w:t xml:space="preserve">The </w:t>
      </w:r>
      <w:r w:rsidR="00684BFA">
        <w:rPr>
          <w:lang w:val="en-US"/>
        </w:rPr>
        <w:t xml:space="preserve">‘dead space’ </w:t>
      </w:r>
      <w:r w:rsidR="00A07350">
        <w:rPr>
          <w:lang w:val="en-US"/>
        </w:rPr>
        <w:t xml:space="preserve">that </w:t>
      </w:r>
      <w:r w:rsidR="00684BFA">
        <w:rPr>
          <w:lang w:val="en-US"/>
        </w:rPr>
        <w:t>separated these populations</w:t>
      </w:r>
      <w:r w:rsidR="00A07350">
        <w:rPr>
          <w:lang w:val="en-US"/>
        </w:rPr>
        <w:t xml:space="preserve"> did not exist in the null model</w:t>
      </w:r>
      <w:r w:rsidR="00684BFA">
        <w:rPr>
          <w:lang w:val="en-US"/>
        </w:rPr>
        <w:t>. To further explore this</w:t>
      </w:r>
      <w:r w:rsidR="00C8200E">
        <w:rPr>
          <w:lang w:val="en-US"/>
        </w:rPr>
        <w:t xml:space="preserve"> bimodality</w:t>
      </w:r>
      <w:r w:rsidR="00684BFA">
        <w:rPr>
          <w:lang w:val="en-US"/>
        </w:rPr>
        <w:t xml:space="preserve">, we </w:t>
      </w:r>
      <w:r w:rsidR="00C8200E">
        <w:rPr>
          <w:lang w:val="en-US"/>
        </w:rPr>
        <w:t xml:space="preserve">examined </w:t>
      </w:r>
      <w:r w:rsidR="00684BFA">
        <w:rPr>
          <w:lang w:val="en-US"/>
        </w:rPr>
        <w:t>the differences between models in the</w:t>
      </w:r>
      <w:r w:rsidR="00C8200E">
        <w:rPr>
          <w:lang w:val="en-US"/>
        </w:rPr>
        <w:t>ir</w:t>
      </w:r>
      <w:r w:rsidR="00684BFA">
        <w:rPr>
          <w:lang w:val="en-US"/>
        </w:rPr>
        <w:t xml:space="preserve"> ability to reach </w:t>
      </w:r>
      <w:r w:rsidR="00C8200E">
        <w:rPr>
          <w:lang w:val="en-US"/>
        </w:rPr>
        <w:t xml:space="preserve">the </w:t>
      </w:r>
      <w:r w:rsidR="00684BFA">
        <w:rPr>
          <w:lang w:val="en-US"/>
        </w:rPr>
        <w:t>adapte</w:t>
      </w:r>
      <w:r w:rsidR="00C8200E">
        <w:rPr>
          <w:lang w:val="en-US"/>
        </w:rPr>
        <w:t xml:space="preserve">d </w:t>
      </w:r>
      <w:r w:rsidR="00684BFA">
        <w:rPr>
          <w:lang w:val="en-US"/>
        </w:rPr>
        <w:t xml:space="preserve">space. Populations were more likely to </w:t>
      </w:r>
      <w:r w:rsidR="00C8200E">
        <w:rPr>
          <w:lang w:val="en-US"/>
        </w:rPr>
        <w:t xml:space="preserve">be found in </w:t>
      </w:r>
      <w:r w:rsidR="00684BFA">
        <w:rPr>
          <w:lang w:val="en-US"/>
        </w:rPr>
        <w:t>the adapted zone if they belonged to either selection model over the null model (χ</w:t>
      </w:r>
      <w:r w:rsidR="00684BFA">
        <w:rPr>
          <w:vertAlign w:val="superscript"/>
          <w:lang w:val="en-US"/>
        </w:rPr>
        <w:t>2</w:t>
      </w:r>
      <w:r w:rsidR="00684BFA">
        <w:rPr>
          <w:lang w:val="en-US"/>
        </w:rPr>
        <w:t xml:space="preserve"> = 9602.1, df = 2, p &lt; 0.0001). 15.23% of Gaussian populations reached the adapted space, while House-of-Cards populations reached this 16.1% of the time. By contrast, 0.53% of null populations reached the adapted space. </w:t>
      </w:r>
      <w:r w:rsidR="00065CED">
        <w:rPr>
          <w:lang w:val="en-US"/>
        </w:rPr>
        <w:t xml:space="preserve">A post-hoc odds ratio test found significant differences between null and Gaussian (OR = 33.566, </w:t>
      </w:r>
      <w:r w:rsidR="0090040A">
        <w:rPr>
          <w:lang w:val="en-US"/>
        </w:rPr>
        <w:t xml:space="preserve">95% C.I. = </w:t>
      </w:r>
      <w:r w:rsidR="009B3D7F">
        <w:rPr>
          <w:lang w:val="en-US"/>
        </w:rPr>
        <w:t xml:space="preserve">29.5, 38.2, </w:t>
      </w:r>
      <w:r w:rsidR="00065CED">
        <w:rPr>
          <w:lang w:val="en-US"/>
        </w:rPr>
        <w:t xml:space="preserve">p &lt; 0.0001) and null and House-of-Cards (OR </w:t>
      </w:r>
      <w:r w:rsidR="00CF4327">
        <w:rPr>
          <w:lang w:val="en-US"/>
        </w:rPr>
        <w:t>=</w:t>
      </w:r>
      <w:r w:rsidR="00065CED">
        <w:rPr>
          <w:lang w:val="en-US"/>
        </w:rPr>
        <w:t xml:space="preserve"> 35.872, </w:t>
      </w:r>
      <w:r w:rsidR="009B3D7F">
        <w:rPr>
          <w:lang w:val="en-US"/>
        </w:rPr>
        <w:t xml:space="preserve">95% C.I. = 31.5, 40.85, </w:t>
      </w:r>
      <w:r w:rsidR="00065CED">
        <w:rPr>
          <w:lang w:val="en-US"/>
        </w:rPr>
        <w:t>p &lt; 0.0001), but not between Gaussian and House-of-Cards (OR = 1.069,</w:t>
      </w:r>
      <w:r w:rsidR="009B3D7F">
        <w:rPr>
          <w:lang w:val="en-US"/>
        </w:rPr>
        <w:t xml:space="preserve"> 95% C.I. = 0.93, 1.23,</w:t>
      </w:r>
      <w:r w:rsidR="00065CED">
        <w:rPr>
          <w:lang w:val="en-US"/>
        </w:rPr>
        <w:t xml:space="preserve"> p = 0.35). </w:t>
      </w:r>
      <w:r w:rsidR="000E1A07">
        <w:rPr>
          <w:lang w:val="en-US"/>
        </w:rPr>
        <w:t xml:space="preserve">To understand </w:t>
      </w:r>
      <w:r w:rsidR="009B3D7F">
        <w:rPr>
          <w:lang w:val="en-US"/>
        </w:rPr>
        <w:t>the underlying genetic architectures of</w:t>
      </w:r>
      <w:r w:rsidR="000E1A07">
        <w:rPr>
          <w:lang w:val="en-US"/>
        </w:rPr>
        <w:t xml:space="preserve"> populations </w:t>
      </w:r>
      <w:r w:rsidR="009B3D7F">
        <w:rPr>
          <w:lang w:val="en-US"/>
        </w:rPr>
        <w:t xml:space="preserve">that </w:t>
      </w:r>
      <w:r w:rsidR="000E1A07">
        <w:rPr>
          <w:lang w:val="en-US"/>
        </w:rPr>
        <w:t xml:space="preserve">were able to </w:t>
      </w:r>
      <w:r w:rsidR="000B4A0D">
        <w:rPr>
          <w:lang w:val="en-US"/>
        </w:rPr>
        <w:t xml:space="preserve">come </w:t>
      </w:r>
      <w:r w:rsidR="000E1A07">
        <w:rPr>
          <w:lang w:val="en-US"/>
        </w:rPr>
        <w:t xml:space="preserve">close to the </w:t>
      </w:r>
      <w:r w:rsidR="00C8200E">
        <w:rPr>
          <w:lang w:val="en-US"/>
        </w:rPr>
        <w:t xml:space="preserve">phenotypic </w:t>
      </w:r>
      <w:r w:rsidR="000E1A07">
        <w:rPr>
          <w:lang w:val="en-US"/>
        </w:rPr>
        <w:t xml:space="preserve">optimum, </w:t>
      </w:r>
      <w:r w:rsidR="00505B06">
        <w:rPr>
          <w:lang w:val="en-US"/>
        </w:rPr>
        <w:t xml:space="preserve">we compared </w:t>
      </w:r>
      <w:r w:rsidR="000E1A07">
        <w:rPr>
          <w:lang w:val="en-US"/>
        </w:rPr>
        <w:t>the</w:t>
      </w:r>
      <w:r w:rsidR="00053701">
        <w:rPr>
          <w:lang w:val="en-US"/>
        </w:rPr>
        <w:t xml:space="preserve"> effects of genetic architecture </w:t>
      </w:r>
      <w:r w:rsidR="006A697A">
        <w:rPr>
          <w:lang w:val="en-US"/>
        </w:rPr>
        <w:t>on distance to the optimum (Fig. 5</w:t>
      </w:r>
      <w:r w:rsidR="00117966">
        <w:rPr>
          <w:lang w:val="en-US"/>
        </w:rPr>
        <w:t>; Table 2</w:t>
      </w:r>
      <w:r w:rsidR="006A697A">
        <w:rPr>
          <w:lang w:val="en-US"/>
        </w:rPr>
        <w:t>), mean trait variance (Fig. 6), and</w:t>
      </w:r>
      <w:r w:rsidR="00505B06">
        <w:rPr>
          <w:lang w:val="en-US"/>
        </w:rPr>
        <w:t xml:space="preserve"> mean trait covariance (Fig. 7)</w:t>
      </w:r>
      <w:r w:rsidR="00C8200E">
        <w:rPr>
          <w:lang w:val="en-US"/>
        </w:rPr>
        <w:t xml:space="preserve"> across the two selection models</w:t>
      </w:r>
      <w:r w:rsidR="006A697A">
        <w:rPr>
          <w:lang w:val="en-US"/>
        </w:rPr>
        <w:t>.</w:t>
      </w:r>
    </w:p>
    <w:p w14:paraId="7334F545" w14:textId="77777777" w:rsidR="00FE03EE" w:rsidRDefault="00FE03EE" w:rsidP="005343F5">
      <w:pPr>
        <w:spacing w:before="120" w:after="120" w:line="480" w:lineRule="auto"/>
        <w:ind w:firstLine="720"/>
        <w:rPr>
          <w:ins w:id="22" w:author="Daniel Ortiz-Barrientos" w:date="2020-11-02T14:36:00Z"/>
          <w:lang w:val="en-US"/>
        </w:rPr>
      </w:pPr>
    </w:p>
    <w:p w14:paraId="01373618" w14:textId="54A7D98E" w:rsidR="00FE03EE" w:rsidRDefault="00FE03EE" w:rsidP="00C20AA8">
      <w:pPr>
        <w:pStyle w:val="Heading2"/>
      </w:pPr>
      <w:r>
        <w:lastRenderedPageBreak/>
        <w:t>Genetic architecture effects on adaptation with Continuum of Alleles models</w:t>
      </w:r>
    </w:p>
    <w:p w14:paraId="41EEAC28" w14:textId="51418277" w:rsidR="00EE2D10" w:rsidRDefault="006E47F6" w:rsidP="00406697">
      <w:pPr>
        <w:spacing w:before="120" w:after="120" w:line="480" w:lineRule="auto"/>
        <w:ind w:firstLine="720"/>
        <w:rPr>
          <w:rStyle w:val="acopre"/>
        </w:rPr>
      </w:pPr>
      <w:r>
        <w:rPr>
          <w:lang w:val="en-US"/>
        </w:rPr>
        <w:t xml:space="preserve">We compared the effects of </w:t>
      </w:r>
      <w:r w:rsidR="007B5D70">
        <w:rPr>
          <w:lang w:val="en-US"/>
        </w:rPr>
        <w:t xml:space="preserve">varying </w:t>
      </w:r>
      <w:r>
        <w:rPr>
          <w:lang w:val="en-US"/>
        </w:rPr>
        <w:t xml:space="preserve">additive effect sizes, recombination rates, pleiotropy rates, and mutational correlations on Euclidean distances of </w:t>
      </w:r>
      <w:r w:rsidR="00C47A0D">
        <w:rPr>
          <w:lang w:val="en-US"/>
        </w:rPr>
        <w:t xml:space="preserve">populations close to the phenotypic optimum </w:t>
      </w:r>
      <w:r w:rsidR="00F144A4">
        <w:rPr>
          <w:lang w:val="en-US"/>
        </w:rPr>
        <w:t xml:space="preserve">under Gaussian or House-of-Cards mutational models. </w:t>
      </w:r>
      <w:r w:rsidR="001D5529">
        <w:rPr>
          <w:lang w:val="en-US"/>
        </w:rPr>
        <w:t>Table 2 shows</w:t>
      </w:r>
      <w:r w:rsidR="00C47A0D">
        <w:rPr>
          <w:lang w:val="en-US"/>
        </w:rPr>
        <w:t xml:space="preserve"> </w:t>
      </w:r>
      <w:r w:rsidR="00FE03EE">
        <w:rPr>
          <w:lang w:val="en-US"/>
        </w:rPr>
        <w:t>the mean effects of these variables on how close populations get to the phenotypic optimum</w:t>
      </w:r>
      <w:ins w:id="23" w:author="Nick" w:date="2020-11-02T18:13:00Z">
        <w:r w:rsidR="00406697">
          <w:rPr>
            <w:lang w:val="en-US"/>
          </w:rPr>
          <w:t>, as well as the effects on trait variance and covariance</w:t>
        </w:r>
      </w:ins>
      <w:ins w:id="24" w:author="Nick" w:date="2020-11-02T17:15:00Z">
        <w:r w:rsidR="00117966">
          <w:rPr>
            <w:lang w:val="en-US"/>
          </w:rPr>
          <w:t xml:space="preserve">. </w:t>
        </w:r>
      </w:ins>
      <w:ins w:id="25" w:author="Nick" w:date="2020-11-02T17:18:00Z">
        <w:r w:rsidR="00B54A69">
          <w:rPr>
            <w:lang w:val="en-US"/>
          </w:rPr>
          <w:t>Although</w:t>
        </w:r>
      </w:ins>
      <w:ins w:id="26" w:author="Nick" w:date="2020-11-02T17:21:00Z">
        <w:r w:rsidR="000B7306">
          <w:rPr>
            <w:lang w:val="en-US"/>
          </w:rPr>
          <w:t xml:space="preserve"> all genetic architecture parameters</w:t>
        </w:r>
      </w:ins>
      <w:ins w:id="27" w:author="Nick" w:date="2020-11-02T17:24:00Z">
        <w:r w:rsidR="000B7306">
          <w:rPr>
            <w:lang w:val="en-US"/>
          </w:rPr>
          <w:t xml:space="preserve"> had significant effects on distance</w:t>
        </w:r>
      </w:ins>
      <w:ins w:id="28" w:author="Nick" w:date="2020-11-02T18:13:00Z">
        <w:r w:rsidR="00406697">
          <w:rPr>
            <w:lang w:val="en-US"/>
          </w:rPr>
          <w:t>,</w:t>
        </w:r>
      </w:ins>
      <w:ins w:id="29" w:author="Nick" w:date="2020-11-02T17:33:00Z">
        <w:r w:rsidR="00FD1CB0">
          <w:rPr>
            <w:lang w:val="en-US"/>
          </w:rPr>
          <w:t xml:space="preserve"> </w:t>
        </w:r>
      </w:ins>
      <w:ins w:id="30" w:author="Nick" w:date="2020-11-02T18:13:00Z">
        <w:r w:rsidR="00406697">
          <w:rPr>
            <w:lang w:val="en-US"/>
          </w:rPr>
          <w:t xml:space="preserve">variance </w:t>
        </w:r>
      </w:ins>
      <w:ins w:id="31" w:author="Nick" w:date="2020-11-02T17:33:00Z">
        <w:r w:rsidR="00FD1CB0">
          <w:rPr>
            <w:lang w:val="en-US"/>
          </w:rPr>
          <w:t xml:space="preserve">and/or </w:t>
        </w:r>
      </w:ins>
      <w:ins w:id="32" w:author="Nick" w:date="2020-11-02T18:13:00Z">
        <w:r w:rsidR="00406697">
          <w:rPr>
            <w:lang w:val="en-US"/>
          </w:rPr>
          <w:t>co</w:t>
        </w:r>
      </w:ins>
      <w:ins w:id="33" w:author="Nick" w:date="2020-11-02T17:33:00Z">
        <w:r w:rsidR="00FD1CB0">
          <w:rPr>
            <w:lang w:val="en-US"/>
          </w:rPr>
          <w:t>variance</w:t>
        </w:r>
      </w:ins>
      <w:ins w:id="34" w:author="Nick" w:date="2020-11-02T17:24:00Z">
        <w:r w:rsidR="000B7306">
          <w:rPr>
            <w:lang w:val="en-US"/>
          </w:rPr>
          <w:t xml:space="preserve">, most of these </w:t>
        </w:r>
        <w:r w:rsidR="00F1407F">
          <w:rPr>
            <w:lang w:val="en-US"/>
          </w:rPr>
          <w:t>effects were small in magnitude</w:t>
        </w:r>
        <w:r w:rsidR="000B7306">
          <w:rPr>
            <w:lang w:val="en-US"/>
          </w:rPr>
          <w:t xml:space="preserve">. </w:t>
        </w:r>
      </w:ins>
      <w:ins w:id="35" w:author="Nick" w:date="2020-11-02T17:15:00Z">
        <w:r w:rsidR="00117966">
          <w:rPr>
            <w:lang w:val="en-US"/>
          </w:rPr>
          <w:t>For b</w:t>
        </w:r>
        <w:r w:rsidR="00B54A69">
          <w:rPr>
            <w:lang w:val="en-US"/>
          </w:rPr>
          <w:t>revity, we discuss only the parameters that explain the most varia</w:t>
        </w:r>
      </w:ins>
      <w:ins w:id="36" w:author="Nick" w:date="2020-11-02T17:26:00Z">
        <w:r w:rsidR="000B7306">
          <w:rPr>
            <w:lang w:val="en-US"/>
          </w:rPr>
          <w:t>tion</w:t>
        </w:r>
      </w:ins>
      <w:ins w:id="37" w:author="Nick" w:date="2020-11-02T17:15:00Z">
        <w:r w:rsidR="00B54A69">
          <w:rPr>
            <w:lang w:val="en-US"/>
          </w:rPr>
          <w:t xml:space="preserve"> in </w:t>
        </w:r>
      </w:ins>
      <w:ins w:id="38" w:author="Nick" w:date="2020-11-02T18:13:00Z">
        <w:r w:rsidR="00406697">
          <w:rPr>
            <w:lang w:val="en-US"/>
          </w:rPr>
          <w:t xml:space="preserve">distance, variance, and covariance. </w:t>
        </w:r>
      </w:ins>
      <w:ins w:id="39" w:author="Nick" w:date="2020-11-02T17:26:00Z">
        <w:r w:rsidR="00406697">
          <w:rPr>
            <w:lang w:val="en-US"/>
          </w:rPr>
          <w:t xml:space="preserve">Variation in distance was explained mostly by </w:t>
        </w:r>
      </w:ins>
      <w:ins w:id="40" w:author="Nick" w:date="2020-11-02T17:36:00Z">
        <w:r w:rsidR="00F1407F">
          <w:rPr>
            <w:lang w:val="en-US"/>
          </w:rPr>
          <w:t>pleiotropy</w:t>
        </w:r>
      </w:ins>
      <w:ins w:id="41" w:author="Nick" w:date="2020-11-02T17:26:00Z">
        <w:r w:rsidR="000B7306">
          <w:rPr>
            <w:lang w:val="en-US"/>
          </w:rPr>
          <w:t xml:space="preserve"> (explaining </w:t>
        </w:r>
      </w:ins>
      <w:ins w:id="42" w:author="Nick" w:date="2020-11-02T17:37:00Z">
        <w:r w:rsidR="00F1407F">
          <w:rPr>
            <w:lang w:val="en-US"/>
          </w:rPr>
          <w:t xml:space="preserve">8.6% of </w:t>
        </w:r>
      </w:ins>
      <w:ins w:id="43" w:author="Nick" w:date="2020-11-02T18:14:00Z">
        <w:r w:rsidR="00406697">
          <w:rPr>
            <w:lang w:val="en-US"/>
          </w:rPr>
          <w:t>total variation among models</w:t>
        </w:r>
      </w:ins>
      <w:ins w:id="44" w:author="Nick" w:date="2020-11-02T17:26:00Z">
        <w:r w:rsidR="000B7306">
          <w:rPr>
            <w:lang w:val="en-US"/>
          </w:rPr>
          <w:t>)</w:t>
        </w:r>
      </w:ins>
      <w:ins w:id="45" w:author="Nick" w:date="2020-11-02T17:37:00Z">
        <w:r w:rsidR="00F1407F">
          <w:rPr>
            <w:lang w:val="en-US"/>
          </w:rPr>
          <w:t xml:space="preserve">, </w:t>
        </w:r>
      </w:ins>
      <w:ins w:id="46" w:author="Nick" w:date="2020-11-02T17:38:00Z">
        <w:r w:rsidR="00F1407F">
          <w:rPr>
            <w:lang w:val="en-US"/>
          </w:rPr>
          <w:t xml:space="preserve">model type (explaining 5.4% of </w:t>
        </w:r>
      </w:ins>
      <w:ins w:id="47" w:author="Nick" w:date="2020-11-02T18:14:00Z">
        <w:r w:rsidR="00406697">
          <w:rPr>
            <w:lang w:val="en-US"/>
          </w:rPr>
          <w:t>variation</w:t>
        </w:r>
      </w:ins>
      <w:ins w:id="48" w:author="Nick" w:date="2020-11-02T17:38:00Z">
        <w:r w:rsidR="00F1407F">
          <w:rPr>
            <w:lang w:val="en-US"/>
          </w:rPr>
          <w:t xml:space="preserve">, and </w:t>
        </w:r>
      </w:ins>
      <w:ins w:id="49" w:author="Nick" w:date="2020-11-02T17:37:00Z">
        <w:r w:rsidR="00F1407F">
          <w:rPr>
            <w:lang w:val="en-US"/>
          </w:rPr>
          <w:t>additive effect size (</w:t>
        </w:r>
      </w:ins>
      <w:ins w:id="50" w:author="Nick" w:date="2020-11-02T17:38:00Z">
        <w:r w:rsidR="00F1407F">
          <w:rPr>
            <w:lang w:val="en-US"/>
          </w:rPr>
          <w:t xml:space="preserve">explaining 2.8% of </w:t>
        </w:r>
      </w:ins>
      <w:ins w:id="51" w:author="Nick" w:date="2020-11-02T18:14:00Z">
        <w:r w:rsidR="00406697">
          <w:rPr>
            <w:lang w:val="en-US"/>
          </w:rPr>
          <w:t>variation</w:t>
        </w:r>
      </w:ins>
      <w:ins w:id="52" w:author="Nick" w:date="2020-11-02T17:37:00Z">
        <w:r w:rsidR="00F1407F">
          <w:rPr>
            <w:lang w:val="en-US"/>
          </w:rPr>
          <w:t>)</w:t>
        </w:r>
      </w:ins>
      <w:ins w:id="53" w:author="Nick" w:date="2020-11-02T17:25:00Z">
        <w:r w:rsidR="000B7306">
          <w:rPr>
            <w:lang w:val="en-US"/>
          </w:rPr>
          <w:t>.</w:t>
        </w:r>
      </w:ins>
      <w:ins w:id="54" w:author="Nick" w:date="2020-11-02T18:02:00Z">
        <w:r w:rsidR="009E07F7">
          <w:rPr>
            <w:lang w:val="en-US"/>
          </w:rPr>
          <w:t xml:space="preserve"> </w:t>
        </w:r>
      </w:ins>
      <w:r w:rsidR="00EE2D10">
        <w:rPr>
          <w:lang w:val="en-US"/>
        </w:rPr>
        <w:t xml:space="preserve">Mean distance from the optimum was lowest when </w:t>
      </w:r>
      <w:r w:rsidR="009E07F7">
        <w:rPr>
          <w:lang w:val="en-US"/>
        </w:rPr>
        <w:t xml:space="preserve">additive </w:t>
      </w:r>
      <w:r w:rsidR="00EE2D10">
        <w:rPr>
          <w:lang w:val="en-US"/>
        </w:rPr>
        <w:t>effect sizes were low (0.841</w:t>
      </w:r>
      <w:r w:rsidR="00EE2D10" w:rsidRPr="00EE2D10">
        <w:rPr>
          <w:rStyle w:val="Heading1Char"/>
        </w:rPr>
        <w:t xml:space="preserve"> </w:t>
      </w:r>
      <w:r w:rsidR="00EE2D10">
        <w:rPr>
          <w:rStyle w:val="acopre"/>
        </w:rPr>
        <w:t>± 0.181</w:t>
      </w:r>
      <w:r w:rsidR="00594480">
        <w:rPr>
          <w:rStyle w:val="acopre"/>
        </w:rPr>
        <w:t>; Fig. 4</w:t>
      </w:r>
      <w:r w:rsidR="00EE2D10">
        <w:rPr>
          <w:rStyle w:val="acopre"/>
        </w:rPr>
        <w:t>); this did not change between CoA models (t</w:t>
      </w:r>
      <w:r w:rsidR="00EE2D10">
        <w:rPr>
          <w:rStyle w:val="acopre"/>
          <w:vertAlign w:val="subscript"/>
        </w:rPr>
        <w:t>921</w:t>
      </w:r>
      <w:r w:rsidR="00EE2D10">
        <w:rPr>
          <w:rStyle w:val="acopre"/>
        </w:rPr>
        <w:t xml:space="preserve"> = -0.422, p = 0.998). </w:t>
      </w:r>
      <w:r w:rsidR="009B4E18">
        <w:rPr>
          <w:rStyle w:val="acopre"/>
        </w:rPr>
        <w:t>However, House-of-Cards models were more robust to changes in additive effect size than Gaussian models (t</w:t>
      </w:r>
      <w:r w:rsidR="009B4E18">
        <w:rPr>
          <w:rStyle w:val="acopre"/>
          <w:vertAlign w:val="subscript"/>
        </w:rPr>
        <w:t>921</w:t>
      </w:r>
      <w:r w:rsidR="009B4E18">
        <w:rPr>
          <w:rStyle w:val="acopre"/>
        </w:rPr>
        <w:t xml:space="preserve"> = -2.583, p = 0.01). When increasing effect size from low to high under a Gaussian mutation model, adapted populations’ mean distance from the optimum increased by 2.203 ± 0.232 </w:t>
      </w:r>
      <w:r w:rsidR="0042111A">
        <w:rPr>
          <w:rStyle w:val="acopre"/>
        </w:rPr>
        <w:t xml:space="preserve">phenotypic </w:t>
      </w:r>
      <w:r w:rsidR="009B4E18">
        <w:rPr>
          <w:rStyle w:val="acopre"/>
        </w:rPr>
        <w:t>units (t</w:t>
      </w:r>
      <w:r w:rsidR="009B4E18">
        <w:rPr>
          <w:rStyle w:val="acopre"/>
          <w:vertAlign w:val="subscript"/>
        </w:rPr>
        <w:t>921</w:t>
      </w:r>
      <w:r w:rsidR="009B4E18">
        <w:rPr>
          <w:rStyle w:val="acopre"/>
        </w:rPr>
        <w:t xml:space="preserve"> = -9.504, p &lt; 0.0001). The same change in effect size under a House-of-Cards model resulted in no significant change to mean distance (t</w:t>
      </w:r>
      <w:r w:rsidR="009B4E18">
        <w:rPr>
          <w:rStyle w:val="acopre"/>
          <w:vertAlign w:val="subscript"/>
        </w:rPr>
        <w:t>921</w:t>
      </w:r>
      <w:r w:rsidR="009B4E18">
        <w:rPr>
          <w:rStyle w:val="acopre"/>
        </w:rPr>
        <w:t xml:space="preserve"> = -0.587, p = 0.827). </w:t>
      </w:r>
      <w:r w:rsidR="00406697">
        <w:rPr>
          <w:rStyle w:val="acopre"/>
        </w:rPr>
        <w:t>Figure 5 shows how patterns of adaptation varied between Continuum of Alleles models when increasing the variance of allelic effect sizes</w:t>
      </w:r>
      <w:r w:rsidR="00406697">
        <w:rPr>
          <w:rStyle w:val="acopre"/>
        </w:rPr>
        <w:t>.</w:t>
      </w:r>
      <w:r w:rsidR="00406697">
        <w:t xml:space="preserve"> </w:t>
      </w:r>
      <w:r w:rsidR="00FC784A">
        <w:rPr>
          <w:rStyle w:val="acopre"/>
        </w:rPr>
        <w:t xml:space="preserve">Pleiotropy rate </w:t>
      </w:r>
      <w:r w:rsidR="0042111A">
        <w:rPr>
          <w:rStyle w:val="acopre"/>
        </w:rPr>
        <w:t>increased</w:t>
      </w:r>
      <w:r w:rsidR="00FC784A">
        <w:rPr>
          <w:rStyle w:val="acopre"/>
        </w:rPr>
        <w:t xml:space="preserve"> distance, however </w:t>
      </w:r>
      <w:r w:rsidR="008979A1">
        <w:rPr>
          <w:rStyle w:val="acopre"/>
        </w:rPr>
        <w:t>there was no interaction between pleiotropy and model type (t</w:t>
      </w:r>
      <w:r w:rsidR="008979A1">
        <w:rPr>
          <w:rStyle w:val="acopre"/>
          <w:vertAlign w:val="subscript"/>
        </w:rPr>
        <w:t>921</w:t>
      </w:r>
      <w:r w:rsidR="008979A1">
        <w:rPr>
          <w:rStyle w:val="acopre"/>
        </w:rPr>
        <w:t xml:space="preserve"> = 0.843, p = 0.399</w:t>
      </w:r>
      <w:r w:rsidR="00DC6F49">
        <w:rPr>
          <w:rStyle w:val="acopre"/>
        </w:rPr>
        <w:t>; Fig. 4C</w:t>
      </w:r>
      <w:r w:rsidR="008979A1">
        <w:rPr>
          <w:rStyle w:val="acopre"/>
        </w:rPr>
        <w:t>). Increasing pleiotropy rate from low to high led to an average 1.261 ± 0.178 unit decrease in distance from the optimum (t</w:t>
      </w:r>
      <w:r w:rsidR="008979A1">
        <w:rPr>
          <w:rStyle w:val="acopre"/>
          <w:vertAlign w:val="subscript"/>
        </w:rPr>
        <w:t>921</w:t>
      </w:r>
      <w:r w:rsidR="008979A1">
        <w:rPr>
          <w:rStyle w:val="acopre"/>
        </w:rPr>
        <w:t xml:space="preserve"> = 7.099, p &lt; 0.0001). </w:t>
      </w:r>
      <w:r w:rsidR="008F0F0F">
        <w:rPr>
          <w:rStyle w:val="acopre"/>
        </w:rPr>
        <w:t xml:space="preserve">These </w:t>
      </w:r>
      <w:r w:rsidR="008F0F0F">
        <w:rPr>
          <w:rStyle w:val="acopre"/>
        </w:rPr>
        <w:lastRenderedPageBreak/>
        <w:t>effects on distance were not necessarily mirrored with the effects of genetic architecture on trait variance</w:t>
      </w:r>
      <w:ins w:id="55" w:author="Nick" w:date="2020-11-02T18:07:00Z">
        <w:r w:rsidR="0042111A">
          <w:rPr>
            <w:rStyle w:val="acopre"/>
          </w:rPr>
          <w:t xml:space="preserve">, which was explained by </w:t>
        </w:r>
      </w:ins>
      <w:ins w:id="56" w:author="Nick" w:date="2020-11-02T18:09:00Z">
        <w:r w:rsidR="0042111A">
          <w:rPr>
            <w:rStyle w:val="acopre"/>
          </w:rPr>
          <w:t xml:space="preserve">additive effect size (45.1% of variation in </w:t>
        </w:r>
      </w:ins>
      <w:ins w:id="57" w:author="Nick" w:date="2020-11-02T19:32:00Z">
        <w:r w:rsidR="00880CE6">
          <w:rPr>
            <w:rStyle w:val="acopre"/>
          </w:rPr>
          <w:t xml:space="preserve">trait </w:t>
        </w:r>
      </w:ins>
      <w:ins w:id="58" w:author="Nick" w:date="2020-11-02T18:09:00Z">
        <w:r w:rsidR="0042111A">
          <w:rPr>
            <w:rStyle w:val="acopre"/>
          </w:rPr>
          <w:t xml:space="preserve">variance), and its interaction with model type (explaining 14.4% of </w:t>
        </w:r>
      </w:ins>
      <w:ins w:id="59" w:author="Nick" w:date="2020-11-02T19:33:00Z">
        <w:r w:rsidR="00880CE6">
          <w:rPr>
            <w:rStyle w:val="acopre"/>
          </w:rPr>
          <w:t xml:space="preserve">this </w:t>
        </w:r>
      </w:ins>
      <w:ins w:id="60" w:author="Nick" w:date="2020-11-02T18:09:00Z">
        <w:r w:rsidR="0042111A">
          <w:rPr>
            <w:rStyle w:val="acopre"/>
          </w:rPr>
          <w:t>variation)</w:t>
        </w:r>
      </w:ins>
      <w:r w:rsidR="008F0F0F">
        <w:rPr>
          <w:rStyle w:val="acopre"/>
        </w:rPr>
        <w:t>.</w:t>
      </w:r>
    </w:p>
    <w:p w14:paraId="56A9FBA4" w14:textId="64DA1BDF" w:rsidR="008F0F0F" w:rsidRPr="00A31B07" w:rsidRDefault="00FE03EE" w:rsidP="00113B10">
      <w:pPr>
        <w:spacing w:before="120" w:after="120" w:line="480" w:lineRule="auto"/>
        <w:ind w:firstLine="720"/>
      </w:pPr>
      <w:ins w:id="61" w:author="Daniel Ortiz-Barrientos" w:date="2020-11-02T14:35:00Z">
        <w:r>
          <w:rPr>
            <w:rStyle w:val="acopre"/>
          </w:rPr>
          <w:t xml:space="preserve"> </w:t>
        </w:r>
      </w:ins>
      <w:r w:rsidR="00165FB7">
        <w:rPr>
          <w:rStyle w:val="acopre"/>
        </w:rPr>
        <w:t>On average, House-of-Cards models near the optimum had considerably more additive variance than Gaussian models (40.4 ± 18.72 units vs 2.6 ± 0.07 units; t</w:t>
      </w:r>
      <w:r w:rsidR="00165FB7">
        <w:rPr>
          <w:rStyle w:val="acopre"/>
          <w:vertAlign w:val="subscript"/>
        </w:rPr>
        <w:t>921</w:t>
      </w:r>
      <w:r w:rsidR="00165FB7">
        <w:rPr>
          <w:rStyle w:val="acopre"/>
        </w:rPr>
        <w:t xml:space="preserve"> = -2.019, p = 0.044). </w:t>
      </w:r>
      <w:r w:rsidR="00594480">
        <w:rPr>
          <w:rStyle w:val="acopre"/>
        </w:rPr>
        <w:t>Under a Gaussian model, increasing the additive effect size of populations in the adapted zone marginally increased trait variance (t</w:t>
      </w:r>
      <w:r w:rsidR="00594480">
        <w:rPr>
          <w:rStyle w:val="acopre"/>
          <w:vertAlign w:val="subscript"/>
        </w:rPr>
        <w:t>921</w:t>
      </w:r>
      <w:r w:rsidR="00594480">
        <w:rPr>
          <w:rStyle w:val="acopre"/>
        </w:rPr>
        <w:t xml:space="preserve"> = -14.386, p &lt; 0.0001</w:t>
      </w:r>
      <w:r w:rsidR="00413FD2">
        <w:rPr>
          <w:rStyle w:val="acopre"/>
        </w:rPr>
        <w:t>; Fig. 5A</w:t>
      </w:r>
      <w:r w:rsidR="00594480">
        <w:rPr>
          <w:rStyle w:val="acopre"/>
        </w:rPr>
        <w:t>), however this was not the case under a House-of-Cards model (t</w:t>
      </w:r>
      <w:r w:rsidR="00594480">
        <w:rPr>
          <w:rStyle w:val="acopre"/>
          <w:vertAlign w:val="subscript"/>
        </w:rPr>
        <w:t>921</w:t>
      </w:r>
      <w:r w:rsidR="00594480">
        <w:rPr>
          <w:rStyle w:val="acopre"/>
        </w:rPr>
        <w:t xml:space="preserve"> = -1.958, p = 0.123). </w:t>
      </w:r>
      <w:ins w:id="62" w:author="Nick" w:date="2020-11-02T18:16:00Z">
        <w:r w:rsidR="00EA003C">
          <w:rPr>
            <w:rStyle w:val="acopre"/>
          </w:rPr>
          <w:t xml:space="preserve"> </w:t>
        </w:r>
      </w:ins>
      <w:ins w:id="63" w:author="Nick" w:date="2020-11-02T18:18:00Z">
        <w:r w:rsidR="00EA003C">
          <w:rPr>
            <w:rStyle w:val="acopre"/>
          </w:rPr>
          <w:t>Figure 6 shows how additive effect size interacts with Gaussian and House-of-Cards models</w:t>
        </w:r>
      </w:ins>
      <w:ins w:id="64" w:author="Nick" w:date="2020-11-02T18:19:00Z">
        <w:r w:rsidR="00EA003C">
          <w:rPr>
            <w:rStyle w:val="acopre"/>
          </w:rPr>
          <w:t xml:space="preserve"> to drive differences in variance in</w:t>
        </w:r>
      </w:ins>
      <w:ins w:id="65" w:author="Nick" w:date="2020-11-02T18:18:00Z">
        <w:r w:rsidR="00EA003C">
          <w:rPr>
            <w:rStyle w:val="acopre"/>
          </w:rPr>
          <w:t xml:space="preserve"> </w:t>
        </w:r>
      </w:ins>
      <w:ins w:id="66" w:author="Nick" w:date="2020-11-02T18:19:00Z">
        <w:r w:rsidR="00EA003C">
          <w:rPr>
            <w:rStyle w:val="acopre"/>
          </w:rPr>
          <w:t>adapted populations.</w:t>
        </w:r>
      </w:ins>
      <w:ins w:id="67" w:author="Nick" w:date="2020-11-02T19:35:00Z">
        <w:r w:rsidR="003B4352">
          <w:rPr>
            <w:rStyle w:val="acopre"/>
          </w:rPr>
          <w:t xml:space="preserve"> Note that several outliers were removed from Figures 6 and 7 owing to their distortion of the figures. These outliers had variance greater than 50 and covariance </w:t>
        </w:r>
      </w:ins>
      <w:ins w:id="68" w:author="Nick" w:date="2020-11-02T19:36:00Z">
        <w:r w:rsidR="003B4352">
          <w:rPr>
            <w:rStyle w:val="acopre"/>
          </w:rPr>
          <w:t xml:space="preserve">less </w:t>
        </w:r>
      </w:ins>
      <w:ins w:id="69" w:author="Nick" w:date="2020-11-02T19:35:00Z">
        <w:r w:rsidR="003B4352">
          <w:rPr>
            <w:rStyle w:val="acopre"/>
          </w:rPr>
          <w:t>than -5</w:t>
        </w:r>
      </w:ins>
      <w:ins w:id="70" w:author="Nick" w:date="2020-11-02T19:36:00Z">
        <w:r w:rsidR="003B4352">
          <w:rPr>
            <w:rStyle w:val="acopre"/>
          </w:rPr>
          <w:t xml:space="preserve"> (</w:t>
        </w:r>
      </w:ins>
      <w:ins w:id="71" w:author="Nick" w:date="2020-11-02T19:42:00Z">
        <w:r w:rsidR="00165025">
          <w:rPr>
            <w:rStyle w:val="acopre"/>
          </w:rPr>
          <w:t>Fig. S3, S4</w:t>
        </w:r>
      </w:ins>
      <w:ins w:id="72" w:author="Nick" w:date="2020-11-02T19:36:00Z">
        <w:r w:rsidR="003B4352">
          <w:rPr>
            <w:rStyle w:val="acopre"/>
          </w:rPr>
          <w:t xml:space="preserve">). </w:t>
        </w:r>
      </w:ins>
      <w:ins w:id="73" w:author="Nick" w:date="2020-11-02T18:16:00Z">
        <w:r w:rsidR="00EA003C">
          <w:rPr>
            <w:rStyle w:val="acopre"/>
          </w:rPr>
          <w:t xml:space="preserve">Similarly to variance, </w:t>
        </w:r>
      </w:ins>
      <w:ins w:id="74" w:author="Nick" w:date="2020-11-02T18:17:00Z">
        <w:r w:rsidR="00EA003C">
          <w:rPr>
            <w:rStyle w:val="acopre"/>
          </w:rPr>
          <w:t xml:space="preserve">differences in </w:t>
        </w:r>
      </w:ins>
      <w:ins w:id="75" w:author="Nick" w:date="2020-11-02T18:16:00Z">
        <w:r w:rsidR="00EA003C">
          <w:rPr>
            <w:rStyle w:val="acopre"/>
          </w:rPr>
          <w:t xml:space="preserve">covariance </w:t>
        </w:r>
      </w:ins>
      <w:ins w:id="76" w:author="Nick" w:date="2020-11-02T18:17:00Z">
        <w:r w:rsidR="00EA003C">
          <w:rPr>
            <w:rStyle w:val="acopre"/>
          </w:rPr>
          <w:t>could be explained mainly be differences in additive effect size</w:t>
        </w:r>
        <w:r w:rsidR="003B4352">
          <w:rPr>
            <w:rStyle w:val="acopre"/>
          </w:rPr>
          <w:t xml:space="preserve"> (explaining 46.</w:t>
        </w:r>
        <w:r w:rsidR="00EA003C">
          <w:rPr>
            <w:rStyle w:val="acopre"/>
          </w:rPr>
          <w:t>4% of variation), and the interaction between effect size and the Continuum of Alleles model type (explaining 15.6</w:t>
        </w:r>
      </w:ins>
      <w:ins w:id="77" w:author="Nick" w:date="2020-11-02T18:18:00Z">
        <w:r w:rsidR="00EA003C">
          <w:rPr>
            <w:rStyle w:val="acopre"/>
          </w:rPr>
          <w:t>% of variation).</w:t>
        </w:r>
      </w:ins>
    </w:p>
    <w:p w14:paraId="6EE67DF3" w14:textId="28BFC11C" w:rsidR="003A0352" w:rsidRPr="00B5214C" w:rsidRDefault="00C62E44" w:rsidP="005343F5">
      <w:pPr>
        <w:spacing w:before="120" w:after="120" w:line="480" w:lineRule="auto"/>
        <w:ind w:firstLine="720"/>
        <w:rPr>
          <w:lang w:val="en-US"/>
        </w:rPr>
      </w:pPr>
      <w:r>
        <w:rPr>
          <w:lang w:val="en-US"/>
        </w:rPr>
        <w:t>Average trait covariance differed between models (t</w:t>
      </w:r>
      <w:r>
        <w:rPr>
          <w:vertAlign w:val="subscript"/>
          <w:lang w:val="en-US"/>
        </w:rPr>
        <w:t>921</w:t>
      </w:r>
      <w:r>
        <w:rPr>
          <w:lang w:val="en-US"/>
        </w:rPr>
        <w:t xml:space="preserve"> = 2.147, p = 0.032</w:t>
      </w:r>
      <w:r w:rsidR="00B137F8">
        <w:rPr>
          <w:lang w:val="en-US"/>
        </w:rPr>
        <w:t>; Fig. 6</w:t>
      </w:r>
      <w:r>
        <w:rPr>
          <w:lang w:val="en-US"/>
        </w:rPr>
        <w:t xml:space="preserve">), with Gaussian models </w:t>
      </w:r>
      <w:r w:rsidR="00892A5E">
        <w:rPr>
          <w:lang w:val="en-US"/>
        </w:rPr>
        <w:t xml:space="preserve">carrying </w:t>
      </w:r>
      <w:r>
        <w:rPr>
          <w:lang w:val="en-US"/>
        </w:rPr>
        <w:t>very little</w:t>
      </w:r>
      <w:r w:rsidR="00892A5E">
        <w:rPr>
          <w:lang w:val="en-US"/>
        </w:rPr>
        <w:t xml:space="preserve"> genetic covariance amongst traits</w:t>
      </w:r>
      <w:r>
        <w:rPr>
          <w:lang w:val="en-US"/>
        </w:rPr>
        <w:t xml:space="preserve"> (0.014 </w:t>
      </w:r>
      <w:r>
        <w:rPr>
          <w:rStyle w:val="acopre"/>
        </w:rPr>
        <w:t xml:space="preserve">± 0.005), and House-of-Cards models </w:t>
      </w:r>
      <w:r w:rsidR="00892A5E">
        <w:rPr>
          <w:rStyle w:val="acopre"/>
        </w:rPr>
        <w:t xml:space="preserve">carrying </w:t>
      </w:r>
      <w:r>
        <w:rPr>
          <w:rStyle w:val="acopre"/>
        </w:rPr>
        <w:t xml:space="preserve">slightly more (-3.616 ± 1.691). </w:t>
      </w:r>
      <w:r w:rsidR="00B137F8">
        <w:rPr>
          <w:rStyle w:val="acopre"/>
        </w:rPr>
        <w:t>Increasing additive effect size from low to high in Gaussian models led to slight declines in covariance (a decrease of 0.039 ± 0.005; t</w:t>
      </w:r>
      <w:r w:rsidR="00B137F8">
        <w:rPr>
          <w:rStyle w:val="acopre"/>
          <w:vertAlign w:val="subscript"/>
        </w:rPr>
        <w:t>921</w:t>
      </w:r>
      <w:r w:rsidR="00B137F8">
        <w:rPr>
          <w:rStyle w:val="acopre"/>
        </w:rPr>
        <w:t xml:space="preserve"> = 7.526, p &lt; 0.0001; Fig. 6A). No significant effect of increasing additive effect size on covariance was seen in House-of-Cards models (t</w:t>
      </w:r>
      <w:r w:rsidR="00B137F8">
        <w:rPr>
          <w:rStyle w:val="acopre"/>
          <w:vertAlign w:val="subscript"/>
        </w:rPr>
        <w:t>921</w:t>
      </w:r>
      <w:r w:rsidR="00B137F8">
        <w:rPr>
          <w:rStyle w:val="acopre"/>
        </w:rPr>
        <w:t xml:space="preserve"> = 1.937, p = 0.129). </w:t>
      </w:r>
      <w:r w:rsidR="00B5214C">
        <w:rPr>
          <w:rStyle w:val="acopre"/>
        </w:rPr>
        <w:t>The difference in response to additive effect size between models was marginally insignificant (t</w:t>
      </w:r>
      <w:r w:rsidR="00B5214C">
        <w:rPr>
          <w:rStyle w:val="acopre"/>
          <w:vertAlign w:val="subscript"/>
        </w:rPr>
        <w:t>921</w:t>
      </w:r>
      <w:r w:rsidR="00B5214C">
        <w:rPr>
          <w:rStyle w:val="acopre"/>
        </w:rPr>
        <w:t xml:space="preserve"> = -1.929, p = </w:t>
      </w:r>
      <w:r w:rsidR="00B5214C">
        <w:rPr>
          <w:rStyle w:val="acopre"/>
        </w:rPr>
        <w:lastRenderedPageBreak/>
        <w:t xml:space="preserve">0.054). </w:t>
      </w:r>
      <w:ins w:id="78" w:author="Nick" w:date="2020-11-02T18:19:00Z">
        <w:r w:rsidR="00EA003C">
          <w:rPr>
            <w:rStyle w:val="acopre"/>
          </w:rPr>
          <w:t xml:space="preserve">Figure 7 </w:t>
        </w:r>
      </w:ins>
      <w:ins w:id="79" w:author="Nick" w:date="2020-11-02T18:22:00Z">
        <w:r w:rsidR="00EA003C">
          <w:rPr>
            <w:rStyle w:val="acopre"/>
          </w:rPr>
          <w:t>shows</w:t>
        </w:r>
      </w:ins>
      <w:ins w:id="80" w:author="Nick" w:date="2020-11-02T18:20:00Z">
        <w:r w:rsidR="00EA003C">
          <w:rPr>
            <w:rStyle w:val="acopre"/>
          </w:rPr>
          <w:t xml:space="preserve"> the effects of </w:t>
        </w:r>
      </w:ins>
      <w:ins w:id="81" w:author="Nick" w:date="2020-11-02T18:22:00Z">
        <w:r w:rsidR="00EA003C">
          <w:rPr>
            <w:rStyle w:val="acopre"/>
          </w:rPr>
          <w:t xml:space="preserve">increasing </w:t>
        </w:r>
      </w:ins>
      <w:ins w:id="82" w:author="Nick" w:date="2020-11-02T18:20:00Z">
        <w:r w:rsidR="00EA003C">
          <w:rPr>
            <w:rStyle w:val="acopre"/>
          </w:rPr>
          <w:t xml:space="preserve">additive effect </w:t>
        </w:r>
      </w:ins>
      <w:ins w:id="83" w:author="Nick" w:date="2020-11-02T18:22:00Z">
        <w:r w:rsidR="00EA003C">
          <w:rPr>
            <w:rStyle w:val="acopre"/>
          </w:rPr>
          <w:t>variance</w:t>
        </w:r>
      </w:ins>
      <w:ins w:id="84" w:author="Nick" w:date="2020-11-02T18:20:00Z">
        <w:r w:rsidR="00EA003C">
          <w:rPr>
            <w:rStyle w:val="acopre"/>
          </w:rPr>
          <w:t xml:space="preserve"> and Continuum of Alleles model type on covariance.</w:t>
        </w:r>
      </w:ins>
      <w:ins w:id="85" w:author="Nick" w:date="2020-11-02T18:19:00Z">
        <w:r w:rsidR="00EA003C">
          <w:rPr>
            <w:rStyle w:val="acopre"/>
          </w:rPr>
          <w:t xml:space="preserve"> </w:t>
        </w:r>
      </w:ins>
    </w:p>
    <w:p w14:paraId="1B7AB343" w14:textId="6DEA4E69" w:rsidR="003A0352" w:rsidRDefault="00892A5E" w:rsidP="005343F5">
      <w:pPr>
        <w:spacing w:before="120" w:after="120" w:line="480" w:lineRule="auto"/>
        <w:ind w:firstLine="720"/>
        <w:rPr>
          <w:lang w:val="en-US"/>
        </w:rPr>
      </w:pPr>
      <w:r>
        <w:rPr>
          <w:lang w:val="en-US"/>
        </w:rPr>
        <w:t>These analyses therefore suggest</w:t>
      </w:r>
      <w:r w:rsidR="00A60D53">
        <w:rPr>
          <w:lang w:val="en-US"/>
        </w:rPr>
        <w:t xml:space="preserve"> that </w:t>
      </w:r>
      <w:r w:rsidR="00F865BE">
        <w:rPr>
          <w:lang w:val="en-US"/>
        </w:rPr>
        <w:t xml:space="preserve">additive </w:t>
      </w:r>
      <w:r w:rsidR="00A60D53">
        <w:rPr>
          <w:lang w:val="en-US"/>
        </w:rPr>
        <w:t xml:space="preserve">variance and covariance </w:t>
      </w:r>
      <w:r>
        <w:rPr>
          <w:lang w:val="en-US"/>
        </w:rPr>
        <w:t xml:space="preserve">are </w:t>
      </w:r>
      <w:r w:rsidR="00A60D53">
        <w:rPr>
          <w:lang w:val="en-US"/>
        </w:rPr>
        <w:t xml:space="preserve">rather robust under </w:t>
      </w:r>
      <w:r w:rsidR="00F865BE">
        <w:rPr>
          <w:lang w:val="en-US"/>
        </w:rPr>
        <w:t xml:space="preserve">House-of-Cards models, and less so under Gaussian models. </w:t>
      </w:r>
      <w:r w:rsidR="00485202">
        <w:rPr>
          <w:lang w:val="en-US"/>
        </w:rPr>
        <w:t>Additive effect size in particular seem</w:t>
      </w:r>
      <w:r>
        <w:rPr>
          <w:lang w:val="en-US"/>
        </w:rPr>
        <w:t>s</w:t>
      </w:r>
      <w:r w:rsidR="00485202">
        <w:rPr>
          <w:lang w:val="en-US"/>
        </w:rPr>
        <w:t xml:space="preserve"> important to understanding the interplay between adaptation and </w:t>
      </w:r>
      <w:r w:rsidR="00187929">
        <w:rPr>
          <w:lang w:val="en-US"/>
        </w:rPr>
        <w:t>additive variance</w:t>
      </w:r>
      <w:r w:rsidR="00485202">
        <w:rPr>
          <w:lang w:val="en-US"/>
        </w:rPr>
        <w:t xml:space="preserve">. </w:t>
      </w:r>
      <w:r w:rsidR="00F865BE">
        <w:rPr>
          <w:lang w:val="en-US"/>
        </w:rPr>
        <w:t>To analyze the underlying cause of these variances, covariances, and by extension, distance</w:t>
      </w:r>
      <w:r>
        <w:rPr>
          <w:lang w:val="en-US"/>
        </w:rPr>
        <w:t xml:space="preserve"> to the phenotypic optimum</w:t>
      </w:r>
      <w:r w:rsidR="00F865BE">
        <w:rPr>
          <w:lang w:val="en-US"/>
        </w:rPr>
        <w:t xml:space="preserve">, </w:t>
      </w:r>
      <w:r>
        <w:rPr>
          <w:lang w:val="en-US"/>
        </w:rPr>
        <w:t xml:space="preserve">we need to study the </w:t>
      </w:r>
      <w:r w:rsidR="00F865BE">
        <w:rPr>
          <w:lang w:val="en-US"/>
        </w:rPr>
        <w:t>underlying allelic effect size distributions</w:t>
      </w:r>
      <w:r>
        <w:rPr>
          <w:lang w:val="en-US"/>
        </w:rPr>
        <w:t xml:space="preserve"> of the models</w:t>
      </w:r>
      <w:r w:rsidR="00F865BE">
        <w:rPr>
          <w:lang w:val="en-US"/>
        </w:rPr>
        <w:t xml:space="preserve">. We compared the means, variances, kurtosis, and count of mutations contributing to these distributions across models to understand the </w:t>
      </w:r>
      <w:r w:rsidR="001A41CC">
        <w:rPr>
          <w:lang w:val="en-US"/>
        </w:rPr>
        <w:t xml:space="preserve">mutational limitations imposed by genetic architectures </w:t>
      </w:r>
      <w:r w:rsidR="00783BB1">
        <w:rPr>
          <w:lang w:val="en-US"/>
        </w:rPr>
        <w:t>under</w:t>
      </w:r>
      <w:r w:rsidR="001A41CC">
        <w:rPr>
          <w:lang w:val="en-US"/>
        </w:rPr>
        <w:t xml:space="preserve"> the two CoA models.</w:t>
      </w:r>
    </w:p>
    <w:p w14:paraId="67CC9161" w14:textId="77777777" w:rsidR="00892A5E" w:rsidRDefault="00892A5E">
      <w:pPr>
        <w:pStyle w:val="Heading2"/>
        <w:pPrChange w:id="86" w:author="Daniel Ortiz-Barrientos" w:date="2020-11-02T14:46:00Z">
          <w:pPr>
            <w:spacing w:before="120" w:after="120" w:line="480" w:lineRule="auto"/>
            <w:ind w:firstLine="720"/>
          </w:pPr>
        </w:pPrChange>
      </w:pPr>
      <w:r>
        <w:t>Allelic effect size distributions with Continuum of Alleles models</w:t>
      </w:r>
    </w:p>
    <w:p w14:paraId="131CB3E1" w14:textId="155B785F" w:rsidR="001C2FEF" w:rsidRDefault="00187929" w:rsidP="005343F5">
      <w:pPr>
        <w:spacing w:before="120" w:after="120" w:line="480" w:lineRule="auto"/>
        <w:ind w:firstLine="720"/>
        <w:rPr>
          <w:rStyle w:val="acopre"/>
        </w:rPr>
      </w:pPr>
      <w:r>
        <w:rPr>
          <w:lang w:val="en-US"/>
        </w:rPr>
        <w:t xml:space="preserve">The distributions of allelic effects are dependent on several </w:t>
      </w:r>
      <w:r w:rsidR="00191A1C">
        <w:rPr>
          <w:lang w:val="en-US"/>
        </w:rPr>
        <w:t xml:space="preserve">parameters: the mean of the effects, which may be biased in some direction by genetic architectures, the variance of the distribution, indicating the variability in size-effects that are sampled, and the kurtosis of the distribution, indicating the rarity of large-effect alleles. </w:t>
      </w:r>
      <w:r w:rsidR="000F2064">
        <w:rPr>
          <w:lang w:val="en-US"/>
        </w:rPr>
        <w:t>To assess the mutational bias of models, we first compared the means of distributions across models and genetic architectures. The resulting regression was insignificant (F</w:t>
      </w:r>
      <w:r w:rsidR="000F2064">
        <w:rPr>
          <w:vertAlign w:val="subscript"/>
          <w:lang w:val="en-US"/>
        </w:rPr>
        <w:t>17, 411</w:t>
      </w:r>
      <w:r w:rsidR="000F2064">
        <w:rPr>
          <w:lang w:val="en-US"/>
        </w:rPr>
        <w:t xml:space="preserve"> = 1.127, p = 0.325, Adjusted R</w:t>
      </w:r>
      <w:r w:rsidR="000F2064">
        <w:rPr>
          <w:vertAlign w:val="superscript"/>
          <w:lang w:val="en-US"/>
        </w:rPr>
        <w:t>2</w:t>
      </w:r>
      <w:r w:rsidR="000F2064">
        <w:rPr>
          <w:lang w:val="en-US"/>
        </w:rPr>
        <w:t xml:space="preserve"> = 0.189), indicating a lack of directional mutational bias. We then turned our attention to the variance of distributions to understand the constraints that genetic architectures may apply to mutational models (F</w:t>
      </w:r>
      <w:r w:rsidR="00EB6401">
        <w:rPr>
          <w:vertAlign w:val="subscript"/>
          <w:lang w:val="en-US"/>
        </w:rPr>
        <w:t xml:space="preserve">17, </w:t>
      </w:r>
      <w:r w:rsidR="00EB6401" w:rsidRPr="00EB6401">
        <w:rPr>
          <w:vertAlign w:val="subscript"/>
          <w:lang w:val="en-US"/>
        </w:rPr>
        <w:t>411</w:t>
      </w:r>
      <w:r w:rsidR="00EB6401">
        <w:rPr>
          <w:lang w:val="en-US"/>
        </w:rPr>
        <w:t xml:space="preserve"> = 55.04, p &lt; 0.0001, Adjusted R</w:t>
      </w:r>
      <w:r w:rsidR="00EB6401">
        <w:rPr>
          <w:vertAlign w:val="superscript"/>
          <w:lang w:val="en-US"/>
        </w:rPr>
        <w:t>2</w:t>
      </w:r>
      <w:r w:rsidR="00EB6401">
        <w:rPr>
          <w:lang w:val="en-US"/>
        </w:rPr>
        <w:t xml:space="preserve"> = 0.851). </w:t>
      </w:r>
      <w:ins w:id="87" w:author="Nick" w:date="2020-11-02T18:29:00Z">
        <w:r w:rsidR="00191A1C">
          <w:rPr>
            <w:lang w:val="en-US"/>
          </w:rPr>
          <w:t xml:space="preserve">Additive effect size explained 66.2% of total variability between models. </w:t>
        </w:r>
      </w:ins>
      <w:r w:rsidR="00186291">
        <w:rPr>
          <w:rStyle w:val="acopre"/>
        </w:rPr>
        <w:t>Under a Gaussian model, i</w:t>
      </w:r>
      <w:r w:rsidR="00EB6401">
        <w:rPr>
          <w:rStyle w:val="acopre"/>
        </w:rPr>
        <w:t xml:space="preserve">ncreasing additive effect size </w:t>
      </w:r>
      <w:r w:rsidR="00186291">
        <w:rPr>
          <w:rStyle w:val="acopre"/>
        </w:rPr>
        <w:t xml:space="preserve">from low to medium </w:t>
      </w:r>
      <w:r w:rsidR="00EB6401">
        <w:rPr>
          <w:rStyle w:val="acopre"/>
        </w:rPr>
        <w:t xml:space="preserve">significantly increased </w:t>
      </w:r>
      <w:r w:rsidR="00186291">
        <w:rPr>
          <w:lang w:val="en-US"/>
        </w:rPr>
        <w:t xml:space="preserve">allelic effect variance by 6.02 </w:t>
      </w:r>
      <w:r w:rsidR="00186291">
        <w:rPr>
          <w:rStyle w:val="acopre"/>
        </w:rPr>
        <w:t>± 0.372</w:t>
      </w:r>
      <w:r w:rsidR="005D1500">
        <w:rPr>
          <w:rStyle w:val="acopre"/>
        </w:rPr>
        <w:t xml:space="preserve"> phenotypic</w:t>
      </w:r>
      <w:r w:rsidR="00186291">
        <w:rPr>
          <w:rStyle w:val="acopre"/>
        </w:rPr>
        <w:t xml:space="preserve"> units (t</w:t>
      </w:r>
      <w:r w:rsidR="00186291">
        <w:rPr>
          <w:rStyle w:val="acopre"/>
          <w:vertAlign w:val="subscript"/>
        </w:rPr>
        <w:t>411</w:t>
      </w:r>
      <w:r w:rsidR="00186291">
        <w:rPr>
          <w:rStyle w:val="acopre"/>
        </w:rPr>
        <w:t xml:space="preserve"> = -16.188, p &lt; 0.0001</w:t>
      </w:r>
      <w:r w:rsidR="00866178">
        <w:rPr>
          <w:rStyle w:val="acopre"/>
        </w:rPr>
        <w:t>; Fig. 8</w:t>
      </w:r>
      <w:r w:rsidR="00186291">
        <w:rPr>
          <w:rStyle w:val="acopre"/>
        </w:rPr>
        <w:t>)</w:t>
      </w:r>
      <w:r w:rsidR="00E37971">
        <w:rPr>
          <w:rStyle w:val="acopre"/>
        </w:rPr>
        <w:t xml:space="preserve">, </w:t>
      </w:r>
      <w:r w:rsidR="00E37971">
        <w:rPr>
          <w:rStyle w:val="acopre"/>
        </w:rPr>
        <w:lastRenderedPageBreak/>
        <w:t xml:space="preserve">however no significant difference occurred for increasing variance from low to high or from medium to high. No significant changes to variance with increasing effect size were seen under House-of-Cards models. </w:t>
      </w:r>
      <w:ins w:id="88" w:author="Nick" w:date="2020-11-02T18:32:00Z">
        <w:r w:rsidR="00191A1C">
          <w:rPr>
            <w:lang w:val="en-US"/>
          </w:rPr>
          <w:t>Figure 8 shows the distributions of allelic effects with changing additive effect size variability under Gaussian and House-of-Cards models.</w:t>
        </w:r>
        <w:r w:rsidR="00191A1C">
          <w:rPr>
            <w:lang w:val="en-US"/>
          </w:rPr>
          <w:t xml:space="preserve"> Leading on from the variance of allelic effects is the kurtosis, which describes the rarity of large-effect alleles.</w:t>
        </w:r>
      </w:ins>
    </w:p>
    <w:p w14:paraId="03FBC746" w14:textId="77777777" w:rsidR="00331174" w:rsidRDefault="007933AA" w:rsidP="00331174">
      <w:pPr>
        <w:spacing w:before="120" w:after="120" w:line="480" w:lineRule="auto"/>
        <w:ind w:firstLine="720"/>
        <w:rPr>
          <w:ins w:id="89" w:author="Nick" w:date="2020-11-02T18:40:00Z"/>
          <w:rStyle w:val="acopre"/>
        </w:rPr>
      </w:pPr>
      <w:ins w:id="90" w:author="Nick" w:date="2020-11-02T18:36:00Z">
        <w:r>
          <w:rPr>
            <w:rStyle w:val="acopre"/>
          </w:rPr>
          <w:t>K</w:t>
        </w:r>
      </w:ins>
      <w:r w:rsidR="001C2FEF">
        <w:rPr>
          <w:rStyle w:val="acopre"/>
        </w:rPr>
        <w:t xml:space="preserve">urtosis </w:t>
      </w:r>
      <w:r>
        <w:rPr>
          <w:rStyle w:val="acopre"/>
        </w:rPr>
        <w:t xml:space="preserve">differed significantly </w:t>
      </w:r>
      <w:r w:rsidR="001C2FEF">
        <w:rPr>
          <w:rStyle w:val="acopre"/>
        </w:rPr>
        <w:t>across models and genetic architectures with</w:t>
      </w:r>
      <w:r>
        <w:rPr>
          <w:rStyle w:val="acopre"/>
        </w:rPr>
        <w:t xml:space="preserve"> additive effect size variance explaining 31.9% of variability between models, and the interaction between additive effect size and model type contributing another 15.5%</w:t>
      </w:r>
      <w:r w:rsidR="001C2FEF">
        <w:rPr>
          <w:rStyle w:val="acopre"/>
        </w:rPr>
        <w:t>(F</w:t>
      </w:r>
      <w:r w:rsidR="001C2FEF">
        <w:rPr>
          <w:rStyle w:val="acopre"/>
          <w:vertAlign w:val="subscript"/>
        </w:rPr>
        <w:t>17, 411</w:t>
      </w:r>
      <w:r w:rsidR="001C2FEF">
        <w:rPr>
          <w:rStyle w:val="acopre"/>
        </w:rPr>
        <w:t xml:space="preserve"> = 12.36, p &lt; 0.0001, Adjusted R</w:t>
      </w:r>
      <w:r w:rsidR="001C2FEF">
        <w:rPr>
          <w:rStyle w:val="acopre"/>
          <w:vertAlign w:val="superscript"/>
        </w:rPr>
        <w:t>2</w:t>
      </w:r>
      <w:r w:rsidR="001C2FEF">
        <w:rPr>
          <w:rStyle w:val="acopre"/>
        </w:rPr>
        <w:t xml:space="preserve"> = 0.6). </w:t>
      </w:r>
      <w:r w:rsidR="00FC3A0B">
        <w:rPr>
          <w:rStyle w:val="acopre"/>
        </w:rPr>
        <w:t xml:space="preserve">Under the Gaussian model, increasing additive effect size from low to medium </w:t>
      </w:r>
      <w:r w:rsidR="00085AC8">
        <w:rPr>
          <w:rStyle w:val="acopre"/>
        </w:rPr>
        <w:t xml:space="preserve">increased kurtosis by </w:t>
      </w:r>
      <w:r w:rsidR="00FC3A0B">
        <w:rPr>
          <w:rStyle w:val="acopre"/>
        </w:rPr>
        <w:t xml:space="preserve">0.985 </w:t>
      </w:r>
      <w:r w:rsidR="00085AC8">
        <w:rPr>
          <w:rStyle w:val="acopre"/>
        </w:rPr>
        <w:t>± 0.159 (t</w:t>
      </w:r>
      <w:r w:rsidR="00085AC8">
        <w:rPr>
          <w:rStyle w:val="acopre"/>
          <w:vertAlign w:val="subscript"/>
        </w:rPr>
        <w:t>411</w:t>
      </w:r>
      <w:r w:rsidR="00085AC8">
        <w:rPr>
          <w:rStyle w:val="acopre"/>
        </w:rPr>
        <w:t xml:space="preserve"> = -6.206, p &lt; 0.0001). No analogous effect was seen under the House-of-Cards model (t</w:t>
      </w:r>
      <w:r w:rsidR="00085AC8">
        <w:rPr>
          <w:rStyle w:val="acopre"/>
          <w:vertAlign w:val="subscript"/>
        </w:rPr>
        <w:t>411</w:t>
      </w:r>
      <w:r w:rsidR="00085AC8">
        <w:rPr>
          <w:rStyle w:val="acopre"/>
        </w:rPr>
        <w:t xml:space="preserve"> = -0.944, p = 0.6130). </w:t>
      </w:r>
      <w:ins w:id="91" w:author="Nick" w:date="2020-11-02T18:38:00Z">
        <w:r w:rsidR="00331174">
          <w:rPr>
            <w:rStyle w:val="acopre"/>
          </w:rPr>
          <w:t xml:space="preserve">As well as the distributions of allelic effects, the </w:t>
        </w:r>
      </w:ins>
      <w:ins w:id="92" w:author="Nick" w:date="2020-11-02T18:39:00Z">
        <w:r w:rsidR="00331174">
          <w:rPr>
            <w:rStyle w:val="acopre"/>
          </w:rPr>
          <w:t xml:space="preserve">absolute counts of mutations contributing to each distribution gives an indicator of the </w:t>
        </w:r>
      </w:ins>
      <w:r w:rsidR="004E7878">
        <w:rPr>
          <w:rStyle w:val="acopre"/>
        </w:rPr>
        <w:t xml:space="preserve">genetic diversity of populations. </w:t>
      </w:r>
    </w:p>
    <w:p w14:paraId="07638ADD" w14:textId="4C5D5BAE" w:rsidR="005B0E8E" w:rsidRPr="003115E0" w:rsidDel="005D1500" w:rsidRDefault="004E7878" w:rsidP="00331174">
      <w:pPr>
        <w:spacing w:before="120" w:after="120" w:line="480" w:lineRule="auto"/>
        <w:ind w:firstLine="720"/>
        <w:rPr>
          <w:del w:id="93" w:author="Daniel Ortiz-Barrientos" w:date="2020-11-02T14:51:00Z"/>
          <w:rStyle w:val="acopre"/>
          <w:vertAlign w:val="subscript"/>
        </w:rPr>
      </w:pPr>
      <w:r>
        <w:rPr>
          <w:rStyle w:val="acopre"/>
        </w:rPr>
        <w:t>To assess the effects of genetic architecture and models on promoting many or few alleles, we compared mutation counts between models</w:t>
      </w:r>
      <w:r w:rsidR="00331174">
        <w:rPr>
          <w:rStyle w:val="acopre"/>
        </w:rPr>
        <w:t>, finding significant differences among models</w:t>
      </w:r>
      <w:r>
        <w:rPr>
          <w:rStyle w:val="acopre"/>
        </w:rPr>
        <w:t xml:space="preserve"> (F</w:t>
      </w:r>
      <w:r>
        <w:rPr>
          <w:rStyle w:val="acopre"/>
          <w:vertAlign w:val="subscript"/>
        </w:rPr>
        <w:t>17, 411</w:t>
      </w:r>
      <w:r>
        <w:rPr>
          <w:rStyle w:val="acopre"/>
        </w:rPr>
        <w:t xml:space="preserve"> = 580.2, p &lt; 0.0001, Adjusted R</w:t>
      </w:r>
      <w:r>
        <w:rPr>
          <w:rStyle w:val="acopre"/>
          <w:vertAlign w:val="superscript"/>
        </w:rPr>
        <w:t>2</w:t>
      </w:r>
      <w:r>
        <w:rPr>
          <w:rStyle w:val="acopre"/>
        </w:rPr>
        <w:t xml:space="preserve"> = 0.94). </w:t>
      </w:r>
      <w:ins w:id="94" w:author="Nick" w:date="2020-11-02T18:42:00Z">
        <w:r w:rsidR="00331174">
          <w:rPr>
            <w:rStyle w:val="acopre"/>
          </w:rPr>
          <w:t xml:space="preserve">Model type contributed the most to explaining mutation count variation among models, describing 58.4% of among-model variation. Pleiotropy rate explained 10% of variation, however </w:t>
        </w:r>
      </w:ins>
      <w:ins w:id="95" w:author="Nick" w:date="2020-11-02T18:43:00Z">
        <w:r w:rsidR="00331174">
          <w:rPr>
            <w:rStyle w:val="acopre"/>
          </w:rPr>
          <w:t xml:space="preserve">this is </w:t>
        </w:r>
      </w:ins>
      <w:ins w:id="96" w:author="Nick" w:date="2020-11-02T18:44:00Z">
        <w:r w:rsidR="00331174">
          <w:rPr>
            <w:rStyle w:val="acopre"/>
          </w:rPr>
          <w:t>explicated</w:t>
        </w:r>
      </w:ins>
      <w:ins w:id="97" w:author="Nick" w:date="2020-11-02T18:43:00Z">
        <w:r w:rsidR="00331174">
          <w:rPr>
            <w:rStyle w:val="acopre"/>
          </w:rPr>
          <w:t xml:space="preserve"> by </w:t>
        </w:r>
      </w:ins>
      <w:ins w:id="98" w:author="Nick" w:date="2020-11-02T18:42:00Z">
        <w:r w:rsidR="00331174">
          <w:rPr>
            <w:rStyle w:val="acopre"/>
          </w:rPr>
          <w:t xml:space="preserve">each pleiotropic mutation </w:t>
        </w:r>
      </w:ins>
      <w:ins w:id="99" w:author="Nick" w:date="2020-11-02T18:43:00Z">
        <w:r w:rsidR="00331174">
          <w:rPr>
            <w:rStyle w:val="acopre"/>
          </w:rPr>
          <w:t>contributing multiple effects with a single mutation.</w:t>
        </w:r>
      </w:ins>
      <w:ins w:id="100" w:author="Nick" w:date="2020-11-02T18:42:00Z">
        <w:r w:rsidR="00331174">
          <w:rPr>
            <w:rStyle w:val="acopre"/>
          </w:rPr>
          <w:t xml:space="preserve"> </w:t>
        </w:r>
      </w:ins>
      <w:r>
        <w:rPr>
          <w:rStyle w:val="acopre"/>
        </w:rPr>
        <w:t xml:space="preserve">The mean number of mutations in Gaussian models was considerably higher than that of House-of-Cards models, but </w:t>
      </w:r>
      <w:r w:rsidR="005D1500">
        <w:rPr>
          <w:rStyle w:val="acopre"/>
        </w:rPr>
        <w:t>over a large range of values</w:t>
      </w:r>
      <w:r>
        <w:rPr>
          <w:rStyle w:val="acopre"/>
        </w:rPr>
        <w:t>: 1516 ± 6608 mutations for Gaussian models versus 374 ± 114 for House-of-Cards (t</w:t>
      </w:r>
      <w:r>
        <w:rPr>
          <w:rStyle w:val="acopre"/>
          <w:vertAlign w:val="subscript"/>
        </w:rPr>
        <w:t>411</w:t>
      </w:r>
      <w:r>
        <w:rPr>
          <w:rStyle w:val="acopre"/>
        </w:rPr>
        <w:t xml:space="preserve"> = 0.173, p = 0.863). </w:t>
      </w:r>
    </w:p>
    <w:p w14:paraId="583CAF9D" w14:textId="57C3CAAA" w:rsidR="00B77426" w:rsidRPr="00B77426" w:rsidDel="005D1500" w:rsidRDefault="00B77426">
      <w:pPr>
        <w:spacing w:before="120" w:after="120" w:line="480" w:lineRule="auto"/>
        <w:rPr>
          <w:del w:id="101" w:author="Daniel Ortiz-Barrientos" w:date="2020-11-02T14:51:00Z"/>
          <w:lang w:val="en-US"/>
        </w:rPr>
        <w:pPrChange w:id="102" w:author="Daniel Ortiz-Barrientos" w:date="2020-11-02T14:51:00Z">
          <w:pPr>
            <w:spacing w:before="120" w:after="120" w:line="480" w:lineRule="auto"/>
            <w:ind w:firstLine="720"/>
          </w:pPr>
        </w:pPrChange>
      </w:pPr>
    </w:p>
    <w:p w14:paraId="416808AE" w14:textId="0D42BBF8" w:rsidR="003D7E57" w:rsidDel="005D1500" w:rsidRDefault="003D7E57">
      <w:pPr>
        <w:spacing w:before="120" w:after="120" w:line="480" w:lineRule="auto"/>
        <w:rPr>
          <w:del w:id="103" w:author="Daniel Ortiz-Barrientos" w:date="2020-11-02T14:51:00Z"/>
          <w:lang w:val="en-US"/>
        </w:rPr>
        <w:pPrChange w:id="104" w:author="Daniel Ortiz-Barrientos" w:date="2020-11-02T14:51:00Z">
          <w:pPr>
            <w:spacing w:before="120" w:after="120" w:line="480" w:lineRule="auto"/>
            <w:ind w:firstLine="720"/>
          </w:pPr>
        </w:pPrChange>
      </w:pPr>
    </w:p>
    <w:p w14:paraId="4F21C1DE" w14:textId="5431D543" w:rsidR="003D7E57" w:rsidDel="005D1500" w:rsidRDefault="003D7E57">
      <w:pPr>
        <w:spacing w:before="120" w:after="120" w:line="480" w:lineRule="auto"/>
        <w:rPr>
          <w:del w:id="105" w:author="Daniel Ortiz-Barrientos" w:date="2020-11-02T14:51:00Z"/>
          <w:lang w:val="en-US"/>
        </w:rPr>
        <w:pPrChange w:id="106" w:author="Daniel Ortiz-Barrientos" w:date="2020-11-02T14:51:00Z">
          <w:pPr>
            <w:spacing w:before="120" w:after="120" w:line="480" w:lineRule="auto"/>
            <w:ind w:firstLine="720"/>
          </w:pPr>
        </w:pPrChange>
      </w:pPr>
    </w:p>
    <w:p w14:paraId="5D174680" w14:textId="16CF3FB6" w:rsidR="003D7E57" w:rsidDel="005D1500" w:rsidRDefault="003D7E57">
      <w:pPr>
        <w:spacing w:before="120" w:after="120" w:line="480" w:lineRule="auto"/>
        <w:rPr>
          <w:del w:id="107" w:author="Daniel Ortiz-Barrientos" w:date="2020-11-02T14:51:00Z"/>
          <w:lang w:val="en-US"/>
        </w:rPr>
        <w:pPrChange w:id="108" w:author="Daniel Ortiz-Barrientos" w:date="2020-11-02T14:51:00Z">
          <w:pPr>
            <w:spacing w:before="120" w:after="120" w:line="480" w:lineRule="auto"/>
            <w:ind w:firstLine="720"/>
          </w:pPr>
        </w:pPrChange>
      </w:pPr>
    </w:p>
    <w:p w14:paraId="240084B7" w14:textId="42F020EB" w:rsidR="008E1F32" w:rsidDel="005D1500" w:rsidRDefault="008E1F32">
      <w:pPr>
        <w:spacing w:before="120" w:after="120" w:line="480" w:lineRule="auto"/>
        <w:ind w:firstLine="720"/>
        <w:rPr>
          <w:del w:id="109" w:author="Daniel Ortiz-Barrientos" w:date="2020-11-02T14:51:00Z"/>
          <w:lang w:val="en-US"/>
        </w:rPr>
      </w:pPr>
    </w:p>
    <w:p w14:paraId="1BDD9110" w14:textId="77777777" w:rsidR="002E630D" w:rsidRDefault="002E630D">
      <w:pPr>
        <w:spacing w:before="120" w:after="120" w:line="480" w:lineRule="auto"/>
        <w:rPr>
          <w:lang w:val="en-US"/>
        </w:rPr>
        <w:pPrChange w:id="110" w:author="Daniel Ortiz-Barrientos" w:date="2020-11-02T14:51:00Z">
          <w:pPr>
            <w:spacing w:before="120" w:after="120" w:line="480" w:lineRule="auto"/>
            <w:ind w:firstLine="720"/>
          </w:pPr>
        </w:pPrChange>
      </w:pPr>
    </w:p>
    <w:p w14:paraId="13BECB75" w14:textId="018B59E8" w:rsidR="003C0FFD" w:rsidRDefault="00B317C6" w:rsidP="005D1500">
      <w:pPr>
        <w:pStyle w:val="Heading1"/>
      </w:pPr>
      <w:r w:rsidRPr="005D1500">
        <w:t>Discussion</w:t>
      </w:r>
    </w:p>
    <w:p w14:paraId="78946756" w14:textId="72F84C5A" w:rsidR="00BA20A8" w:rsidRDefault="003B4352" w:rsidP="005343F5">
      <w:pPr>
        <w:spacing w:before="120" w:after="120" w:line="480" w:lineRule="auto"/>
        <w:ind w:firstLine="720"/>
        <w:rPr>
          <w:lang w:val="en-US"/>
        </w:rPr>
      </w:pPr>
      <w:ins w:id="111" w:author="Nick" w:date="2020-11-02T19:37:00Z">
        <w:r>
          <w:rPr>
            <w:lang w:val="en-US"/>
          </w:rPr>
          <w:t>Weird outliers in variance and covariance: could be that these populations did have high variance and covariance due to wildly different individual phenotypes, but when you took the mean distance of the population, that mean was somewhere in the middle of all that variation, which happened to be close to the optimum.</w:t>
        </w:r>
      </w:ins>
    </w:p>
    <w:p w14:paraId="621A6DE6" w14:textId="77777777" w:rsidR="00BA20A8" w:rsidRDefault="00BA20A8" w:rsidP="005343F5">
      <w:pPr>
        <w:spacing w:before="120" w:after="120" w:line="480" w:lineRule="auto"/>
        <w:ind w:firstLine="720"/>
        <w:rPr>
          <w:lang w:val="en-US"/>
        </w:rPr>
      </w:pPr>
      <w:r>
        <w:rPr>
          <w:lang w:val="en-US"/>
        </w:rPr>
        <w:t>Truly adapted ones – at distance = 0</w:t>
      </w:r>
    </w:p>
    <w:p w14:paraId="2AF6FD6D" w14:textId="77777777" w:rsidR="00BA20A8" w:rsidRDefault="00BA20A8" w:rsidP="005343F5">
      <w:pPr>
        <w:spacing w:before="120" w:after="120" w:line="480" w:lineRule="auto"/>
        <w:ind w:firstLine="720"/>
        <w:rPr>
          <w:lang w:val="en-US"/>
        </w:rPr>
      </w:pPr>
      <w:r>
        <w:rPr>
          <w:lang w:val="en-US"/>
        </w:rPr>
        <w:t>Really rare to be close under null</w:t>
      </w:r>
    </w:p>
    <w:p w14:paraId="60651583" w14:textId="77777777" w:rsidR="00BA20A8" w:rsidRDefault="00BA20A8" w:rsidP="005343F5">
      <w:pPr>
        <w:spacing w:before="120" w:after="120" w:line="480" w:lineRule="auto"/>
        <w:ind w:firstLine="720"/>
        <w:rPr>
          <w:lang w:val="en-US"/>
        </w:rPr>
      </w:pPr>
      <w:r>
        <w:rPr>
          <w:lang w:val="en-US"/>
        </w:rPr>
        <w:t>At the optimum (Po = 1), the Gaus and HoC are not like Null</w:t>
      </w:r>
    </w:p>
    <w:p w14:paraId="3BBBDE1A" w14:textId="77777777" w:rsidR="00535ED9" w:rsidRDefault="00535ED9" w:rsidP="005343F5">
      <w:pPr>
        <w:spacing w:before="120" w:after="120" w:line="480" w:lineRule="auto"/>
        <w:ind w:firstLine="720"/>
        <w:rPr>
          <w:rFonts w:eastAsiaTheme="minorEastAsia"/>
          <w:lang w:val="en-US"/>
        </w:rPr>
      </w:pPr>
    </w:p>
    <w:p w14:paraId="314454CD" w14:textId="77777777" w:rsidR="00535ED9" w:rsidRDefault="00535ED9" w:rsidP="005343F5">
      <w:pPr>
        <w:spacing w:before="120" w:after="120" w:line="480" w:lineRule="auto"/>
        <w:ind w:firstLine="720"/>
        <w:rPr>
          <w:rFonts w:eastAsiaTheme="minorEastAsia"/>
          <w:lang w:val="en-US"/>
        </w:rPr>
      </w:pPr>
      <w:r>
        <w:rPr>
          <w:rFonts w:eastAsiaTheme="minorEastAsia"/>
          <w:lang w:val="en-US"/>
        </w:rPr>
        <w:t>This is the power of pop gen models – get to see these allele frequencies, the whole spectrum</w:t>
      </w:r>
    </w:p>
    <w:p w14:paraId="704D5749" w14:textId="77777777" w:rsidR="00BA20A8" w:rsidRPr="00BA20A8" w:rsidRDefault="00BA20A8" w:rsidP="005343F5">
      <w:pPr>
        <w:spacing w:before="120" w:after="120" w:line="480" w:lineRule="auto"/>
        <w:ind w:firstLine="720"/>
        <w:rPr>
          <w:lang w:val="en-US"/>
        </w:rPr>
      </w:pPr>
    </w:p>
    <w:p w14:paraId="53FF3CBC" w14:textId="50430038" w:rsidR="00147EC7" w:rsidRDefault="00147EC7" w:rsidP="005343F5">
      <w:pPr>
        <w:spacing w:before="120" w:after="120" w:line="480" w:lineRule="auto"/>
        <w:ind w:firstLine="720"/>
        <w:rPr>
          <w:lang w:val="en-US"/>
        </w:rPr>
      </w:pPr>
      <w:r>
        <w:rPr>
          <w:lang w:val="en-US"/>
        </w:rPr>
        <w:t>Surprising result: deleterious mutation reduces distance to optimum</w:t>
      </w:r>
      <w:r w:rsidR="0008031F">
        <w:rPr>
          <w:lang w:val="en-US"/>
        </w:rPr>
        <w:t xml:space="preserve"> under maintenance</w:t>
      </w:r>
      <w:r>
        <w:rPr>
          <w:lang w:val="en-US"/>
        </w:rPr>
        <w:t>, particularly under large size effects</w:t>
      </w:r>
      <w:r w:rsidR="0008031F">
        <w:rPr>
          <w:lang w:val="en-US"/>
        </w:rPr>
        <w:t>; still anchored in quant gen theory, even though pop gen predicts the opposite; pop gen</w:t>
      </w:r>
      <w:r w:rsidR="00C33DAA">
        <w:rPr>
          <w:lang w:val="en-US"/>
        </w:rPr>
        <w:t xml:space="preserve"> – Ne reduced with BS, decreased variation expected, worse selection, more drift etc.</w:t>
      </w:r>
    </w:p>
    <w:p w14:paraId="55EEA66F" w14:textId="34830E76" w:rsidR="006B1B16" w:rsidRDefault="0008031F" w:rsidP="005343F5">
      <w:pPr>
        <w:spacing w:before="120" w:after="120" w:line="480" w:lineRule="auto"/>
        <w:ind w:firstLine="720"/>
        <w:rPr>
          <w:lang w:val="en-US"/>
        </w:rPr>
      </w:pPr>
      <w:r>
        <w:rPr>
          <w:lang w:val="en-US"/>
        </w:rPr>
        <w:lastRenderedPageBreak/>
        <w:t>We found that increasing rates of deleterious mutation resulted in populations being more able to maintain their position around the optimum, overcoming some of the difficulties of fending with large</w:t>
      </w:r>
      <w:r w:rsidR="003758AB">
        <w:rPr>
          <w:lang w:val="en-US"/>
        </w:rPr>
        <w:t>-effect alleles</w:t>
      </w:r>
      <w:r>
        <w:rPr>
          <w:lang w:val="en-US"/>
        </w:rPr>
        <w:t xml:space="preserve"> that may pull populations away from the optimum (Figures 3, 5). </w:t>
      </w:r>
      <w:r w:rsidR="006B1B16">
        <w:rPr>
          <w:lang w:val="en-US"/>
        </w:rPr>
        <w:t xml:space="preserve">Although it may at first seem counter-intuitive that stronger background selection increases the ability of populations to maintain their position at an optimum (Figure 5, 6), </w:t>
      </w:r>
      <w:r w:rsidR="00D50EA5">
        <w:rPr>
          <w:lang w:val="en-US"/>
        </w:rPr>
        <w:t xml:space="preserve">the effect can be explained </w:t>
      </w:r>
      <w:r w:rsidR="007534AB">
        <w:rPr>
          <w:lang w:val="en-US"/>
        </w:rPr>
        <w:t xml:space="preserve">with </w:t>
      </w:r>
      <w:r w:rsidR="00D50EA5">
        <w:rPr>
          <w:lang w:val="en-US"/>
        </w:rPr>
        <w:t xml:space="preserve">existing quantitative genetics expectations. </w:t>
      </w:r>
      <w:r>
        <w:rPr>
          <w:lang w:val="en-US"/>
        </w:rPr>
        <w:t>To understand this, we must first explore the population genetics expectations of the effects of background selection on adaptation</w:t>
      </w:r>
      <w:r w:rsidR="007308A8">
        <w:rPr>
          <w:lang w:val="en-US"/>
        </w:rPr>
        <w:t>, and distinguish the difference in expectations between a population approaching the optimum and maintaining its position once it has arrived there.</w:t>
      </w:r>
    </w:p>
    <w:p w14:paraId="33F781B7" w14:textId="2E5E7D01" w:rsidR="0008031F" w:rsidRDefault="0008031F" w:rsidP="005343F5">
      <w:pPr>
        <w:spacing w:before="120" w:after="120" w:line="480" w:lineRule="auto"/>
        <w:ind w:firstLine="720"/>
        <w:rPr>
          <w:rFonts w:eastAsiaTheme="minorEastAsia"/>
          <w:lang w:val="en-US"/>
        </w:rPr>
      </w:pPr>
      <w:r>
        <w:rPr>
          <w:lang w:val="en-US"/>
        </w:rPr>
        <w:t xml:space="preserve">It is well understood in </w:t>
      </w:r>
      <w:r w:rsidR="0039481D">
        <w:rPr>
          <w:lang w:val="en-US"/>
        </w:rPr>
        <w:t xml:space="preserve">population genetics that background selection reduces effective population size, reducing the effectiveness of selection and </w:t>
      </w:r>
      <w:r w:rsidR="00C33DAA">
        <w:rPr>
          <w:lang w:val="en-US"/>
        </w:rPr>
        <w:t>increasing the strength of genetic drift</w:t>
      </w:r>
      <w:r w:rsidR="001E7974">
        <w:rPr>
          <w:lang w:val="en-US"/>
        </w:rPr>
        <w:t xml:space="preserve"> </w: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 </w:instrTex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EN.CITE.DATA </w:instrText>
      </w:r>
      <w:r w:rsidR="00C07F70">
        <w:rPr>
          <w:lang w:val="en-US"/>
        </w:rPr>
      </w:r>
      <w:r w:rsidR="00C07F70">
        <w:rPr>
          <w:lang w:val="en-US"/>
        </w:rPr>
        <w:fldChar w:fldCharType="end"/>
      </w:r>
      <w:r w:rsidR="00C07F70">
        <w:rPr>
          <w:lang w:val="en-US"/>
        </w:rPr>
      </w:r>
      <w:r w:rsidR="00C07F70">
        <w:rPr>
          <w:lang w:val="en-US"/>
        </w:rPr>
        <w:fldChar w:fldCharType="separate"/>
      </w:r>
      <w:r w:rsidR="00C07F70">
        <w:rPr>
          <w:noProof/>
          <w:lang w:val="en-US"/>
        </w:rPr>
        <w:t>(</w:t>
      </w:r>
      <w:r w:rsidR="00C07F70" w:rsidRPr="00C07F70">
        <w:rPr>
          <w:smallCaps/>
          <w:noProof/>
          <w:lang w:val="en-US"/>
        </w:rPr>
        <w:t>Charlesworth</w:t>
      </w:r>
      <w:r w:rsidR="00C07F70" w:rsidRPr="00C07F70">
        <w:rPr>
          <w:i/>
          <w:noProof/>
          <w:lang w:val="en-US"/>
        </w:rPr>
        <w:t xml:space="preserve"> et al.</w:t>
      </w:r>
      <w:r w:rsidR="00C07F70">
        <w:rPr>
          <w:noProof/>
          <w:lang w:val="en-US"/>
        </w:rPr>
        <w:t xml:space="preserve"> 1997; </w:t>
      </w:r>
      <w:r w:rsidR="00C07F70" w:rsidRPr="00C07F70">
        <w:rPr>
          <w:smallCaps/>
          <w:noProof/>
          <w:lang w:val="en-US"/>
        </w:rPr>
        <w:t>Houle</w:t>
      </w:r>
      <w:r w:rsidR="00C07F70">
        <w:rPr>
          <w:noProof/>
          <w:lang w:val="en-US"/>
        </w:rPr>
        <w:t xml:space="preserve"> 1998)</w:t>
      </w:r>
      <w:r w:rsidR="00C07F70">
        <w:rPr>
          <w:lang w:val="en-US"/>
        </w:rPr>
        <w:fldChar w:fldCharType="end"/>
      </w:r>
      <w:r w:rsidR="00C07F70">
        <w:rPr>
          <w:lang w:val="en-US"/>
        </w:rPr>
        <w:t xml:space="preserve">. </w:t>
      </w:r>
      <w:r w:rsidR="00672487">
        <w:rPr>
          <w:lang w:val="en-US"/>
        </w:rPr>
        <w:t xml:space="preserve">As </w:t>
      </w:r>
      <w:r w:rsidR="00672487">
        <w:rPr>
          <w:rFonts w:eastAsiaTheme="minorEastAsia"/>
          <w:lang w:val="en-US"/>
        </w:rPr>
        <w:t xml:space="preserve">deleterious mutations are removed from the population, close-by linked QTLs are also removed </w:t>
      </w:r>
      <w:r w:rsidR="00672487">
        <w:rPr>
          <w:rFonts w:eastAsiaTheme="minorEastAsia"/>
          <w:lang w:val="en-US"/>
        </w:rPr>
        <w:fldChar w:fldCharType="begin"/>
      </w:r>
      <w:r w:rsidR="00672487">
        <w:rPr>
          <w:rFonts w:eastAsiaTheme="minorEastAsia"/>
          <w:lang w:val="en-US"/>
        </w:rPr>
        <w:instrText xml:space="preserve"> ADDIN EN.CITE &lt;EndNote&gt;&lt;Cite&gt;&lt;Author&gt;Charlesworth&lt;/Author&gt;&lt;Year&gt;2010&lt;/Year&gt;&lt;RecNum&gt;145&lt;/RecNum&gt;&lt;DisplayText&gt;(&lt;style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672487">
        <w:rPr>
          <w:rFonts w:eastAsiaTheme="minorEastAsia"/>
          <w:lang w:val="en-US"/>
        </w:rPr>
        <w:fldChar w:fldCharType="separate"/>
      </w:r>
      <w:r w:rsidR="00672487">
        <w:rPr>
          <w:rFonts w:eastAsiaTheme="minorEastAsia"/>
          <w:noProof/>
          <w:lang w:val="en-US"/>
        </w:rPr>
        <w:t>(</w:t>
      </w:r>
      <w:r w:rsidR="00672487" w:rsidRPr="007308A8">
        <w:rPr>
          <w:rFonts w:eastAsiaTheme="minorEastAsia"/>
          <w:smallCaps/>
          <w:noProof/>
          <w:lang w:val="en-US"/>
        </w:rPr>
        <w:t>Charlesworth and Charlesworth</w:t>
      </w:r>
      <w:r w:rsidR="00672487">
        <w:rPr>
          <w:rFonts w:eastAsiaTheme="minorEastAsia"/>
          <w:noProof/>
          <w:lang w:val="en-US"/>
        </w:rPr>
        <w:t xml:space="preserve"> 2010)</w:t>
      </w:r>
      <w:r w:rsidR="00672487">
        <w:rPr>
          <w:rFonts w:eastAsiaTheme="minorEastAsia"/>
          <w:lang w:val="en-US"/>
        </w:rPr>
        <w:fldChar w:fldCharType="end"/>
      </w:r>
      <w:r w:rsidR="00672487">
        <w:rPr>
          <w:rFonts w:eastAsiaTheme="minorEastAsia"/>
          <w:lang w:val="en-US"/>
        </w:rPr>
        <w:t>.</w:t>
      </w:r>
      <w:r w:rsidR="00672487" w:rsidRPr="00672487">
        <w:rPr>
          <w:lang w:val="en-US"/>
        </w:rPr>
        <w:t xml:space="preserve"> </w:t>
      </w:r>
      <w:r w:rsidR="00672487">
        <w:rPr>
          <w:lang w:val="en-US"/>
        </w:rPr>
        <w:t xml:space="preserve">The effect of this is decreased genetic diversity. </w:t>
      </w:r>
      <w:r w:rsidR="000374FF">
        <w:rPr>
          <w:lang w:val="en-US"/>
        </w:rPr>
        <w:t>In population genetics studies this is usually expressed in terms of F</w:t>
      </w:r>
      <w:r w:rsidR="000374FF">
        <w:rPr>
          <w:vertAlign w:val="subscript"/>
          <w:lang w:val="en-US"/>
        </w:rPr>
        <w:t>ST</w:t>
      </w:r>
      <w:r w:rsidR="00343E71">
        <w:rPr>
          <w:lang w:val="en-US"/>
        </w:rPr>
        <w:t xml:space="preserve"> or </w:t>
      </w:r>
      <m:oMath>
        <m:r>
          <w:rPr>
            <w:rFonts w:ascii="Cambria Math" w:hAnsi="Cambria Math"/>
            <w:lang w:val="en-US"/>
          </w:rPr>
          <m:t>π</m:t>
        </m:r>
      </m:oMath>
      <w:r w:rsidR="000374FF">
        <w:rPr>
          <w:rFonts w:eastAsiaTheme="minorEastAsia"/>
          <w:lang w:val="en-US"/>
        </w:rPr>
        <w:t xml:space="preserve">, whereas in quantitative genetics the analog is additive genetic variance </w:t>
      </w:r>
      <w:r w:rsidR="00F97D5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 </w:instrText>
      </w:r>
      <w:r w:rsidR="00343E7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EN.CITE.DATA </w:instrText>
      </w:r>
      <w:r w:rsidR="00343E71">
        <w:rPr>
          <w:rFonts w:eastAsiaTheme="minorEastAsia"/>
          <w:lang w:val="en-US"/>
        </w:rPr>
      </w:r>
      <w:r w:rsidR="00343E71">
        <w:rPr>
          <w:rFonts w:eastAsiaTheme="minorEastAsia"/>
          <w:lang w:val="en-US"/>
        </w:rPr>
        <w:fldChar w:fldCharType="end"/>
      </w:r>
      <w:r w:rsidR="00F97D51">
        <w:rPr>
          <w:rFonts w:eastAsiaTheme="minorEastAsia"/>
          <w:lang w:val="en-US"/>
        </w:rPr>
      </w:r>
      <w:r w:rsidR="00F97D51">
        <w:rPr>
          <w:rFonts w:eastAsiaTheme="minorEastAsia"/>
          <w:lang w:val="en-US"/>
        </w:rPr>
        <w:fldChar w:fldCharType="separate"/>
      </w:r>
      <w:r w:rsidR="00343E71">
        <w:rPr>
          <w:rFonts w:eastAsiaTheme="minorEastAsia"/>
          <w:noProof/>
          <w:lang w:val="en-US"/>
        </w:rPr>
        <w:t>(</w:t>
      </w:r>
      <w:r w:rsidR="00343E71" w:rsidRPr="00343E71">
        <w:rPr>
          <w:rFonts w:eastAsiaTheme="minorEastAsia"/>
          <w:smallCaps/>
          <w:noProof/>
          <w:lang w:val="en-US"/>
        </w:rPr>
        <w:t>Falconer</w:t>
      </w:r>
      <w:r w:rsidR="00343E71">
        <w:rPr>
          <w:rFonts w:eastAsiaTheme="minorEastAsia"/>
          <w:noProof/>
          <w:lang w:val="en-US"/>
        </w:rPr>
        <w:t xml:space="preserve"> 1996; </w:t>
      </w:r>
      <w:r w:rsidR="00343E71" w:rsidRPr="00343E71">
        <w:rPr>
          <w:rFonts w:eastAsiaTheme="minorEastAsia"/>
          <w:smallCaps/>
          <w:noProof/>
          <w:lang w:val="en-US"/>
        </w:rPr>
        <w:t>Charlesworth</w:t>
      </w:r>
      <w:r w:rsidR="00343E71" w:rsidRPr="00343E71">
        <w:rPr>
          <w:rFonts w:eastAsiaTheme="minorEastAsia"/>
          <w:i/>
          <w:noProof/>
          <w:lang w:val="en-US"/>
        </w:rPr>
        <w:t xml:space="preserve"> et al.</w:t>
      </w:r>
      <w:r w:rsidR="00343E71">
        <w:rPr>
          <w:rFonts w:eastAsiaTheme="minorEastAsia"/>
          <w:noProof/>
          <w:lang w:val="en-US"/>
        </w:rPr>
        <w:t xml:space="preserve"> 1997)</w:t>
      </w:r>
      <w:r w:rsidR="00F97D51">
        <w:rPr>
          <w:rFonts w:eastAsiaTheme="minorEastAsia"/>
          <w:lang w:val="en-US"/>
        </w:rPr>
        <w:fldChar w:fldCharType="end"/>
      </w:r>
      <w:r w:rsidR="000374FF">
        <w:rPr>
          <w:rFonts w:eastAsiaTheme="minorEastAsia"/>
          <w:lang w:val="en-US"/>
        </w:rPr>
        <w:t>.</w:t>
      </w:r>
      <w:r w:rsidR="00F0719B">
        <w:rPr>
          <w:rFonts w:eastAsiaTheme="minorEastAsia"/>
          <w:lang w:val="en-US"/>
        </w:rPr>
        <w:t xml:space="preserve"> </w:t>
      </w:r>
      <w:r w:rsidR="00672487">
        <w:rPr>
          <w:rFonts w:eastAsiaTheme="minorEastAsia"/>
          <w:lang w:val="en-US"/>
        </w:rPr>
        <w:t>Reductions in V</w:t>
      </w:r>
      <w:r w:rsidR="00672487">
        <w:rPr>
          <w:rFonts w:eastAsiaTheme="minorEastAsia"/>
          <w:vertAlign w:val="subscript"/>
          <w:lang w:val="en-US"/>
        </w:rPr>
        <w:t>A</w:t>
      </w:r>
      <w:r w:rsidR="00672487">
        <w:rPr>
          <w:rFonts w:eastAsiaTheme="minorEastAsia"/>
          <w:lang w:val="en-US"/>
        </w:rPr>
        <w:t xml:space="preserve"> with increasing background selection were</w:t>
      </w:r>
      <w:r w:rsidR="00F0719B">
        <w:rPr>
          <w:rFonts w:eastAsiaTheme="minorEastAsia"/>
          <w:lang w:val="en-US"/>
        </w:rPr>
        <w:t xml:space="preserve"> </w:t>
      </w:r>
      <w:r w:rsidR="00672487">
        <w:rPr>
          <w:rFonts w:eastAsiaTheme="minorEastAsia"/>
          <w:lang w:val="en-US"/>
        </w:rPr>
        <w:t>observed in this study, supporting this expectation (Figure 3A, 4).</w:t>
      </w:r>
      <w:r w:rsidR="00F0719B">
        <w:rPr>
          <w:rFonts w:eastAsiaTheme="minorEastAsia"/>
          <w:lang w:val="en-US"/>
        </w:rPr>
        <w:t xml:space="preserve"> </w:t>
      </w:r>
      <w:r w:rsidR="007308A8">
        <w:rPr>
          <w:rFonts w:eastAsiaTheme="minorEastAsia"/>
          <w:lang w:val="en-US"/>
        </w:rPr>
        <w:t xml:space="preserve">The expected effect of this on adaptation is quite clear when </w:t>
      </w:r>
      <w:r w:rsidR="00D930DC">
        <w:rPr>
          <w:rFonts w:eastAsiaTheme="minorEastAsia"/>
          <w:lang w:val="en-US"/>
        </w:rPr>
        <w:t>considering the initial approach towards the optimum</w:t>
      </w:r>
      <w:r w:rsidR="007308A8">
        <w:rPr>
          <w:rFonts w:eastAsiaTheme="minorEastAsia"/>
          <w:lang w:val="en-US"/>
        </w:rPr>
        <w:t>: in quantitative genetics</w:t>
      </w:r>
      <w:r w:rsidR="00D930DC">
        <w:rPr>
          <w:rFonts w:eastAsiaTheme="minorEastAsia"/>
          <w:lang w:val="en-US"/>
        </w:rPr>
        <w:t xml:space="preserve"> models</w:t>
      </w:r>
      <w:r w:rsidR="007308A8">
        <w:rPr>
          <w:rFonts w:eastAsiaTheme="minorEastAsia"/>
          <w:lang w:val="en-US"/>
        </w:rPr>
        <w:t>, genetic variability is expected to increase the trait space that populations are able to explore, improving their ability to travel to</w:t>
      </w:r>
      <w:r w:rsidR="00D930DC">
        <w:rPr>
          <w:rFonts w:eastAsiaTheme="minorEastAsia"/>
          <w:lang w:val="en-US"/>
        </w:rPr>
        <w:t>wards</w:t>
      </w:r>
      <w:r w:rsidR="007308A8">
        <w:rPr>
          <w:rFonts w:eastAsiaTheme="minorEastAsia"/>
          <w:lang w:val="en-US"/>
        </w:rPr>
        <w:t xml:space="preserve"> an optimum </w:t>
      </w:r>
      <w:r w:rsidR="007308A8">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 </w:instrText>
      </w:r>
      <w:r w:rsidR="001B7511">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EN.CITE.DATA </w:instrText>
      </w:r>
      <w:r w:rsidR="001B7511">
        <w:rPr>
          <w:rFonts w:eastAsiaTheme="minorEastAsia"/>
          <w:lang w:val="en-US"/>
        </w:rPr>
      </w:r>
      <w:r w:rsidR="001B7511">
        <w:rPr>
          <w:rFonts w:eastAsiaTheme="minorEastAsia"/>
          <w:lang w:val="en-US"/>
        </w:rPr>
        <w:fldChar w:fldCharType="end"/>
      </w:r>
      <w:r w:rsidR="007308A8">
        <w:rPr>
          <w:rFonts w:eastAsiaTheme="minorEastAsia"/>
          <w:lang w:val="en-US"/>
        </w:rPr>
      </w:r>
      <w:r w:rsidR="007308A8">
        <w:rPr>
          <w:rFonts w:eastAsiaTheme="minorEastAsia"/>
          <w:lang w:val="en-US"/>
        </w:rPr>
        <w:fldChar w:fldCharType="separate"/>
      </w:r>
      <w:r w:rsidR="001B7511">
        <w:rPr>
          <w:rFonts w:eastAsiaTheme="minorEastAsia"/>
          <w:noProof/>
          <w:lang w:val="en-US"/>
        </w:rPr>
        <w:t>(</w:t>
      </w:r>
      <w:r w:rsidR="001B7511" w:rsidRPr="001B7511">
        <w:rPr>
          <w:rFonts w:eastAsiaTheme="minorEastAsia"/>
          <w:smallCaps/>
          <w:noProof/>
          <w:lang w:val="en-US"/>
        </w:rPr>
        <w:t>Fisher</w:t>
      </w:r>
      <w:r w:rsidR="001B7511">
        <w:rPr>
          <w:rFonts w:eastAsiaTheme="minorEastAsia"/>
          <w:noProof/>
          <w:lang w:val="en-US"/>
        </w:rPr>
        <w:t xml:space="preserve"> 1930; </w:t>
      </w:r>
      <w:r w:rsidR="001B7511" w:rsidRPr="001B7511">
        <w:rPr>
          <w:rFonts w:eastAsiaTheme="minorEastAsia"/>
          <w:smallCaps/>
          <w:noProof/>
          <w:lang w:val="en-US"/>
        </w:rPr>
        <w:t>Charlesworth and Charlesworth</w:t>
      </w:r>
      <w:r w:rsidR="001B7511">
        <w:rPr>
          <w:rFonts w:eastAsiaTheme="minorEastAsia"/>
          <w:noProof/>
          <w:lang w:val="en-US"/>
        </w:rPr>
        <w:t xml:space="preserve"> 2010; </w:t>
      </w:r>
      <w:r w:rsidR="001B7511" w:rsidRPr="001B7511">
        <w:rPr>
          <w:rFonts w:eastAsiaTheme="minorEastAsia"/>
          <w:smallCaps/>
          <w:noProof/>
          <w:lang w:val="en-US"/>
        </w:rPr>
        <w:t>Aguirre</w:t>
      </w:r>
      <w:r w:rsidR="001B7511" w:rsidRPr="001B7511">
        <w:rPr>
          <w:rFonts w:eastAsiaTheme="minorEastAsia"/>
          <w:i/>
          <w:noProof/>
          <w:lang w:val="en-US"/>
        </w:rPr>
        <w:t xml:space="preserve"> et al.</w:t>
      </w:r>
      <w:r w:rsidR="001B7511">
        <w:rPr>
          <w:rFonts w:eastAsiaTheme="minorEastAsia"/>
          <w:noProof/>
          <w:lang w:val="en-US"/>
        </w:rPr>
        <w:t xml:space="preserve"> 2014)</w:t>
      </w:r>
      <w:r w:rsidR="007308A8">
        <w:rPr>
          <w:rFonts w:eastAsiaTheme="minorEastAsia"/>
          <w:lang w:val="en-US"/>
        </w:rPr>
        <w:fldChar w:fldCharType="end"/>
      </w:r>
      <w:r w:rsidR="00D930DC">
        <w:rPr>
          <w:rFonts w:eastAsiaTheme="minorEastAsia"/>
          <w:lang w:val="en-US"/>
        </w:rPr>
        <w:t xml:space="preserve">. Indeed, </w:t>
      </w:r>
      <w:r w:rsidR="00C75497">
        <w:rPr>
          <w:rFonts w:eastAsiaTheme="minorEastAsia"/>
          <w:lang w:val="en-US"/>
        </w:rPr>
        <w:t>these theoretical expectations have been found in</w:t>
      </w:r>
      <w:r w:rsidR="00D930DC">
        <w:rPr>
          <w:rFonts w:eastAsiaTheme="minorEastAsia"/>
          <w:lang w:val="en-US"/>
        </w:rPr>
        <w:t xml:space="preserve"> natural populations: </w:t>
      </w:r>
      <w:r w:rsidR="00C94CB4">
        <w:rPr>
          <w:rFonts w:eastAsiaTheme="minorEastAsia"/>
          <w:lang w:val="en-US"/>
        </w:rPr>
        <w:t>for example,</w:t>
      </w:r>
      <w:r w:rsidR="001B7511">
        <w:rPr>
          <w:rFonts w:eastAsiaTheme="minorEastAsia"/>
          <w:lang w:val="en-US"/>
        </w:rPr>
        <w:t xml:space="preserve"> </w:t>
      </w:r>
      <w:r w:rsidR="003738D9">
        <w:rPr>
          <w:rFonts w:eastAsiaTheme="minorEastAsia"/>
          <w:lang w:val="en-US"/>
        </w:rPr>
        <w:t xml:space="preserve">Pujol and Pannell </w:t>
      </w:r>
      <w:r w:rsidR="003738D9">
        <w:rPr>
          <w:rFonts w:eastAsiaTheme="minorEastAsia"/>
          <w:lang w:val="en-US"/>
        </w:rPr>
        <w:fldChar w:fldCharType="begin"/>
      </w:r>
      <w:r w:rsidR="003738D9">
        <w:rPr>
          <w:rFonts w:eastAsiaTheme="minorEastAsia"/>
          <w:lang w:val="en-US"/>
        </w:rPr>
        <w:instrText xml:space="preserve"> ADDIN EN.CITE &lt;EndNote&gt;&lt;Cite ExcludeAuth="1"&gt;&lt;Author&gt;Pujol&lt;/Author&gt;&lt;Year&gt;2008&lt;/Year&gt;&lt;RecNum&gt;165&lt;/RecNum&gt;&lt;DisplayText&gt;(2008)&lt;/DisplayText&gt;&lt;record&gt;&lt;rec-number&gt;165&lt;/rec-number&gt;&lt;foreign-keys&gt;&lt;key app="EN" db-id="5ppvfvtxcxr5xnew0zqvex91vs0vv2wxd90d" timestamp="1603693801"&gt;165&lt;/key&gt;&lt;/foreign-keys&gt;&lt;ref-type name="Journal Article"&gt;17&lt;/ref-type&gt;&lt;contributors&gt;&lt;authors&gt;&lt;author&gt;Pujol, B.&lt;/author&gt;&lt;author&gt;Pannell, J. R.&lt;/author&gt;&lt;/authors&gt;&lt;/contributors&gt;&lt;auth-address&gt;Department of Plant Sciences, University of Oxford, South Parks Road, Oxford OX1 3RB, UK.&lt;/auth-address&gt;&lt;titles&gt;&lt;title&gt;Reduced responses to selection after species range expansion&lt;/title&gt;&lt;secondary-title&gt;Science&lt;/secondary-title&gt;&lt;/titles&gt;&lt;periodical&gt;&lt;full-title&gt;Science&lt;/full-title&gt;&lt;/periodical&gt;&lt;pages&gt;96&lt;/pages&gt;&lt;volume&gt;321&lt;/volume&gt;&lt;number&gt;5885&lt;/number&gt;&lt;edition&gt;2008/07/05&lt;/edition&gt;&lt;keywords&gt;&lt;keyword&gt;Africa, Northern&lt;/keyword&gt;&lt;keyword&gt;Euphorbiaceae/*genetics/physiology&lt;/keyword&gt;&lt;keyword&gt;Flowers/growth &amp;amp; development&lt;/keyword&gt;&lt;keyword&gt;*Genetic Variation&lt;/keyword&gt;&lt;keyword&gt;Phenotype&lt;/keyword&gt;&lt;keyword&gt;Pollen&lt;/keyword&gt;&lt;keyword&gt;Portugal&lt;/keyword&gt;&lt;keyword&gt;Reproduction&lt;/keyword&gt;&lt;keyword&gt;*Selection, Genetic&lt;/keyword&gt;&lt;keyword&gt;Spain&lt;/keyword&gt;&lt;/keywords&gt;&lt;dates&gt;&lt;year&gt;2008&lt;/year&gt;&lt;pub-dates&gt;&lt;date&gt;Jul 4&lt;/date&gt;&lt;/pub-dates&gt;&lt;/dates&gt;&lt;isbn&gt;1095-9203 (Electronic)&amp;#xD;0036-8075 (Linking)&lt;/isbn&gt;&lt;accession-num&gt;18599779&lt;/accession-num&gt;&lt;urls&gt;&lt;related-urls&gt;&lt;url&gt;https://www.ncbi.nlm.nih.gov/pubmed/18599779&lt;/url&gt;&lt;/related-urls&gt;&lt;/urls&gt;&lt;electronic-resource-num&gt;10.1126/science.1157570&lt;/electronic-resource-num&gt;&lt;/record&gt;&lt;/Cite&gt;&lt;/EndNote&gt;</w:instrText>
      </w:r>
      <w:r w:rsidR="003738D9">
        <w:rPr>
          <w:rFonts w:eastAsiaTheme="minorEastAsia"/>
          <w:lang w:val="en-US"/>
        </w:rPr>
        <w:fldChar w:fldCharType="separate"/>
      </w:r>
      <w:r w:rsidR="003738D9">
        <w:rPr>
          <w:rFonts w:eastAsiaTheme="minorEastAsia"/>
          <w:noProof/>
          <w:lang w:val="en-US"/>
        </w:rPr>
        <w:t>(2008)</w:t>
      </w:r>
      <w:r w:rsidR="003738D9">
        <w:rPr>
          <w:rFonts w:eastAsiaTheme="minorEastAsia"/>
          <w:lang w:val="en-US"/>
        </w:rPr>
        <w:fldChar w:fldCharType="end"/>
      </w:r>
      <w:r w:rsidR="003738D9">
        <w:rPr>
          <w:rFonts w:eastAsiaTheme="minorEastAsia"/>
          <w:lang w:val="en-US"/>
        </w:rPr>
        <w:t xml:space="preserve"> </w:t>
      </w:r>
      <w:r w:rsidR="003738D9">
        <w:rPr>
          <w:rFonts w:eastAsiaTheme="minorEastAsia"/>
          <w:lang w:val="en-US"/>
        </w:rPr>
        <w:lastRenderedPageBreak/>
        <w:t xml:space="preserve">showed that populations of annual mercury, </w:t>
      </w:r>
      <w:r w:rsidR="003738D9">
        <w:rPr>
          <w:rFonts w:eastAsiaTheme="minorEastAsia"/>
          <w:i/>
          <w:lang w:val="en-US"/>
        </w:rPr>
        <w:t>Mercualis annua,</w:t>
      </w:r>
      <w:r w:rsidR="003738D9">
        <w:rPr>
          <w:rFonts w:eastAsiaTheme="minorEastAsia"/>
          <w:lang w:val="en-US"/>
        </w:rPr>
        <w:t xml:space="preserve"> were able to respond to selection for pollen production when standing genetic variation was higher. Similarly, studies into the adaptation of red flour beetle (</w:t>
      </w:r>
      <w:r w:rsidR="003738D9" w:rsidRPr="003738D9">
        <w:rPr>
          <w:rFonts w:eastAsiaTheme="minorEastAsia"/>
          <w:i/>
          <w:lang w:val="en-US"/>
        </w:rPr>
        <w:t>Tribolium castaneum</w:t>
      </w:r>
      <w:r w:rsidR="003738D9">
        <w:rPr>
          <w:rFonts w:eastAsiaTheme="minorEastAsia"/>
          <w:lang w:val="en-US"/>
        </w:rPr>
        <w:t xml:space="preserve">) populations to new niches found high standing variation decreased the likelihood of extinction, and increased rates of niche expansion </w: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 </w:instrTex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EN.CITE.DATA </w:instrText>
      </w:r>
      <w:r w:rsidR="003738D9">
        <w:rPr>
          <w:rFonts w:eastAsiaTheme="minorEastAsia"/>
          <w:lang w:val="en-US"/>
        </w:rPr>
      </w:r>
      <w:r w:rsidR="003738D9">
        <w:rPr>
          <w:rFonts w:eastAsiaTheme="minorEastAsia"/>
          <w:lang w:val="en-US"/>
        </w:rPr>
        <w:fldChar w:fldCharType="end"/>
      </w:r>
      <w:r w:rsidR="003738D9">
        <w:rPr>
          <w:rFonts w:eastAsiaTheme="minorEastAsia"/>
          <w:lang w:val="en-US"/>
        </w:rPr>
      </w:r>
      <w:r w:rsidR="003738D9">
        <w:rPr>
          <w:rFonts w:eastAsiaTheme="minorEastAsia"/>
          <w:lang w:val="en-US"/>
        </w:rPr>
        <w:fldChar w:fldCharType="separate"/>
      </w:r>
      <w:r w:rsidR="003738D9">
        <w:rPr>
          <w:rFonts w:eastAsiaTheme="minorEastAsia"/>
          <w:noProof/>
          <w:lang w:val="en-US"/>
        </w:rPr>
        <w:t>(</w:t>
      </w:r>
      <w:r w:rsidR="003738D9" w:rsidRPr="003738D9">
        <w:rPr>
          <w:rFonts w:eastAsiaTheme="minorEastAsia"/>
          <w:smallCaps/>
          <w:noProof/>
          <w:lang w:val="en-US"/>
        </w:rPr>
        <w:t>Agashe and Bolnick</w:t>
      </w:r>
      <w:r w:rsidR="003738D9">
        <w:rPr>
          <w:rFonts w:eastAsiaTheme="minorEastAsia"/>
          <w:noProof/>
          <w:lang w:val="en-US"/>
        </w:rPr>
        <w:t xml:space="preserve"> 2010; </w:t>
      </w:r>
      <w:r w:rsidR="003738D9" w:rsidRPr="003738D9">
        <w:rPr>
          <w:rFonts w:eastAsiaTheme="minorEastAsia"/>
          <w:smallCaps/>
          <w:noProof/>
          <w:lang w:val="en-US"/>
        </w:rPr>
        <w:t>Agashe</w:t>
      </w:r>
      <w:r w:rsidR="003738D9" w:rsidRPr="003738D9">
        <w:rPr>
          <w:rFonts w:eastAsiaTheme="minorEastAsia"/>
          <w:i/>
          <w:noProof/>
          <w:lang w:val="en-US"/>
        </w:rPr>
        <w:t xml:space="preserve"> et al.</w:t>
      </w:r>
      <w:r w:rsidR="003738D9">
        <w:rPr>
          <w:rFonts w:eastAsiaTheme="minorEastAsia"/>
          <w:noProof/>
          <w:lang w:val="en-US"/>
        </w:rPr>
        <w:t xml:space="preserve"> 2011)</w:t>
      </w:r>
      <w:r w:rsidR="003738D9">
        <w:rPr>
          <w:rFonts w:eastAsiaTheme="minorEastAsia"/>
          <w:lang w:val="en-US"/>
        </w:rPr>
        <w:fldChar w:fldCharType="end"/>
      </w:r>
      <w:r w:rsidR="00C75497">
        <w:rPr>
          <w:rFonts w:eastAsiaTheme="minorEastAsia"/>
          <w:lang w:val="en-US"/>
        </w:rPr>
        <w:t xml:space="preserve">. </w:t>
      </w:r>
      <w:r w:rsidR="009458F3">
        <w:rPr>
          <w:rFonts w:eastAsiaTheme="minorEastAsia"/>
          <w:lang w:val="en-US"/>
        </w:rPr>
        <w:t xml:space="preserve">However, these expectations do not describe what we found in the current study: the most well-adapted populations consistently have higher rates of deleterious mutation, and hence lower standing genetic variance. The key to this lies in the expectations of the </w:t>
      </w:r>
      <w:r w:rsidR="009458F3">
        <w:rPr>
          <w:rFonts w:eastAsiaTheme="minorEastAsia"/>
          <w:i/>
          <w:lang w:val="en-US"/>
        </w:rPr>
        <w:t>maintenance</w:t>
      </w:r>
      <w:r w:rsidR="009458F3">
        <w:rPr>
          <w:rFonts w:eastAsiaTheme="minorEastAsia"/>
          <w:lang w:val="en-US"/>
        </w:rPr>
        <w:t xml:space="preserve"> of variation and fitness around an optimum rather than the </w:t>
      </w:r>
      <w:r w:rsidR="009458F3">
        <w:rPr>
          <w:rFonts w:eastAsiaTheme="minorEastAsia"/>
          <w:i/>
          <w:lang w:val="en-US"/>
        </w:rPr>
        <w:t>approach</w:t>
      </w:r>
      <w:r w:rsidR="009458F3">
        <w:rPr>
          <w:rFonts w:eastAsiaTheme="minorEastAsia"/>
          <w:lang w:val="en-US"/>
        </w:rPr>
        <w:t xml:space="preserve"> towards said optimum.</w:t>
      </w:r>
      <w:r w:rsidR="008138B8">
        <w:rPr>
          <w:rFonts w:eastAsiaTheme="minorEastAsia"/>
          <w:lang w:val="en-US"/>
        </w:rPr>
        <w:t xml:space="preserve"> The expectations surrounding this temporal space is considerably less extensive than that of the adaptive walk.</w:t>
      </w:r>
    </w:p>
    <w:p w14:paraId="6EE3A5DA" w14:textId="047001D9" w:rsidR="008138B8" w:rsidRDefault="008C3A52" w:rsidP="005343F5">
      <w:pPr>
        <w:spacing w:before="120" w:after="120" w:line="480" w:lineRule="auto"/>
        <w:ind w:firstLine="720"/>
        <w:rPr>
          <w:rFonts w:eastAsiaTheme="minorEastAsia"/>
          <w:lang w:val="en-US"/>
        </w:rPr>
      </w:pPr>
      <w:r>
        <w:rPr>
          <w:rFonts w:eastAsiaTheme="minorEastAsia"/>
          <w:lang w:val="en-US"/>
        </w:rPr>
        <w:t xml:space="preserve">While reduced standing variation is expected to increase the time a population takes to reach an optimum (or perhaps prevent populations from reaching it at all), once a population has reached its optimum or stabilizes around its ‘local optimum’, the closest position it can maintain given the selected traits’ genetic architectures, mutation rates, and the population size – where does the population go?  </w:t>
      </w:r>
    </w:p>
    <w:p w14:paraId="721D0E83" w14:textId="77777777" w:rsidR="004E2EC8" w:rsidRDefault="004E2EC8" w:rsidP="005343F5">
      <w:pPr>
        <w:spacing w:before="120" w:after="120" w:line="480" w:lineRule="auto"/>
        <w:ind w:firstLine="720"/>
        <w:rPr>
          <w:rFonts w:eastAsiaTheme="minorEastAsia"/>
          <w:lang w:val="en-US"/>
        </w:rPr>
      </w:pPr>
    </w:p>
    <w:p w14:paraId="5FC2B1CC" w14:textId="77777777" w:rsidR="004E2EC8" w:rsidRDefault="004E2EC8" w:rsidP="005343F5">
      <w:pPr>
        <w:spacing w:before="120" w:after="120" w:line="480" w:lineRule="auto"/>
        <w:ind w:firstLine="720"/>
        <w:rPr>
          <w:rFonts w:eastAsiaTheme="minorEastAsia"/>
          <w:lang w:val="en-US"/>
        </w:rPr>
      </w:pPr>
    </w:p>
    <w:p w14:paraId="4B2BC2D7" w14:textId="77777777" w:rsidR="004E2EC8" w:rsidRDefault="004E2EC8" w:rsidP="005343F5">
      <w:pPr>
        <w:spacing w:before="120" w:after="120" w:line="480" w:lineRule="auto"/>
        <w:ind w:firstLine="720"/>
        <w:rPr>
          <w:rFonts w:eastAsiaTheme="minorEastAsia"/>
          <w:lang w:val="en-US"/>
        </w:rPr>
      </w:pPr>
    </w:p>
    <w:p w14:paraId="22E0DD7E" w14:textId="77777777" w:rsidR="009458F3" w:rsidRPr="009458F3" w:rsidRDefault="009458F3" w:rsidP="005343F5">
      <w:pPr>
        <w:spacing w:before="120" w:after="120" w:line="480" w:lineRule="auto"/>
        <w:ind w:firstLine="720"/>
        <w:rPr>
          <w:lang w:val="en-US"/>
        </w:rPr>
      </w:pPr>
    </w:p>
    <w:p w14:paraId="4BA06634" w14:textId="4A87C71E" w:rsidR="00490AD2" w:rsidRDefault="00B317C6" w:rsidP="005343F5">
      <w:pPr>
        <w:spacing w:before="120" w:after="120" w:line="480" w:lineRule="auto"/>
        <w:ind w:firstLine="720"/>
        <w:rPr>
          <w:lang w:val="en-US"/>
        </w:rPr>
      </w:pPr>
      <w:r>
        <w:rPr>
          <w:lang w:val="en-US"/>
        </w:rPr>
        <w:t xml:space="preserve">In theoretical quantitative genetics, much debate is had over which particular models best describe the maintenance of variation in the presence of stabilizing selection over time. Selection is able to retain variation, particularly in large </w:t>
      </w:r>
      <w:r>
        <w:rPr>
          <w:lang w:val="en-US"/>
        </w:rPr>
        <w:lastRenderedPageBreak/>
        <w:t xml:space="preserve">populations where drift is weak, and scenarios where balancing selection creates a non-linear fitness landscape, however the extent of this differs depending on many factors, including selection strength, genetic architectures, epistatic and dominant interactions, and the strength of selection relative to mutation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317C6">
        <w:rPr>
          <w:smallCaps/>
          <w:noProof/>
          <w:lang w:val="en-US"/>
        </w:rPr>
        <w:t>Walsh and Lynch</w:t>
      </w:r>
      <w:r>
        <w:rPr>
          <w:noProof/>
          <w:lang w:val="en-US"/>
        </w:rPr>
        <w:t xml:space="preserve"> 2018)</w:t>
      </w:r>
      <w:r>
        <w:rPr>
          <w:lang w:val="en-US"/>
        </w:rPr>
        <w:fldChar w:fldCharType="end"/>
      </w:r>
      <w:r>
        <w:rPr>
          <w:lang w:val="en-US"/>
        </w:rPr>
        <w:t xml:space="preserve">. </w:t>
      </w:r>
      <w:r w:rsidR="00807D63">
        <w:rPr>
          <w:lang w:val="en-US"/>
        </w:rPr>
        <w:t>Understanding the relative strength of selection to mutation has led to two distinct approximations of expected distributions of allelic effects. When mutation is much stronger than selection, Kimura</w:t>
      </w:r>
      <w:r w:rsidR="00490AD2">
        <w:rPr>
          <w:lang w:val="en-US"/>
        </w:rPr>
        <w:t xml:space="preserve"> (</w:t>
      </w:r>
      <w:r w:rsidR="00490AD2" w:rsidRPr="00490AD2">
        <w:rPr>
          <w:b/>
          <w:lang w:val="en-US"/>
        </w:rPr>
        <w:t>1965a</w:t>
      </w:r>
      <w:r w:rsidR="00490AD2">
        <w:rPr>
          <w:lang w:val="en-US"/>
        </w:rPr>
        <w:t>)</w:t>
      </w:r>
      <w:r w:rsidR="00807D63">
        <w:rPr>
          <w:lang w:val="en-US"/>
        </w:rPr>
        <w:t xml:space="preserve"> and Fleming’s (</w:t>
      </w:r>
      <w:r w:rsidR="00490AD2" w:rsidRPr="00490AD2">
        <w:rPr>
          <w:b/>
          <w:lang w:val="en-US"/>
        </w:rPr>
        <w:t>1979</w:t>
      </w:r>
      <w:r w:rsidR="00807D63">
        <w:rPr>
          <w:lang w:val="en-US"/>
        </w:rPr>
        <w:t xml:space="preserve">) Gaussian approximation holds true, whereas when the opposite occurs, Turelli’s </w:t>
      </w:r>
      <w:r w:rsidR="00490AD2">
        <w:rPr>
          <w:lang w:val="en-US"/>
        </w:rPr>
        <w:t>(</w:t>
      </w:r>
      <w:r w:rsidR="00490AD2" w:rsidRPr="00490AD2">
        <w:rPr>
          <w:b/>
          <w:lang w:val="en-US"/>
        </w:rPr>
        <w:t>1984</w:t>
      </w:r>
      <w:r w:rsidR="00490AD2">
        <w:rPr>
          <w:lang w:val="en-US"/>
        </w:rPr>
        <w:t>) house of cards approximation is more accurate. This distinction between models</w:t>
      </w:r>
      <w:r w:rsidR="00A056F7">
        <w:rPr>
          <w:lang w:val="en-US"/>
        </w:rPr>
        <w:t xml:space="preserve"> is arbitrarily granular, mostly for analytical viability. Computational methods allow for a continuous exploration of this space of models.</w:t>
      </w:r>
    </w:p>
    <w:p w14:paraId="19900493" w14:textId="7B42FAE2" w:rsidR="003C0FFD" w:rsidRDefault="00EB7B17" w:rsidP="005343F5">
      <w:pPr>
        <w:spacing w:before="120" w:after="120" w:line="480" w:lineRule="auto"/>
        <w:ind w:firstLine="720"/>
        <w:rPr>
          <w:lang w:val="en-US"/>
        </w:rPr>
      </w:pPr>
      <w:r>
        <w:rPr>
          <w:lang w:val="en-US"/>
        </w:rPr>
        <w:t>Figure 3: decrease in var with deleterious mutation is analogous to effects of lower Ne, but on a per locus level rather than genome wide. Hence, gives a proxy of the assumptions of CoA models with N -&gt; Inf</w:t>
      </w:r>
    </w:p>
    <w:p w14:paraId="7FA5DCF3" w14:textId="10A2004F" w:rsidR="003C0FFD" w:rsidRDefault="008E2D00" w:rsidP="005343F5">
      <w:pPr>
        <w:spacing w:before="120" w:after="120" w:line="480" w:lineRule="auto"/>
        <w:ind w:firstLine="720"/>
        <w:rPr>
          <w:lang w:val="en-US"/>
        </w:rPr>
      </w:pPr>
      <w:r>
        <w:rPr>
          <w:lang w:val="en-US"/>
        </w:rPr>
        <w:t>Loss of fitness due to variation around optimum: expected to be 1/4Ne without any background selection</w:t>
      </w:r>
      <w:r w:rsidR="002D1F7A">
        <w:rPr>
          <w:lang w:val="en-US"/>
        </w:rPr>
        <w:t xml:space="preserve"> (will vary with Ne due to effect on local Ne ) – Lande 1976</w:t>
      </w:r>
    </w:p>
    <w:p w14:paraId="191A5476" w14:textId="77777777" w:rsidR="003C0FFD" w:rsidRDefault="003C0FFD" w:rsidP="005343F5">
      <w:pPr>
        <w:spacing w:before="120" w:after="120" w:line="480" w:lineRule="auto"/>
        <w:ind w:firstLine="720"/>
        <w:rPr>
          <w:lang w:val="en-US"/>
        </w:rPr>
      </w:pPr>
    </w:p>
    <w:p w14:paraId="2226E1D9" w14:textId="77777777" w:rsidR="003C0FFD" w:rsidRDefault="003C0FFD" w:rsidP="005343F5">
      <w:pPr>
        <w:spacing w:before="120" w:after="120" w:line="480" w:lineRule="auto"/>
        <w:ind w:firstLine="720"/>
        <w:rPr>
          <w:lang w:val="en-US"/>
        </w:rPr>
      </w:pPr>
    </w:p>
    <w:p w14:paraId="3BE3E9DE" w14:textId="41173D7A" w:rsidR="00316740" w:rsidRDefault="001843C9" w:rsidP="005343F5">
      <w:pPr>
        <w:pStyle w:val="Heading1"/>
      </w:pPr>
      <w:r>
        <w:t xml:space="preserve">Snippets </w:t>
      </w:r>
    </w:p>
    <w:p w14:paraId="633363E1" w14:textId="596594F4" w:rsidR="003A3DF1" w:rsidRDefault="003A3DF1" w:rsidP="005343F5">
      <w:pPr>
        <w:spacing w:before="120" w:after="120" w:line="480" w:lineRule="auto"/>
        <w:ind w:firstLine="720"/>
        <w:rPr>
          <w:lang w:val="en-US"/>
        </w:rPr>
      </w:pPr>
      <w:r>
        <w:rPr>
          <w:lang w:val="en-US"/>
        </w:rPr>
        <w:t>Underpinning this model is the continuum of alleles model</w:t>
      </w:r>
      <w:r w:rsidR="00FA5458">
        <w:rPr>
          <w:lang w:val="en-US"/>
        </w:rPr>
        <w:t xml:space="preserve"> of allelic effects, suggesting large numbers of alleles at many loci forming a continuous distribution of effect sizes, usually Normal in shape (</w:t>
      </w:r>
      <w:r w:rsidR="00FA5458" w:rsidRPr="00FA5458">
        <w:rPr>
          <w:highlight w:val="yellow"/>
          <w:lang w:val="en-US"/>
        </w:rPr>
        <w:t>Lande</w:t>
      </w:r>
      <w:r w:rsidR="00FA5458">
        <w:rPr>
          <w:lang w:val="en-US"/>
        </w:rPr>
        <w:t>).</w:t>
      </w:r>
    </w:p>
    <w:p w14:paraId="652B4364" w14:textId="60F7B1A7" w:rsidR="00EB735F" w:rsidRDefault="00EB735F" w:rsidP="005343F5">
      <w:pPr>
        <w:spacing w:before="120" w:after="120" w:line="480" w:lineRule="auto"/>
        <w:ind w:firstLine="720"/>
        <w:rPr>
          <w:lang w:val="en-US"/>
        </w:rPr>
      </w:pPr>
      <w:r w:rsidRPr="00EB735F">
        <w:rPr>
          <w:lang w:val="en-US"/>
        </w:rPr>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5343F5">
      <w:pPr>
        <w:spacing w:before="120" w:after="120" w:line="480" w:lineRule="auto"/>
        <w:ind w:firstLine="720"/>
        <w:rPr>
          <w:lang w:val="en-US"/>
        </w:rPr>
      </w:pPr>
      <w:r>
        <w:rPr>
          <w:lang w:val="en-US"/>
        </w:rPr>
        <w:lastRenderedPageBreak/>
        <w:t>Most effort in understanding stabilizing selection has focused on assuming either a Gaussian (as in this paper) or quadratic fitness function</w:t>
      </w:r>
    </w:p>
    <w:p w14:paraId="3265A68B" w14:textId="77777777" w:rsidR="000F12AB" w:rsidRDefault="000F12AB" w:rsidP="005343F5">
      <w:pPr>
        <w:spacing w:before="120" w:after="120" w:line="480" w:lineRule="auto"/>
        <w:ind w:firstLine="720"/>
        <w:rPr>
          <w:rStyle w:val="acopre"/>
        </w:rPr>
      </w:pPr>
    </w:p>
    <w:p w14:paraId="00B2E51D" w14:textId="77777777" w:rsidR="000F12AB" w:rsidRPr="00137779" w:rsidRDefault="000F12AB" w:rsidP="005343F5">
      <w:pPr>
        <w:spacing w:before="120" w:after="120" w:line="480" w:lineRule="auto"/>
        <w:ind w:firstLine="720"/>
      </w:pPr>
      <w:r>
        <w:rPr>
          <w:rStyle w:val="acopre"/>
        </w:rPr>
        <w:t>Pleiotropy also had strong effects, due to contributing more than one trait value per mutation. Increasing pleiotropy rate by 10% increased RAF by 59.366 ± 2.531 alleles under no selection (t</w:t>
      </w:r>
      <w:r>
        <w:rPr>
          <w:rStyle w:val="acopre"/>
          <w:vertAlign w:val="subscript"/>
        </w:rPr>
        <w:t>63937</w:t>
      </w:r>
      <w:r>
        <w:rPr>
          <w:rStyle w:val="acopre"/>
        </w:rPr>
        <w:t xml:space="preserve"> = 23.458, p &lt; 0.0001). Increasing deleterious mutation with pleiotropy rate significantly reduced this effect, with a 10% increase in pleiotropy rate and deleterious mutation rate simultaneously leading to a total loss of 22.555 ± 5.994 alleles (t</w:t>
      </w:r>
      <w:r>
        <w:rPr>
          <w:rStyle w:val="acopre"/>
          <w:vertAlign w:val="subscript"/>
        </w:rPr>
        <w:t>63937</w:t>
      </w:r>
      <w:r>
        <w:rPr>
          <w:rStyle w:val="acopre"/>
        </w:rPr>
        <w:t xml:space="preserve"> = -17.795, p &lt; 0.0001). Under stabilising selection, a simultaneous 10% increase in pleiotropy rate and deleterious mutation rate led to an increase of 23.553 ± 8.567 alleles (t</w:t>
      </w:r>
      <w:r>
        <w:rPr>
          <w:rStyle w:val="acopre"/>
          <w:vertAlign w:val="subscript"/>
        </w:rPr>
        <w:t>63937</w:t>
      </w:r>
      <w:r>
        <w:rPr>
          <w:rStyle w:val="acopre"/>
        </w:rPr>
        <w:t xml:space="preserve"> = 19.193, p &lt; 0.0001). </w:t>
      </w:r>
    </w:p>
    <w:p w14:paraId="3165EE66" w14:textId="77777777" w:rsidR="00316740" w:rsidRDefault="00316740" w:rsidP="005343F5">
      <w:pPr>
        <w:spacing w:before="120" w:after="120" w:line="480" w:lineRule="auto"/>
        <w:ind w:firstLine="720"/>
        <w:rPr>
          <w:lang w:val="en-US"/>
        </w:rPr>
      </w:pPr>
    </w:p>
    <w:p w14:paraId="2E779034" w14:textId="70391E9B" w:rsidR="00316740" w:rsidRDefault="00316740" w:rsidP="005343F5">
      <w:pPr>
        <w:spacing w:before="120" w:after="120" w:line="480" w:lineRule="auto"/>
        <w:ind w:firstLine="720"/>
        <w:rPr>
          <w:lang w:val="en-US"/>
        </w:rPr>
      </w:pPr>
    </w:p>
    <w:p w14:paraId="1637B924" w14:textId="30A8B70C" w:rsidR="00277530" w:rsidRDefault="00277530" w:rsidP="005343F5">
      <w:pPr>
        <w:spacing w:before="120" w:after="120" w:line="480" w:lineRule="auto"/>
        <w:ind w:firstLine="720"/>
        <w:rPr>
          <w:lang w:val="en-US"/>
        </w:rPr>
      </w:pPr>
      <w:r>
        <w:rPr>
          <w:lang w:val="en-US"/>
        </w:rPr>
        <w:br w:type="page"/>
      </w:r>
    </w:p>
    <w:p w14:paraId="44B3D903" w14:textId="712ACE43" w:rsidR="006F7EDA" w:rsidRDefault="006F7EDA" w:rsidP="00F95FA6">
      <w:pPr>
        <w:pStyle w:val="Heading1"/>
      </w:pPr>
      <w:r>
        <w:lastRenderedPageBreak/>
        <w:t>Tables</w:t>
      </w:r>
    </w:p>
    <w:p w14:paraId="00EDF171" w14:textId="77777777" w:rsidR="006F7EDA" w:rsidRPr="0012438E" w:rsidRDefault="006F7EDA" w:rsidP="00F95FA6">
      <w:pPr>
        <w:spacing w:before="120" w:after="120" w:line="480" w:lineRule="auto"/>
        <w:rPr>
          <w:rFonts w:eastAsiaTheme="minorEastAsia"/>
          <w:lang w:val="en-US"/>
        </w:rPr>
      </w:pPr>
      <w:r w:rsidRPr="006F7EDA">
        <w:rPr>
          <w:b/>
          <w:lang w:val="en-US"/>
        </w:rPr>
        <w:t>Table 1:</w:t>
      </w:r>
      <w:r>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76"/>
        <w:gridCol w:w="3413"/>
        <w:gridCol w:w="1324"/>
      </w:tblGrid>
      <w:tr w:rsidR="006F7EDA" w:rsidRPr="006F7EDA"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6F7EDA" w:rsidRDefault="006F7EDA" w:rsidP="00F95FA6">
            <w:pPr>
              <w:spacing w:before="120" w:after="120"/>
              <w:jc w:val="center"/>
              <w:rPr>
                <w:b/>
                <w:lang w:val="en-US"/>
              </w:rPr>
            </w:pPr>
            <w:r w:rsidRPr="006F7EDA">
              <w:rPr>
                <w:b/>
                <w:lang w:val="en-US"/>
              </w:rPr>
              <w:t>Parameter</w:t>
            </w:r>
          </w:p>
        </w:tc>
        <w:tc>
          <w:tcPr>
            <w:tcW w:w="0" w:type="auto"/>
            <w:tcBorders>
              <w:top w:val="single" w:sz="4" w:space="0" w:color="auto"/>
              <w:bottom w:val="single" w:sz="4" w:space="0" w:color="auto"/>
            </w:tcBorders>
          </w:tcPr>
          <w:p w14:paraId="0FF7FC7C" w14:textId="77777777" w:rsidR="006F7EDA" w:rsidRPr="006F7EDA" w:rsidRDefault="006F7EDA" w:rsidP="00F95FA6">
            <w:pPr>
              <w:spacing w:before="120" w:after="120"/>
              <w:jc w:val="center"/>
              <w:rPr>
                <w:b/>
                <w:lang w:val="en-US"/>
              </w:rPr>
            </w:pPr>
            <w:r w:rsidRPr="006F7EDA">
              <w:rPr>
                <w:b/>
                <w:lang w:val="en-US"/>
              </w:rPr>
              <w:t>Symbol</w:t>
            </w:r>
          </w:p>
        </w:tc>
        <w:tc>
          <w:tcPr>
            <w:tcW w:w="1851" w:type="dxa"/>
            <w:tcBorders>
              <w:top w:val="single" w:sz="4" w:space="0" w:color="auto"/>
              <w:bottom w:val="single" w:sz="4" w:space="0" w:color="auto"/>
            </w:tcBorders>
          </w:tcPr>
          <w:p w14:paraId="379DEB9A" w14:textId="77777777" w:rsidR="006F7EDA" w:rsidRPr="006F7EDA" w:rsidRDefault="006F7EDA" w:rsidP="00F95FA6">
            <w:pPr>
              <w:tabs>
                <w:tab w:val="left" w:pos="300"/>
                <w:tab w:val="center" w:pos="817"/>
              </w:tabs>
              <w:spacing w:before="120" w:after="120"/>
              <w:rPr>
                <w:b/>
                <w:lang w:val="en-US"/>
              </w:rPr>
            </w:pPr>
            <w:r w:rsidRPr="006F7EDA">
              <w:rPr>
                <w:b/>
                <w:lang w:val="en-US"/>
              </w:rPr>
              <w:tab/>
            </w:r>
            <w:r w:rsidRPr="006F7EDA">
              <w:rPr>
                <w:b/>
                <w:lang w:val="en-US"/>
              </w:rPr>
              <w:tab/>
              <w:t>Range</w:t>
            </w:r>
          </w:p>
        </w:tc>
        <w:tc>
          <w:tcPr>
            <w:tcW w:w="6302" w:type="dxa"/>
            <w:tcBorders>
              <w:top w:val="single" w:sz="4" w:space="0" w:color="auto"/>
              <w:bottom w:val="single" w:sz="4" w:space="0" w:color="auto"/>
            </w:tcBorders>
          </w:tcPr>
          <w:p w14:paraId="40644285" w14:textId="77777777" w:rsidR="006F7EDA" w:rsidRPr="006F7EDA" w:rsidRDefault="006F7EDA" w:rsidP="00F95FA6">
            <w:pPr>
              <w:spacing w:before="120" w:after="120"/>
              <w:jc w:val="center"/>
              <w:rPr>
                <w:b/>
                <w:lang w:val="en-US"/>
              </w:rPr>
            </w:pPr>
            <w:r w:rsidRPr="006F7EDA">
              <w:rPr>
                <w:b/>
                <w:lang w:val="en-US"/>
              </w:rPr>
              <w:t>Description</w:t>
            </w:r>
          </w:p>
        </w:tc>
        <w:tc>
          <w:tcPr>
            <w:tcW w:w="0" w:type="auto"/>
            <w:tcBorders>
              <w:top w:val="single" w:sz="4" w:space="0" w:color="auto"/>
              <w:bottom w:val="single" w:sz="4" w:space="0" w:color="auto"/>
            </w:tcBorders>
          </w:tcPr>
          <w:p w14:paraId="6158BE68" w14:textId="77777777" w:rsidR="006F7EDA" w:rsidRPr="006F7EDA" w:rsidRDefault="006F7EDA" w:rsidP="00F95FA6">
            <w:pPr>
              <w:spacing w:before="120" w:after="120"/>
              <w:jc w:val="center"/>
              <w:rPr>
                <w:b/>
                <w:lang w:val="en-US"/>
              </w:rPr>
            </w:pPr>
            <w:r w:rsidRPr="006F7EDA">
              <w:rPr>
                <w:b/>
                <w:lang w:val="en-US"/>
              </w:rPr>
              <w:t>Source(s)</w:t>
            </w:r>
          </w:p>
        </w:tc>
      </w:tr>
      <w:tr w:rsidR="006F7EDA" w14:paraId="0D12AC89" w14:textId="77777777" w:rsidTr="00B54A69">
        <w:trPr>
          <w:cantSplit/>
          <w:trHeight w:val="561"/>
        </w:trPr>
        <w:tc>
          <w:tcPr>
            <w:tcW w:w="0" w:type="auto"/>
            <w:tcBorders>
              <w:top w:val="single" w:sz="4" w:space="0" w:color="auto"/>
              <w:bottom w:val="single" w:sz="4" w:space="0" w:color="auto"/>
            </w:tcBorders>
          </w:tcPr>
          <w:p w14:paraId="65F3D7BF" w14:textId="77777777" w:rsidR="006F7EDA" w:rsidRDefault="006F7EDA" w:rsidP="00F95FA6">
            <w:pPr>
              <w:spacing w:before="120" w:after="120"/>
              <w:rPr>
                <w:lang w:val="en-US"/>
              </w:rPr>
            </w:pPr>
            <w:r>
              <w:rPr>
                <w:lang w:val="en-US"/>
              </w:rPr>
              <w:t>Genome wide recombination rate</w:t>
            </w:r>
          </w:p>
        </w:tc>
        <w:tc>
          <w:tcPr>
            <w:tcW w:w="0" w:type="auto"/>
            <w:tcBorders>
              <w:top w:val="single" w:sz="4" w:space="0" w:color="auto"/>
              <w:bottom w:val="single" w:sz="4" w:space="0" w:color="auto"/>
            </w:tcBorders>
          </w:tcPr>
          <w:p w14:paraId="56A89C3E" w14:textId="77777777" w:rsidR="006F7EDA" w:rsidRPr="00CD5941" w:rsidRDefault="006F7EDA" w:rsidP="00F95FA6">
            <w:pPr>
              <w:spacing w:before="120" w:after="120"/>
              <w:rPr>
                <w:lang w:val="en-US"/>
              </w:rPr>
            </w:pPr>
            <w:r>
              <w:rPr>
                <w:lang w:val="en-US"/>
              </w:rPr>
              <w:t>r</w:t>
            </w:r>
          </w:p>
        </w:tc>
        <w:tc>
          <w:tcPr>
            <w:tcW w:w="1851" w:type="dxa"/>
            <w:tcBorders>
              <w:top w:val="single" w:sz="4" w:space="0" w:color="auto"/>
              <w:bottom w:val="single" w:sz="4" w:space="0" w:color="auto"/>
            </w:tcBorders>
          </w:tcPr>
          <w:p w14:paraId="1D7ED8E8" w14:textId="77777777" w:rsidR="006F7EDA" w:rsidRPr="00CD5941" w:rsidRDefault="006F7EDA" w:rsidP="00F95FA6">
            <w:pPr>
              <w:spacing w:before="120" w:after="120"/>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265402B7" w14:textId="77777777" w:rsidR="006F7EDA" w:rsidRDefault="006F7EDA" w:rsidP="00F95FA6">
            <w:pPr>
              <w:spacing w:before="120" w:after="120"/>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77777777" w:rsidR="006F7EDA" w:rsidRDefault="006F7EDA" w:rsidP="00F95FA6">
            <w:pPr>
              <w:spacing w:before="120" w:after="120"/>
              <w:rPr>
                <w:lang w:val="en-US"/>
              </w:rPr>
            </w:pPr>
            <w:r>
              <w:rPr>
                <w:lang w:val="en-US"/>
              </w:rPr>
              <w:t>Stapley et al. 2017</w:t>
            </w:r>
          </w:p>
        </w:tc>
      </w:tr>
      <w:tr w:rsidR="006F7EDA"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Default="006F7EDA" w:rsidP="00F95FA6">
            <w:pPr>
              <w:spacing w:before="120" w:after="120"/>
              <w:rPr>
                <w:lang w:val="en-US"/>
              </w:rPr>
            </w:pPr>
            <w:r>
              <w:rPr>
                <w:lang w:val="en-US"/>
              </w:rPr>
              <w:t>Background selection rate</w:t>
            </w:r>
          </w:p>
        </w:tc>
        <w:tc>
          <w:tcPr>
            <w:tcW w:w="0" w:type="auto"/>
            <w:tcBorders>
              <w:top w:val="single" w:sz="4" w:space="0" w:color="auto"/>
              <w:bottom w:val="single" w:sz="4" w:space="0" w:color="auto"/>
            </w:tcBorders>
          </w:tcPr>
          <w:p w14:paraId="468CB22E" w14:textId="77777777" w:rsidR="006F7EDA" w:rsidRDefault="006F7EDA" w:rsidP="00F95FA6">
            <w:pPr>
              <w:spacing w:before="120" w:after="120"/>
              <w:rPr>
                <w:lang w:val="en-US"/>
              </w:rPr>
            </w:pPr>
            <w:r>
              <w:rPr>
                <w:lang w:val="en-US"/>
              </w:rPr>
              <w:t>δ</w:t>
            </w:r>
          </w:p>
        </w:tc>
        <w:tc>
          <w:tcPr>
            <w:tcW w:w="1851" w:type="dxa"/>
            <w:tcBorders>
              <w:top w:val="single" w:sz="4" w:space="0" w:color="auto"/>
              <w:bottom w:val="single" w:sz="4" w:space="0" w:color="auto"/>
            </w:tcBorders>
          </w:tcPr>
          <w:p w14:paraId="1E9C56B8" w14:textId="77777777" w:rsidR="006F7EDA" w:rsidRDefault="006F7EDA" w:rsidP="00F95FA6">
            <w:pPr>
              <w:spacing w:before="120" w:after="120"/>
              <w:rPr>
                <w:lang w:val="en-US"/>
              </w:rPr>
            </w:pPr>
            <w:r>
              <w:rPr>
                <w:lang w:val="en-US"/>
              </w:rPr>
              <w:t>0 to 1</w:t>
            </w:r>
          </w:p>
        </w:tc>
        <w:tc>
          <w:tcPr>
            <w:tcW w:w="6302" w:type="dxa"/>
            <w:tcBorders>
              <w:top w:val="single" w:sz="4" w:space="0" w:color="auto"/>
              <w:bottom w:val="single" w:sz="4" w:space="0" w:color="auto"/>
            </w:tcBorders>
          </w:tcPr>
          <w:p w14:paraId="6EB799AC" w14:textId="30F54C3F" w:rsidR="006F7EDA" w:rsidRDefault="006F7EDA" w:rsidP="00F95FA6">
            <w:pPr>
              <w:spacing w:before="120" w:after="120"/>
              <w:rPr>
                <w:lang w:val="en-US"/>
              </w:rPr>
            </w:pPr>
            <w:r>
              <w:rPr>
                <w:lang w:val="en-US"/>
              </w:rPr>
              <w:t>The number of non-trait deleterious mutations that occur relative to trait mutations.</w:t>
            </w:r>
          </w:p>
        </w:tc>
        <w:tc>
          <w:tcPr>
            <w:tcW w:w="0" w:type="auto"/>
            <w:tcBorders>
              <w:top w:val="single" w:sz="4" w:space="0" w:color="auto"/>
              <w:bottom w:val="single" w:sz="4" w:space="0" w:color="auto"/>
            </w:tcBorders>
          </w:tcPr>
          <w:p w14:paraId="148F4A9B" w14:textId="77777777" w:rsidR="006F7EDA" w:rsidRDefault="006F7EDA" w:rsidP="00F95FA6">
            <w:pPr>
              <w:spacing w:before="120" w:after="120"/>
              <w:rPr>
                <w:lang w:val="en-US"/>
              </w:rPr>
            </w:pPr>
          </w:p>
        </w:tc>
      </w:tr>
      <w:tr w:rsidR="006F7EDA"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Default="006F7EDA" w:rsidP="00F95FA6">
            <w:pPr>
              <w:spacing w:before="120" w:after="120"/>
              <w:rPr>
                <w:lang w:val="en-US"/>
              </w:rPr>
            </w:pPr>
            <w:r>
              <w:rPr>
                <w:lang w:val="en-US"/>
              </w:rPr>
              <w:t>Rate of universal pleiotropy</w:t>
            </w:r>
          </w:p>
        </w:tc>
        <w:tc>
          <w:tcPr>
            <w:tcW w:w="0" w:type="auto"/>
            <w:tcBorders>
              <w:top w:val="single" w:sz="4" w:space="0" w:color="auto"/>
              <w:bottom w:val="single" w:sz="4" w:space="0" w:color="auto"/>
            </w:tcBorders>
          </w:tcPr>
          <w:p w14:paraId="0CFA81B3" w14:textId="77777777" w:rsidR="006F7EDA" w:rsidRDefault="006F7EDA" w:rsidP="00F95FA6">
            <w:pPr>
              <w:spacing w:before="120" w:after="120"/>
              <w:rPr>
                <w:lang w:val="en-US"/>
              </w:rPr>
            </w:pPr>
            <w:r>
              <w:rPr>
                <w:lang w:val="en-US"/>
              </w:rPr>
              <w:t>ϖ</w:t>
            </w:r>
          </w:p>
        </w:tc>
        <w:tc>
          <w:tcPr>
            <w:tcW w:w="1851" w:type="dxa"/>
            <w:tcBorders>
              <w:top w:val="single" w:sz="4" w:space="0" w:color="auto"/>
              <w:bottom w:val="single" w:sz="4" w:space="0" w:color="auto"/>
            </w:tcBorders>
          </w:tcPr>
          <w:p w14:paraId="014E7989" w14:textId="77777777" w:rsidR="006F7EDA" w:rsidRDefault="006F7EDA" w:rsidP="00F95FA6">
            <w:pPr>
              <w:spacing w:before="120" w:after="120"/>
              <w:rPr>
                <w:lang w:val="en-US"/>
              </w:rPr>
            </w:pPr>
            <w:r>
              <w:rPr>
                <w:lang w:val="en-US"/>
              </w:rPr>
              <w:t>0 to 0.5</w:t>
            </w:r>
          </w:p>
        </w:tc>
        <w:tc>
          <w:tcPr>
            <w:tcW w:w="6302" w:type="dxa"/>
            <w:tcBorders>
              <w:top w:val="single" w:sz="4" w:space="0" w:color="auto"/>
              <w:bottom w:val="single" w:sz="4" w:space="0" w:color="auto"/>
            </w:tcBorders>
          </w:tcPr>
          <w:p w14:paraId="3A993784" w14:textId="64EB4650" w:rsidR="006F7EDA" w:rsidRDefault="006F7EDA" w:rsidP="00F95FA6">
            <w:pPr>
              <w:spacing w:before="120" w:after="120"/>
              <w:rPr>
                <w:lang w:val="en-US"/>
              </w:rPr>
            </w:pPr>
            <w:r>
              <w:rPr>
                <w:lang w:val="en-US"/>
              </w:rPr>
              <w:t>The proportion of trait mutations that affect all traits rather than a single trait. While 100 loci control a trait independently by default, this may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77777777" w:rsidR="006F7EDA" w:rsidRDefault="006F7EDA" w:rsidP="00F95FA6">
            <w:pPr>
              <w:spacing w:before="120" w:after="120"/>
              <w:rPr>
                <w:lang w:val="en-US"/>
              </w:rPr>
            </w:pPr>
            <w:r>
              <w:rPr>
                <w:lang w:val="en-US"/>
              </w:rPr>
              <w:t xml:space="preserve">Chesmore et al. 2017; </w:t>
            </w:r>
          </w:p>
        </w:tc>
      </w:tr>
      <w:tr w:rsidR="006F7EDA"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Default="006F7EDA" w:rsidP="00F95FA6">
            <w:pPr>
              <w:spacing w:before="120" w:after="120"/>
              <w:rPr>
                <w:lang w:val="en-US"/>
              </w:rPr>
            </w:pPr>
            <w:r>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Default="006F7EDA" w:rsidP="00F95FA6">
            <w:pPr>
              <w:spacing w:before="120" w:after="120"/>
              <w:rPr>
                <w:lang w:val="en-US"/>
              </w:rPr>
            </w:pPr>
            <w:r>
              <w:rPr>
                <w:lang w:val="en-US"/>
              </w:rPr>
              <w:t>m</w:t>
            </w:r>
          </w:p>
        </w:tc>
        <w:tc>
          <w:tcPr>
            <w:tcW w:w="1851" w:type="dxa"/>
            <w:tcBorders>
              <w:top w:val="single" w:sz="4" w:space="0" w:color="auto"/>
              <w:bottom w:val="single" w:sz="4" w:space="0" w:color="auto"/>
            </w:tcBorders>
          </w:tcPr>
          <w:p w14:paraId="4DCEEC05" w14:textId="77777777" w:rsidR="006F7EDA" w:rsidRDefault="006F7EDA" w:rsidP="00F95FA6">
            <w:pPr>
              <w:spacing w:before="120" w:after="120"/>
              <w:rPr>
                <w:lang w:val="en-US"/>
              </w:rPr>
            </w:pPr>
            <w:r>
              <w:rPr>
                <w:lang w:val="en-US"/>
              </w:rPr>
              <w:t>0 to 0.5</w:t>
            </w:r>
          </w:p>
        </w:tc>
        <w:tc>
          <w:tcPr>
            <w:tcW w:w="6302" w:type="dxa"/>
            <w:tcBorders>
              <w:top w:val="single" w:sz="4" w:space="0" w:color="auto"/>
              <w:bottom w:val="single" w:sz="4" w:space="0" w:color="auto"/>
            </w:tcBorders>
          </w:tcPr>
          <w:p w14:paraId="1641489F" w14:textId="77777777" w:rsidR="006F7EDA" w:rsidRDefault="006F7EDA" w:rsidP="00F95FA6">
            <w:pPr>
              <w:spacing w:before="120" w:after="120"/>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Default="006F7EDA" w:rsidP="00F95FA6">
            <w:pPr>
              <w:spacing w:before="120" w:after="120"/>
              <w:rPr>
                <w:lang w:val="en-US"/>
              </w:rPr>
            </w:pPr>
          </w:p>
        </w:tc>
      </w:tr>
      <w:tr w:rsidR="006F7EDA"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Default="006F7EDA" w:rsidP="00F95FA6">
            <w:pPr>
              <w:spacing w:before="120" w:after="120"/>
              <w:rPr>
                <w:lang w:val="en-US"/>
              </w:rPr>
            </w:pPr>
            <w:r>
              <w:rPr>
                <w:lang w:val="en-US"/>
              </w:rPr>
              <w:t>Additive effect size</w:t>
            </w:r>
          </w:p>
        </w:tc>
        <w:tc>
          <w:tcPr>
            <w:tcW w:w="0" w:type="auto"/>
            <w:tcBorders>
              <w:top w:val="single" w:sz="4" w:space="0" w:color="auto"/>
              <w:bottom w:val="single" w:sz="4" w:space="0" w:color="auto"/>
            </w:tcBorders>
          </w:tcPr>
          <w:p w14:paraId="5CCF72A6" w14:textId="77777777" w:rsidR="006F7EDA" w:rsidRDefault="006F7EDA" w:rsidP="00F95FA6">
            <w:pPr>
              <w:spacing w:before="120" w:after="120"/>
              <w:rPr>
                <w:lang w:val="en-US"/>
              </w:rPr>
            </w:pPr>
            <w:r>
              <w:rPr>
                <w:lang w:val="en-US"/>
              </w:rPr>
              <w:t>λ</w:t>
            </w:r>
          </w:p>
        </w:tc>
        <w:tc>
          <w:tcPr>
            <w:tcW w:w="1851" w:type="dxa"/>
            <w:tcBorders>
              <w:top w:val="single" w:sz="4" w:space="0" w:color="auto"/>
              <w:bottom w:val="single" w:sz="4" w:space="0" w:color="auto"/>
            </w:tcBorders>
          </w:tcPr>
          <w:p w14:paraId="1D6E27D1" w14:textId="77777777" w:rsidR="006F7EDA" w:rsidRDefault="006F7EDA" w:rsidP="00F95FA6">
            <w:pPr>
              <w:spacing w:before="120" w:after="120"/>
              <w:rPr>
                <w:lang w:val="en-US"/>
              </w:rPr>
            </w:pPr>
            <w:r>
              <w:rPr>
                <w:lang w:val="en-US"/>
              </w:rPr>
              <w:t>0.1 to 10</w:t>
            </w:r>
          </w:p>
        </w:tc>
        <w:tc>
          <w:tcPr>
            <w:tcW w:w="6302" w:type="dxa"/>
            <w:tcBorders>
              <w:top w:val="single" w:sz="4" w:space="0" w:color="auto"/>
              <w:bottom w:val="single" w:sz="4" w:space="0" w:color="auto"/>
            </w:tcBorders>
          </w:tcPr>
          <w:p w14:paraId="25FA4AC7" w14:textId="77777777" w:rsidR="006F7EDA" w:rsidRDefault="006F7EDA" w:rsidP="00F95FA6">
            <w:pPr>
              <w:spacing w:before="120" w:after="120"/>
              <w:rPr>
                <w:lang w:val="en-US"/>
              </w:rPr>
            </w:pPr>
            <w:r>
              <w:rPr>
                <w:lang w:val="en-US"/>
              </w:rPr>
              <w:t>Additive effect size controls the variance of trait effect size around mean 0, so that N(0, λ).</w:t>
            </w:r>
          </w:p>
        </w:tc>
        <w:tc>
          <w:tcPr>
            <w:tcW w:w="0" w:type="auto"/>
            <w:tcBorders>
              <w:top w:val="single" w:sz="4" w:space="0" w:color="auto"/>
              <w:bottom w:val="single" w:sz="4" w:space="0" w:color="auto"/>
            </w:tcBorders>
          </w:tcPr>
          <w:p w14:paraId="0E138392" w14:textId="77777777" w:rsidR="006F7EDA" w:rsidRDefault="006F7EDA" w:rsidP="00F95FA6">
            <w:pPr>
              <w:spacing w:before="120" w:after="120"/>
              <w:rPr>
                <w:lang w:val="en-US"/>
              </w:rPr>
            </w:pPr>
            <w:r>
              <w:rPr>
                <w:lang w:val="en-US"/>
              </w:rPr>
              <w:t xml:space="preserve">Albert et al. 2008; </w:t>
            </w:r>
          </w:p>
        </w:tc>
      </w:tr>
      <w:tr w:rsidR="006F7EDA"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Default="006F7EDA" w:rsidP="00F95FA6">
            <w:pPr>
              <w:spacing w:before="120" w:after="120"/>
              <w:rPr>
                <w:lang w:val="en-US"/>
              </w:rPr>
            </w:pPr>
            <w:r>
              <w:rPr>
                <w:lang w:val="en-US"/>
              </w:rPr>
              <w:t>Selection strength (selection model only)</w:t>
            </w:r>
          </w:p>
        </w:tc>
        <w:tc>
          <w:tcPr>
            <w:tcW w:w="0" w:type="auto"/>
            <w:tcBorders>
              <w:top w:val="single" w:sz="4" w:space="0" w:color="auto"/>
              <w:bottom w:val="single" w:sz="4" w:space="0" w:color="auto"/>
            </w:tcBorders>
          </w:tcPr>
          <w:p w14:paraId="509765AC" w14:textId="77777777" w:rsidR="006F7EDA" w:rsidRPr="00AE3E2D"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Default="006F7EDA" w:rsidP="00F95FA6">
            <w:pPr>
              <w:spacing w:before="120" w:after="120"/>
              <w:rPr>
                <w:lang w:val="en-US"/>
              </w:rPr>
            </w:pPr>
            <w:r>
              <w:rPr>
                <w:lang w:val="en-US"/>
              </w:rPr>
              <w:t>10 to 10000</w:t>
            </w:r>
          </w:p>
        </w:tc>
        <w:tc>
          <w:tcPr>
            <w:tcW w:w="6302" w:type="dxa"/>
            <w:tcBorders>
              <w:top w:val="single" w:sz="4" w:space="0" w:color="auto"/>
              <w:bottom w:val="single" w:sz="4" w:space="0" w:color="auto"/>
            </w:tcBorders>
          </w:tcPr>
          <w:p w14:paraId="1EA0A8AD" w14:textId="77777777" w:rsidR="006F7EDA" w:rsidRDefault="006F7EDA" w:rsidP="00F95FA6">
            <w:pPr>
              <w:spacing w:before="120" w:after="120"/>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Default="006F7EDA" w:rsidP="00F95FA6">
            <w:pPr>
              <w:spacing w:before="120" w:after="120"/>
              <w:rPr>
                <w:lang w:val="en-US"/>
              </w:rPr>
            </w:pPr>
          </w:p>
        </w:tc>
      </w:tr>
    </w:tbl>
    <w:p w14:paraId="02E6E6F7" w14:textId="23530537" w:rsidR="00F8613A" w:rsidRDefault="00F8613A" w:rsidP="000A5D7E">
      <w:pPr>
        <w:rPr>
          <w:b/>
        </w:rPr>
        <w:sectPr w:rsidR="00F8613A" w:rsidSect="00277530">
          <w:pgSz w:w="11900" w:h="16840" w:code="1"/>
          <w:pgMar w:top="1440" w:right="1440" w:bottom="1440" w:left="1440" w:header="720" w:footer="720" w:gutter="0"/>
          <w:cols w:space="720"/>
          <w:docGrid w:linePitch="360"/>
        </w:sectPr>
      </w:pPr>
    </w:p>
    <w:p w14:paraId="377590E3" w14:textId="156E1EF3" w:rsidR="00F8613A" w:rsidRDefault="000A5D7E" w:rsidP="00F8613A">
      <w:pPr>
        <w:rPr>
          <w:rFonts w:eastAsiaTheme="minorEastAsia"/>
        </w:rPr>
      </w:pPr>
      <w:r w:rsidRPr="000A5D7E">
        <w:rPr>
          <w:b/>
        </w:rPr>
        <w:lastRenderedPageBreak/>
        <w:t>Table 2</w:t>
      </w:r>
      <w:r>
        <w:rPr>
          <w:b/>
        </w:rPr>
        <w:t xml:space="preserve">: </w:t>
      </w:r>
      <w:r>
        <w:t>Means of distance from the optimum (</w:t>
      </w:r>
      <m:oMath>
        <m:r>
          <w:rPr>
            <w:rFonts w:ascii="Cambria Math" w:hAnsi="Cambria Math"/>
          </w:rPr>
          <m:t>τ)</m:t>
        </m:r>
      </m:oMath>
      <w:r>
        <w:rPr>
          <w:rFonts w:eastAsiaTheme="minorEastAsia"/>
        </w:rPr>
        <w:t>, variance (V</w:t>
      </w:r>
      <w:r>
        <w:rPr>
          <w:rFonts w:eastAsiaTheme="minorEastAsia"/>
          <w:vertAlign w:val="subscript"/>
        </w:rPr>
        <w:t>A</w:t>
      </w:r>
      <w:r>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Pr>
          <w:rFonts w:eastAsiaTheme="minorEastAsia"/>
        </w:rPr>
        <w:t>.</w:t>
      </w:r>
      <w:r w:rsidR="005A33E0">
        <w:rPr>
          <w:rFonts w:eastAsiaTheme="minorEastAsia"/>
        </w:rPr>
        <w:t xml:space="preserve"> * denotes values of interest.</w:t>
      </w:r>
    </w:p>
    <w:p w14:paraId="7357BE9F" w14:textId="77777777" w:rsidR="00F8613A" w:rsidRPr="00F8613A" w:rsidRDefault="00F8613A" w:rsidP="00F8613A">
      <w:pPr>
        <w:rPr>
          <w:rFonts w:eastAsiaTheme="minorEastAsia"/>
        </w:rPr>
      </w:pP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Default="00F8613A" w:rsidP="00700131">
            <w:pPr>
              <w:rPr>
                <w:rFonts w:ascii="Cambria Math" w:hAnsi="Cambria Math"/>
              </w:rPr>
            </w:pPr>
          </w:p>
        </w:tc>
        <w:tc>
          <w:tcPr>
            <w:tcW w:w="3544" w:type="dxa"/>
            <w:gridSpan w:val="3"/>
            <w:tcBorders>
              <w:top w:val="single" w:sz="4" w:space="0" w:color="auto"/>
              <w:bottom w:val="single" w:sz="4" w:space="0" w:color="auto"/>
            </w:tcBorders>
          </w:tcPr>
          <w:p w14:paraId="34CB6DDD" w14:textId="77777777" w:rsidR="00F8613A" w:rsidRPr="006D6245" w:rsidRDefault="00F8613A" w:rsidP="00700131">
            <w:pPr>
              <w:jc w:val="center"/>
            </w:pPr>
            <w:r>
              <w:rPr>
                <w:rFonts w:ascii="Cambria Math" w:hAnsi="Cambria Math"/>
              </w:rPr>
              <w:t>δ</w:t>
            </w:r>
          </w:p>
        </w:tc>
        <w:tc>
          <w:tcPr>
            <w:tcW w:w="3827" w:type="dxa"/>
            <w:gridSpan w:val="3"/>
            <w:tcBorders>
              <w:top w:val="single" w:sz="4" w:space="0" w:color="auto"/>
              <w:bottom w:val="single" w:sz="4" w:space="0" w:color="auto"/>
            </w:tcBorders>
          </w:tcPr>
          <w:p w14:paraId="7B429697" w14:textId="77777777" w:rsidR="00F8613A" w:rsidRDefault="00F8613A" w:rsidP="00700131">
            <w:pPr>
              <w:jc w:val="center"/>
            </w:pPr>
            <w:r>
              <w:t>V</w:t>
            </w:r>
            <w:r>
              <w:rPr>
                <w:vertAlign w:val="subscript"/>
              </w:rPr>
              <w:t>A</w:t>
            </w:r>
          </w:p>
        </w:tc>
        <w:tc>
          <w:tcPr>
            <w:tcW w:w="3827" w:type="dxa"/>
            <w:gridSpan w:val="3"/>
            <w:tcBorders>
              <w:top w:val="single" w:sz="4" w:space="0" w:color="auto"/>
              <w:bottom w:val="single" w:sz="4" w:space="0" w:color="auto"/>
            </w:tcBorders>
          </w:tcPr>
          <w:p w14:paraId="449820DB" w14:textId="77777777" w:rsidR="00F8613A" w:rsidRDefault="00F8613A" w:rsidP="00700131">
            <w:pPr>
              <w:jc w:val="center"/>
            </w:pPr>
            <w:r>
              <w:t>Covariance</w:t>
            </w:r>
          </w:p>
        </w:tc>
      </w:tr>
      <w:tr w:rsidR="00F8613A" w14:paraId="2435CEF3" w14:textId="77777777" w:rsidTr="00F8613A">
        <w:tc>
          <w:tcPr>
            <w:tcW w:w="2552" w:type="dxa"/>
            <w:gridSpan w:val="3"/>
            <w:vMerge/>
            <w:tcBorders>
              <w:bottom w:val="single" w:sz="4" w:space="0" w:color="auto"/>
            </w:tcBorders>
          </w:tcPr>
          <w:p w14:paraId="4E00CFE6" w14:textId="77777777" w:rsidR="00F8613A" w:rsidRDefault="00F8613A" w:rsidP="00700131"/>
        </w:tc>
        <w:tc>
          <w:tcPr>
            <w:tcW w:w="992" w:type="dxa"/>
            <w:tcBorders>
              <w:top w:val="single" w:sz="4" w:space="0" w:color="auto"/>
              <w:bottom w:val="single" w:sz="4" w:space="0" w:color="auto"/>
            </w:tcBorders>
          </w:tcPr>
          <w:p w14:paraId="10347DA7" w14:textId="77777777" w:rsidR="00F8613A" w:rsidRDefault="00F8613A" w:rsidP="00700131">
            <w:pPr>
              <w:jc w:val="center"/>
            </w:pPr>
            <w:r>
              <w:t>Null</w:t>
            </w:r>
          </w:p>
        </w:tc>
        <w:tc>
          <w:tcPr>
            <w:tcW w:w="1276" w:type="dxa"/>
            <w:tcBorders>
              <w:top w:val="single" w:sz="4" w:space="0" w:color="auto"/>
              <w:bottom w:val="single" w:sz="4" w:space="0" w:color="auto"/>
            </w:tcBorders>
          </w:tcPr>
          <w:p w14:paraId="48C53401" w14:textId="77777777" w:rsidR="00F8613A" w:rsidRDefault="00F8613A" w:rsidP="00700131">
            <w:pPr>
              <w:jc w:val="center"/>
            </w:pPr>
            <w:r>
              <w:t>House-of-Cards</w:t>
            </w:r>
          </w:p>
        </w:tc>
        <w:tc>
          <w:tcPr>
            <w:tcW w:w="1276" w:type="dxa"/>
            <w:tcBorders>
              <w:top w:val="single" w:sz="4" w:space="0" w:color="auto"/>
              <w:bottom w:val="single" w:sz="4" w:space="0" w:color="auto"/>
            </w:tcBorders>
          </w:tcPr>
          <w:p w14:paraId="5068D704" w14:textId="77777777" w:rsidR="00F8613A" w:rsidRDefault="00F8613A" w:rsidP="00700131">
            <w:pPr>
              <w:jc w:val="center"/>
            </w:pPr>
            <w:r>
              <w:t>Gaussian</w:t>
            </w:r>
          </w:p>
        </w:tc>
        <w:tc>
          <w:tcPr>
            <w:tcW w:w="1275" w:type="dxa"/>
            <w:tcBorders>
              <w:top w:val="single" w:sz="4" w:space="0" w:color="auto"/>
              <w:bottom w:val="single" w:sz="4" w:space="0" w:color="auto"/>
            </w:tcBorders>
          </w:tcPr>
          <w:p w14:paraId="610D8752" w14:textId="77777777" w:rsidR="00F8613A" w:rsidRDefault="00F8613A" w:rsidP="00700131">
            <w:pPr>
              <w:jc w:val="center"/>
            </w:pPr>
            <w:r>
              <w:t>Null</w:t>
            </w:r>
          </w:p>
        </w:tc>
        <w:tc>
          <w:tcPr>
            <w:tcW w:w="1276" w:type="dxa"/>
            <w:tcBorders>
              <w:top w:val="single" w:sz="4" w:space="0" w:color="auto"/>
              <w:bottom w:val="single" w:sz="4" w:space="0" w:color="auto"/>
            </w:tcBorders>
          </w:tcPr>
          <w:p w14:paraId="5F0D50F2" w14:textId="77777777" w:rsidR="00F8613A" w:rsidRDefault="00F8613A" w:rsidP="00700131">
            <w:pPr>
              <w:jc w:val="center"/>
            </w:pPr>
            <w:r>
              <w:t>House-of-Cards</w:t>
            </w:r>
          </w:p>
        </w:tc>
        <w:tc>
          <w:tcPr>
            <w:tcW w:w="1276" w:type="dxa"/>
            <w:tcBorders>
              <w:top w:val="single" w:sz="4" w:space="0" w:color="auto"/>
              <w:bottom w:val="single" w:sz="4" w:space="0" w:color="auto"/>
            </w:tcBorders>
          </w:tcPr>
          <w:p w14:paraId="1CE72CEE" w14:textId="77777777" w:rsidR="00F8613A" w:rsidRDefault="00F8613A" w:rsidP="00700131">
            <w:pPr>
              <w:jc w:val="center"/>
            </w:pPr>
            <w:r>
              <w:t>Gaussian</w:t>
            </w:r>
          </w:p>
        </w:tc>
        <w:tc>
          <w:tcPr>
            <w:tcW w:w="1275" w:type="dxa"/>
            <w:tcBorders>
              <w:top w:val="single" w:sz="4" w:space="0" w:color="auto"/>
              <w:bottom w:val="single" w:sz="4" w:space="0" w:color="auto"/>
            </w:tcBorders>
          </w:tcPr>
          <w:p w14:paraId="6BB37835" w14:textId="77777777" w:rsidR="00F8613A" w:rsidRDefault="00F8613A" w:rsidP="00700131">
            <w:pPr>
              <w:jc w:val="center"/>
            </w:pPr>
            <w:r>
              <w:t>Null</w:t>
            </w:r>
          </w:p>
        </w:tc>
        <w:tc>
          <w:tcPr>
            <w:tcW w:w="1276" w:type="dxa"/>
            <w:tcBorders>
              <w:top w:val="single" w:sz="4" w:space="0" w:color="auto"/>
              <w:bottom w:val="single" w:sz="4" w:space="0" w:color="auto"/>
            </w:tcBorders>
          </w:tcPr>
          <w:p w14:paraId="5F17699C" w14:textId="77777777" w:rsidR="00F8613A" w:rsidRDefault="00F8613A" w:rsidP="00700131">
            <w:pPr>
              <w:jc w:val="center"/>
            </w:pPr>
            <w:r>
              <w:t>House-of-Cards</w:t>
            </w:r>
          </w:p>
        </w:tc>
        <w:tc>
          <w:tcPr>
            <w:tcW w:w="1276" w:type="dxa"/>
            <w:tcBorders>
              <w:top w:val="single" w:sz="4" w:space="0" w:color="auto"/>
              <w:bottom w:val="single" w:sz="4" w:space="0" w:color="auto"/>
            </w:tcBorders>
          </w:tcPr>
          <w:p w14:paraId="203B764B" w14:textId="77777777" w:rsidR="00F8613A" w:rsidRDefault="00F8613A" w:rsidP="00700131">
            <w:pPr>
              <w:jc w:val="center"/>
            </w:pPr>
            <w:r>
              <w:t>Gaussian</w:t>
            </w:r>
          </w:p>
        </w:tc>
      </w:tr>
      <w:tr w:rsidR="00F8613A" w14:paraId="21729156" w14:textId="77777777" w:rsidTr="00F8613A">
        <w:tc>
          <w:tcPr>
            <w:tcW w:w="1843" w:type="dxa"/>
            <w:gridSpan w:val="2"/>
            <w:vAlign w:val="center"/>
          </w:tcPr>
          <w:p w14:paraId="3F51007E" w14:textId="77777777" w:rsidR="00F8613A" w:rsidRDefault="00F8613A" w:rsidP="00700131">
            <w:r>
              <w:t>Additive effect size (</w:t>
            </w:r>
            <w:r>
              <w:rPr>
                <w:rFonts w:ascii="Times New Roman" w:hAnsi="Times New Roman" w:cs="Times New Roman"/>
              </w:rPr>
              <w:t>α</w:t>
            </w:r>
            <w:r>
              <w:t>)</w:t>
            </w:r>
          </w:p>
        </w:tc>
        <w:tc>
          <w:tcPr>
            <w:tcW w:w="709" w:type="dxa"/>
          </w:tcPr>
          <w:p w14:paraId="218CAECD" w14:textId="77777777" w:rsidR="00F8613A" w:rsidRPr="00A96C5E" w:rsidRDefault="00F8613A" w:rsidP="00700131">
            <w:pPr>
              <w:jc w:val="center"/>
              <w:rPr>
                <w:rFonts w:ascii="Calibri" w:eastAsia="Calibri" w:hAnsi="Calibri" w:cs="Times New Roman"/>
              </w:rPr>
            </w:pPr>
          </w:p>
        </w:tc>
        <w:tc>
          <w:tcPr>
            <w:tcW w:w="992" w:type="dxa"/>
          </w:tcPr>
          <w:p w14:paraId="2D1ABDD3" w14:textId="77777777" w:rsidR="00F8613A" w:rsidRDefault="00F8613A" w:rsidP="00700131">
            <w:pPr>
              <w:jc w:val="center"/>
            </w:pPr>
          </w:p>
        </w:tc>
        <w:tc>
          <w:tcPr>
            <w:tcW w:w="1276" w:type="dxa"/>
          </w:tcPr>
          <w:p w14:paraId="75F108D6" w14:textId="77777777" w:rsidR="00F8613A" w:rsidRDefault="00F8613A" w:rsidP="00700131">
            <w:pPr>
              <w:jc w:val="center"/>
            </w:pPr>
          </w:p>
        </w:tc>
        <w:tc>
          <w:tcPr>
            <w:tcW w:w="1276" w:type="dxa"/>
          </w:tcPr>
          <w:p w14:paraId="3AECFAFE" w14:textId="77777777" w:rsidR="00F8613A" w:rsidRDefault="00F8613A" w:rsidP="00700131">
            <w:pPr>
              <w:jc w:val="center"/>
            </w:pPr>
          </w:p>
        </w:tc>
        <w:tc>
          <w:tcPr>
            <w:tcW w:w="1275" w:type="dxa"/>
          </w:tcPr>
          <w:p w14:paraId="3065C8DA" w14:textId="77777777" w:rsidR="00F8613A" w:rsidRDefault="00F8613A" w:rsidP="00700131">
            <w:pPr>
              <w:jc w:val="center"/>
            </w:pPr>
          </w:p>
        </w:tc>
        <w:tc>
          <w:tcPr>
            <w:tcW w:w="1276" w:type="dxa"/>
          </w:tcPr>
          <w:p w14:paraId="4BD72039" w14:textId="77777777" w:rsidR="00F8613A" w:rsidRDefault="00F8613A" w:rsidP="00700131">
            <w:pPr>
              <w:jc w:val="center"/>
            </w:pPr>
          </w:p>
        </w:tc>
        <w:tc>
          <w:tcPr>
            <w:tcW w:w="1276" w:type="dxa"/>
          </w:tcPr>
          <w:p w14:paraId="16FBFA0F" w14:textId="77777777" w:rsidR="00F8613A" w:rsidRDefault="00F8613A" w:rsidP="00700131">
            <w:pPr>
              <w:jc w:val="center"/>
            </w:pPr>
          </w:p>
        </w:tc>
        <w:tc>
          <w:tcPr>
            <w:tcW w:w="1275" w:type="dxa"/>
          </w:tcPr>
          <w:p w14:paraId="5BB4D2A3" w14:textId="77777777" w:rsidR="00F8613A" w:rsidRDefault="00F8613A" w:rsidP="00700131">
            <w:pPr>
              <w:jc w:val="center"/>
              <w:rPr>
                <w:rStyle w:val="numbercell"/>
              </w:rPr>
            </w:pPr>
          </w:p>
        </w:tc>
        <w:tc>
          <w:tcPr>
            <w:tcW w:w="1276" w:type="dxa"/>
          </w:tcPr>
          <w:p w14:paraId="4301921A" w14:textId="77777777" w:rsidR="00F8613A" w:rsidRDefault="00F8613A" w:rsidP="00700131">
            <w:pPr>
              <w:jc w:val="center"/>
              <w:rPr>
                <w:rStyle w:val="numbercell"/>
              </w:rPr>
            </w:pPr>
          </w:p>
        </w:tc>
        <w:tc>
          <w:tcPr>
            <w:tcW w:w="1276" w:type="dxa"/>
          </w:tcPr>
          <w:p w14:paraId="2E4ED5F3" w14:textId="77777777" w:rsidR="00F8613A" w:rsidRDefault="00F8613A" w:rsidP="00700131">
            <w:pPr>
              <w:jc w:val="center"/>
              <w:rPr>
                <w:rStyle w:val="numbercell"/>
              </w:rPr>
            </w:pPr>
          </w:p>
        </w:tc>
      </w:tr>
      <w:tr w:rsidR="00F8613A" w:rsidRPr="00D5121D" w14:paraId="22E3C57A" w14:textId="77777777" w:rsidTr="00F8613A">
        <w:tc>
          <w:tcPr>
            <w:tcW w:w="709" w:type="dxa"/>
            <w:vMerge w:val="restart"/>
            <w:vAlign w:val="center"/>
          </w:tcPr>
          <w:p w14:paraId="433E63B6" w14:textId="77777777" w:rsidR="00F8613A" w:rsidRPr="00D5121D" w:rsidRDefault="00F8613A" w:rsidP="00700131">
            <w:pPr>
              <w:jc w:val="center"/>
            </w:pPr>
          </w:p>
        </w:tc>
        <w:tc>
          <w:tcPr>
            <w:tcW w:w="1134" w:type="dxa"/>
            <w:vMerge w:val="restart"/>
            <w:vAlign w:val="center"/>
          </w:tcPr>
          <w:p w14:paraId="4B84244B" w14:textId="77777777" w:rsidR="00F8613A" w:rsidRPr="00D5121D" w:rsidRDefault="00F8613A" w:rsidP="00700131">
            <w:r w:rsidRPr="00D5121D">
              <w:t>Low</w:t>
            </w:r>
          </w:p>
        </w:tc>
        <w:tc>
          <w:tcPr>
            <w:tcW w:w="709" w:type="dxa"/>
          </w:tcPr>
          <w:p w14:paraId="27712FA8" w14:textId="6D3AF0BD" w:rsidR="00F8613A" w:rsidRPr="00D5121D" w:rsidRDefault="00F8613A" w:rsidP="00700131">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242D5B" w:rsidRDefault="00F8613A" w:rsidP="00700131">
            <w:pPr>
              <w:jc w:val="center"/>
              <w:rPr>
                <w:b/>
              </w:rPr>
            </w:pPr>
            <w:r w:rsidRPr="00242D5B">
              <w:rPr>
                <w:b/>
              </w:rPr>
              <w:t>11.151</w:t>
            </w:r>
          </w:p>
        </w:tc>
        <w:tc>
          <w:tcPr>
            <w:tcW w:w="1276" w:type="dxa"/>
          </w:tcPr>
          <w:p w14:paraId="34AFDA7B" w14:textId="77777777" w:rsidR="00F8613A" w:rsidRPr="00242D5B" w:rsidRDefault="00F8613A" w:rsidP="00700131">
            <w:pPr>
              <w:jc w:val="center"/>
              <w:rPr>
                <w:b/>
              </w:rPr>
            </w:pPr>
            <w:r w:rsidRPr="00242D5B">
              <w:rPr>
                <w:b/>
              </w:rPr>
              <w:t>0.715</w:t>
            </w:r>
          </w:p>
        </w:tc>
        <w:tc>
          <w:tcPr>
            <w:tcW w:w="1276" w:type="dxa"/>
          </w:tcPr>
          <w:p w14:paraId="595D5F66" w14:textId="77777777" w:rsidR="00F8613A" w:rsidRPr="00242D5B" w:rsidRDefault="00F8613A" w:rsidP="00700131">
            <w:pPr>
              <w:jc w:val="center"/>
              <w:rPr>
                <w:b/>
              </w:rPr>
            </w:pPr>
            <w:r w:rsidRPr="00242D5B">
              <w:rPr>
                <w:b/>
              </w:rPr>
              <w:t>1.384</w:t>
            </w:r>
          </w:p>
        </w:tc>
        <w:tc>
          <w:tcPr>
            <w:tcW w:w="1275" w:type="dxa"/>
          </w:tcPr>
          <w:p w14:paraId="6E21A72A" w14:textId="77777777" w:rsidR="00F8613A" w:rsidRPr="00242D5B" w:rsidRDefault="00F8613A" w:rsidP="00700131">
            <w:pPr>
              <w:jc w:val="center"/>
              <w:rPr>
                <w:b/>
              </w:rPr>
            </w:pPr>
            <w:r w:rsidRPr="00242D5B">
              <w:rPr>
                <w:b/>
              </w:rPr>
              <w:t>1.035</w:t>
            </w:r>
          </w:p>
        </w:tc>
        <w:tc>
          <w:tcPr>
            <w:tcW w:w="1276" w:type="dxa"/>
          </w:tcPr>
          <w:p w14:paraId="1C16F1AB" w14:textId="77777777" w:rsidR="00F8613A" w:rsidRPr="00242D5B" w:rsidRDefault="00F8613A" w:rsidP="00700131">
            <w:pPr>
              <w:jc w:val="center"/>
              <w:rPr>
                <w:b/>
              </w:rPr>
            </w:pPr>
            <w:r w:rsidRPr="00242D5B">
              <w:rPr>
                <w:b/>
              </w:rPr>
              <w:t>0.241</w:t>
            </w:r>
          </w:p>
        </w:tc>
        <w:tc>
          <w:tcPr>
            <w:tcW w:w="1276" w:type="dxa"/>
          </w:tcPr>
          <w:p w14:paraId="3741E6E4" w14:textId="77777777" w:rsidR="00F8613A" w:rsidRPr="00242D5B" w:rsidRDefault="00F8613A" w:rsidP="00700131">
            <w:pPr>
              <w:jc w:val="center"/>
              <w:rPr>
                <w:b/>
              </w:rPr>
            </w:pPr>
            <w:r w:rsidRPr="00242D5B">
              <w:rPr>
                <w:b/>
              </w:rPr>
              <w:t>1.747</w:t>
            </w:r>
          </w:p>
        </w:tc>
        <w:tc>
          <w:tcPr>
            <w:tcW w:w="1275" w:type="dxa"/>
          </w:tcPr>
          <w:p w14:paraId="76439463" w14:textId="77777777" w:rsidR="00F8613A" w:rsidRPr="00242D5B" w:rsidRDefault="00F8613A" w:rsidP="00700131">
            <w:pPr>
              <w:jc w:val="center"/>
              <w:rPr>
                <w:b/>
              </w:rPr>
            </w:pPr>
            <w:r w:rsidRPr="00242D5B">
              <w:rPr>
                <w:rStyle w:val="numbercell"/>
                <w:b/>
              </w:rPr>
              <w:t>0.069</w:t>
            </w:r>
          </w:p>
        </w:tc>
        <w:tc>
          <w:tcPr>
            <w:tcW w:w="1276" w:type="dxa"/>
          </w:tcPr>
          <w:p w14:paraId="19A098D2" w14:textId="77777777" w:rsidR="00F8613A" w:rsidRPr="00242D5B" w:rsidRDefault="00F8613A" w:rsidP="00700131">
            <w:pPr>
              <w:jc w:val="center"/>
              <w:rPr>
                <w:b/>
              </w:rPr>
            </w:pPr>
            <w:r w:rsidRPr="00242D5B">
              <w:rPr>
                <w:rStyle w:val="numbercell"/>
                <w:b/>
              </w:rPr>
              <w:t>0.002</w:t>
            </w:r>
          </w:p>
        </w:tc>
        <w:tc>
          <w:tcPr>
            <w:tcW w:w="1276" w:type="dxa"/>
          </w:tcPr>
          <w:p w14:paraId="411377B2" w14:textId="77777777" w:rsidR="00F8613A" w:rsidRPr="00242D5B" w:rsidRDefault="00F8613A" w:rsidP="00700131">
            <w:pPr>
              <w:jc w:val="center"/>
              <w:rPr>
                <w:b/>
              </w:rPr>
            </w:pPr>
            <w:r w:rsidRPr="00242D5B">
              <w:rPr>
                <w:rStyle w:val="numbercell"/>
                <w:b/>
              </w:rPr>
              <w:t>0.015</w:t>
            </w:r>
          </w:p>
        </w:tc>
      </w:tr>
      <w:tr w:rsidR="00F8613A" w14:paraId="5ED83A9D" w14:textId="77777777" w:rsidTr="00F8613A">
        <w:tc>
          <w:tcPr>
            <w:tcW w:w="709" w:type="dxa"/>
            <w:vMerge/>
            <w:vAlign w:val="center"/>
          </w:tcPr>
          <w:p w14:paraId="171B9CAF" w14:textId="77777777" w:rsidR="00F8613A" w:rsidRDefault="00F8613A" w:rsidP="00700131">
            <w:pPr>
              <w:jc w:val="center"/>
            </w:pPr>
          </w:p>
        </w:tc>
        <w:tc>
          <w:tcPr>
            <w:tcW w:w="1134" w:type="dxa"/>
            <w:vMerge/>
            <w:vAlign w:val="center"/>
          </w:tcPr>
          <w:p w14:paraId="1956A45E" w14:textId="77777777" w:rsidR="00F8613A" w:rsidRDefault="00F8613A" w:rsidP="00700131"/>
        </w:tc>
        <w:tc>
          <w:tcPr>
            <w:tcW w:w="709" w:type="dxa"/>
          </w:tcPr>
          <w:p w14:paraId="2BEC65DE" w14:textId="77777777" w:rsidR="00F8613A" w:rsidRDefault="00F8613A" w:rsidP="00700131">
            <w:pPr>
              <w:jc w:val="center"/>
            </w:pPr>
            <w:r>
              <w:t>S.E.</w:t>
            </w:r>
          </w:p>
        </w:tc>
        <w:tc>
          <w:tcPr>
            <w:tcW w:w="992" w:type="dxa"/>
          </w:tcPr>
          <w:p w14:paraId="270CC693" w14:textId="77777777" w:rsidR="00F8613A" w:rsidRDefault="00F8613A" w:rsidP="00700131">
            <w:pPr>
              <w:jc w:val="center"/>
            </w:pPr>
            <w:r>
              <w:t>0.133</w:t>
            </w:r>
          </w:p>
        </w:tc>
        <w:tc>
          <w:tcPr>
            <w:tcW w:w="1276" w:type="dxa"/>
          </w:tcPr>
          <w:p w14:paraId="302AAF79" w14:textId="77777777" w:rsidR="00F8613A" w:rsidRDefault="00F8613A" w:rsidP="00700131">
            <w:pPr>
              <w:jc w:val="center"/>
            </w:pPr>
            <w:r>
              <w:t>0.033</w:t>
            </w:r>
          </w:p>
        </w:tc>
        <w:tc>
          <w:tcPr>
            <w:tcW w:w="1276" w:type="dxa"/>
          </w:tcPr>
          <w:p w14:paraId="709A8607" w14:textId="77777777" w:rsidR="00F8613A" w:rsidRDefault="00F8613A" w:rsidP="00700131">
            <w:pPr>
              <w:jc w:val="center"/>
            </w:pPr>
            <w:r>
              <w:t>0.065</w:t>
            </w:r>
          </w:p>
        </w:tc>
        <w:tc>
          <w:tcPr>
            <w:tcW w:w="1275" w:type="dxa"/>
          </w:tcPr>
          <w:p w14:paraId="7314A8E9" w14:textId="77777777" w:rsidR="00F8613A" w:rsidRDefault="00F8613A" w:rsidP="00700131">
            <w:pPr>
              <w:jc w:val="center"/>
            </w:pPr>
            <w:r>
              <w:t>0.067</w:t>
            </w:r>
          </w:p>
        </w:tc>
        <w:tc>
          <w:tcPr>
            <w:tcW w:w="1276" w:type="dxa"/>
          </w:tcPr>
          <w:p w14:paraId="7AA0E1E9" w14:textId="77777777" w:rsidR="00F8613A" w:rsidRDefault="00F8613A" w:rsidP="00700131">
            <w:pPr>
              <w:jc w:val="center"/>
            </w:pPr>
            <w:r>
              <w:t>0.013</w:t>
            </w:r>
          </w:p>
        </w:tc>
        <w:tc>
          <w:tcPr>
            <w:tcW w:w="1276" w:type="dxa"/>
          </w:tcPr>
          <w:p w14:paraId="09079DCF" w14:textId="77777777" w:rsidR="00F8613A" w:rsidRDefault="00F8613A" w:rsidP="00700131">
            <w:pPr>
              <w:jc w:val="center"/>
            </w:pPr>
            <w:r>
              <w:t>0.025</w:t>
            </w:r>
          </w:p>
        </w:tc>
        <w:tc>
          <w:tcPr>
            <w:tcW w:w="1275" w:type="dxa"/>
          </w:tcPr>
          <w:p w14:paraId="043DD2EA" w14:textId="77777777" w:rsidR="00F8613A" w:rsidRDefault="00F8613A" w:rsidP="00700131">
            <w:pPr>
              <w:jc w:val="center"/>
            </w:pPr>
            <w:r>
              <w:rPr>
                <w:rStyle w:val="numbercell"/>
              </w:rPr>
              <w:t>0.008</w:t>
            </w:r>
          </w:p>
        </w:tc>
        <w:tc>
          <w:tcPr>
            <w:tcW w:w="1276" w:type="dxa"/>
          </w:tcPr>
          <w:p w14:paraId="52D0FDC6" w14:textId="77777777" w:rsidR="00F8613A" w:rsidRDefault="00F8613A" w:rsidP="00700131">
            <w:pPr>
              <w:jc w:val="center"/>
            </w:pPr>
            <w:r>
              <w:rPr>
                <w:rStyle w:val="numbercell"/>
              </w:rPr>
              <w:t>0.0002</w:t>
            </w:r>
          </w:p>
        </w:tc>
        <w:tc>
          <w:tcPr>
            <w:tcW w:w="1276" w:type="dxa"/>
          </w:tcPr>
          <w:p w14:paraId="36A4798F" w14:textId="77777777" w:rsidR="00F8613A" w:rsidRDefault="00F8613A" w:rsidP="00700131">
            <w:pPr>
              <w:jc w:val="center"/>
            </w:pPr>
            <w:r>
              <w:rPr>
                <w:rStyle w:val="numbercell"/>
              </w:rPr>
              <w:t>0.002</w:t>
            </w:r>
          </w:p>
        </w:tc>
      </w:tr>
      <w:tr w:rsidR="00F8613A" w14:paraId="272FA7A9" w14:textId="77777777" w:rsidTr="00F8613A">
        <w:tc>
          <w:tcPr>
            <w:tcW w:w="709" w:type="dxa"/>
            <w:vMerge/>
            <w:vAlign w:val="center"/>
          </w:tcPr>
          <w:p w14:paraId="284D86CF" w14:textId="77777777" w:rsidR="00F8613A" w:rsidRDefault="00F8613A" w:rsidP="00700131">
            <w:pPr>
              <w:jc w:val="center"/>
            </w:pPr>
          </w:p>
        </w:tc>
        <w:tc>
          <w:tcPr>
            <w:tcW w:w="1134" w:type="dxa"/>
            <w:vMerge/>
            <w:vAlign w:val="center"/>
          </w:tcPr>
          <w:p w14:paraId="41396AA5" w14:textId="77777777" w:rsidR="00F8613A" w:rsidRDefault="00F8613A" w:rsidP="00700131"/>
        </w:tc>
        <w:tc>
          <w:tcPr>
            <w:tcW w:w="709" w:type="dxa"/>
          </w:tcPr>
          <w:p w14:paraId="52BD25AA" w14:textId="77777777" w:rsidR="00F8613A" w:rsidRDefault="00F8613A" w:rsidP="00700131">
            <w:pPr>
              <w:jc w:val="center"/>
            </w:pPr>
            <w:r>
              <w:t>n</w:t>
            </w:r>
          </w:p>
        </w:tc>
        <w:tc>
          <w:tcPr>
            <w:tcW w:w="992" w:type="dxa"/>
          </w:tcPr>
          <w:p w14:paraId="3D5ACFE9" w14:textId="77777777" w:rsidR="00F8613A" w:rsidRDefault="00F8613A" w:rsidP="00700131">
            <w:pPr>
              <w:jc w:val="center"/>
            </w:pPr>
            <w:r>
              <w:t>545</w:t>
            </w:r>
          </w:p>
        </w:tc>
        <w:tc>
          <w:tcPr>
            <w:tcW w:w="1276" w:type="dxa"/>
          </w:tcPr>
          <w:p w14:paraId="5FE6FFB9" w14:textId="77777777" w:rsidR="00F8613A" w:rsidRDefault="00F8613A" w:rsidP="00700131">
            <w:pPr>
              <w:jc w:val="center"/>
            </w:pPr>
            <w:r>
              <w:t>458</w:t>
            </w:r>
          </w:p>
        </w:tc>
        <w:tc>
          <w:tcPr>
            <w:tcW w:w="1276" w:type="dxa"/>
          </w:tcPr>
          <w:p w14:paraId="3BED537E" w14:textId="77777777" w:rsidR="00F8613A" w:rsidRDefault="00F8613A" w:rsidP="00700131">
            <w:pPr>
              <w:jc w:val="center"/>
            </w:pPr>
            <w:r>
              <w:t>445</w:t>
            </w:r>
          </w:p>
        </w:tc>
        <w:tc>
          <w:tcPr>
            <w:tcW w:w="1275" w:type="dxa"/>
          </w:tcPr>
          <w:p w14:paraId="1AA8E935" w14:textId="77777777" w:rsidR="00F8613A" w:rsidRDefault="00F8613A" w:rsidP="00700131">
            <w:pPr>
              <w:jc w:val="center"/>
            </w:pPr>
            <w:r>
              <w:t>545</w:t>
            </w:r>
          </w:p>
        </w:tc>
        <w:tc>
          <w:tcPr>
            <w:tcW w:w="1276" w:type="dxa"/>
          </w:tcPr>
          <w:p w14:paraId="5D076753" w14:textId="77777777" w:rsidR="00F8613A" w:rsidRDefault="00F8613A" w:rsidP="00700131">
            <w:pPr>
              <w:jc w:val="center"/>
            </w:pPr>
            <w:r>
              <w:t>458</w:t>
            </w:r>
          </w:p>
        </w:tc>
        <w:tc>
          <w:tcPr>
            <w:tcW w:w="1276" w:type="dxa"/>
          </w:tcPr>
          <w:p w14:paraId="0013C987" w14:textId="77777777" w:rsidR="00F8613A" w:rsidRDefault="00F8613A" w:rsidP="00700131">
            <w:pPr>
              <w:jc w:val="center"/>
            </w:pPr>
            <w:r>
              <w:t>445</w:t>
            </w:r>
          </w:p>
        </w:tc>
        <w:tc>
          <w:tcPr>
            <w:tcW w:w="1275" w:type="dxa"/>
          </w:tcPr>
          <w:p w14:paraId="1226E283" w14:textId="77777777" w:rsidR="00F8613A" w:rsidRDefault="00F8613A" w:rsidP="00700131">
            <w:pPr>
              <w:jc w:val="center"/>
            </w:pPr>
            <w:r>
              <w:t>545</w:t>
            </w:r>
          </w:p>
        </w:tc>
        <w:tc>
          <w:tcPr>
            <w:tcW w:w="1276" w:type="dxa"/>
          </w:tcPr>
          <w:p w14:paraId="78CC8458" w14:textId="77777777" w:rsidR="00F8613A" w:rsidRDefault="00F8613A" w:rsidP="00700131">
            <w:pPr>
              <w:jc w:val="center"/>
            </w:pPr>
            <w:r>
              <w:t>458</w:t>
            </w:r>
          </w:p>
        </w:tc>
        <w:tc>
          <w:tcPr>
            <w:tcW w:w="1276" w:type="dxa"/>
          </w:tcPr>
          <w:p w14:paraId="58FE19C6" w14:textId="77777777" w:rsidR="00F8613A" w:rsidRDefault="00F8613A" w:rsidP="00700131">
            <w:pPr>
              <w:jc w:val="center"/>
            </w:pPr>
            <w:r>
              <w:t>445</w:t>
            </w:r>
          </w:p>
        </w:tc>
      </w:tr>
      <w:tr w:rsidR="00F8613A" w14:paraId="517765AB" w14:textId="77777777" w:rsidTr="00F8613A">
        <w:tc>
          <w:tcPr>
            <w:tcW w:w="709" w:type="dxa"/>
            <w:vMerge/>
            <w:vAlign w:val="center"/>
          </w:tcPr>
          <w:p w14:paraId="6A3FB2FE" w14:textId="77777777" w:rsidR="00F8613A" w:rsidRDefault="00F8613A" w:rsidP="00700131">
            <w:pPr>
              <w:jc w:val="center"/>
            </w:pPr>
          </w:p>
        </w:tc>
        <w:tc>
          <w:tcPr>
            <w:tcW w:w="1134" w:type="dxa"/>
            <w:vMerge w:val="restart"/>
            <w:vAlign w:val="center"/>
          </w:tcPr>
          <w:p w14:paraId="28C2A7BF" w14:textId="77777777" w:rsidR="00F8613A" w:rsidRDefault="00F8613A" w:rsidP="00700131">
            <w:r>
              <w:t>Medium</w:t>
            </w:r>
          </w:p>
        </w:tc>
        <w:tc>
          <w:tcPr>
            <w:tcW w:w="709" w:type="dxa"/>
          </w:tcPr>
          <w:p w14:paraId="4EAA0C53" w14:textId="1D75FF6B" w:rsidR="00F8613A" w:rsidRDefault="00F8613A" w:rsidP="00700131">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Default="00F8613A" w:rsidP="00700131">
            <w:pPr>
              <w:jc w:val="center"/>
            </w:pPr>
            <w:r>
              <w:t>-</w:t>
            </w:r>
            <w:r w:rsidR="005A33E0">
              <w:t>*</w:t>
            </w:r>
          </w:p>
        </w:tc>
        <w:tc>
          <w:tcPr>
            <w:tcW w:w="1276" w:type="dxa"/>
          </w:tcPr>
          <w:p w14:paraId="75B1DD4A" w14:textId="77777777" w:rsidR="00F8613A" w:rsidRPr="00242D5B" w:rsidRDefault="00F8613A" w:rsidP="00700131">
            <w:pPr>
              <w:jc w:val="center"/>
              <w:rPr>
                <w:b/>
              </w:rPr>
            </w:pPr>
            <w:r w:rsidRPr="00242D5B">
              <w:rPr>
                <w:b/>
              </w:rPr>
              <w:t>3.109</w:t>
            </w:r>
          </w:p>
        </w:tc>
        <w:tc>
          <w:tcPr>
            <w:tcW w:w="1276" w:type="dxa"/>
          </w:tcPr>
          <w:p w14:paraId="43835033" w14:textId="77777777" w:rsidR="00F8613A" w:rsidRPr="00242D5B" w:rsidRDefault="00F8613A" w:rsidP="00700131">
            <w:pPr>
              <w:jc w:val="center"/>
              <w:rPr>
                <w:b/>
              </w:rPr>
            </w:pPr>
            <w:r w:rsidRPr="00242D5B">
              <w:rPr>
                <w:b/>
              </w:rPr>
              <w:t>2.085</w:t>
            </w:r>
          </w:p>
        </w:tc>
        <w:tc>
          <w:tcPr>
            <w:tcW w:w="1275" w:type="dxa"/>
          </w:tcPr>
          <w:p w14:paraId="1FA89929" w14:textId="77777777" w:rsidR="00F8613A" w:rsidRDefault="00F8613A" w:rsidP="00700131">
            <w:pPr>
              <w:jc w:val="center"/>
            </w:pPr>
            <w:r>
              <w:t>-</w:t>
            </w:r>
          </w:p>
        </w:tc>
        <w:tc>
          <w:tcPr>
            <w:tcW w:w="1276" w:type="dxa"/>
          </w:tcPr>
          <w:p w14:paraId="22086B33" w14:textId="77777777" w:rsidR="00F8613A" w:rsidRPr="00242D5B" w:rsidRDefault="00F8613A" w:rsidP="00700131">
            <w:pPr>
              <w:jc w:val="center"/>
              <w:rPr>
                <w:b/>
              </w:rPr>
            </w:pPr>
            <w:r w:rsidRPr="00242D5B">
              <w:rPr>
                <w:b/>
              </w:rPr>
              <w:t>9.733</w:t>
            </w:r>
          </w:p>
        </w:tc>
        <w:tc>
          <w:tcPr>
            <w:tcW w:w="1276" w:type="dxa"/>
          </w:tcPr>
          <w:p w14:paraId="38054AEF" w14:textId="77777777" w:rsidR="00F8613A" w:rsidRPr="00242D5B" w:rsidRDefault="00F8613A" w:rsidP="00700131">
            <w:pPr>
              <w:jc w:val="center"/>
              <w:rPr>
                <w:b/>
              </w:rPr>
            </w:pPr>
            <w:r w:rsidRPr="00242D5B">
              <w:rPr>
                <w:b/>
              </w:rPr>
              <w:t>3.120</w:t>
            </w:r>
          </w:p>
        </w:tc>
        <w:tc>
          <w:tcPr>
            <w:tcW w:w="1275" w:type="dxa"/>
          </w:tcPr>
          <w:p w14:paraId="3E1890A3" w14:textId="77777777" w:rsidR="00F8613A" w:rsidRDefault="00F8613A" w:rsidP="00700131">
            <w:pPr>
              <w:jc w:val="center"/>
            </w:pPr>
            <w:r>
              <w:t>-</w:t>
            </w:r>
          </w:p>
        </w:tc>
        <w:tc>
          <w:tcPr>
            <w:tcW w:w="1276" w:type="dxa"/>
          </w:tcPr>
          <w:p w14:paraId="4F718093" w14:textId="77777777" w:rsidR="00F8613A" w:rsidRPr="00242D5B" w:rsidRDefault="00F8613A" w:rsidP="00700131">
            <w:pPr>
              <w:jc w:val="center"/>
              <w:rPr>
                <w:b/>
              </w:rPr>
            </w:pPr>
            <w:r w:rsidRPr="00242D5B">
              <w:rPr>
                <w:rStyle w:val="numbercell"/>
                <w:b/>
              </w:rPr>
              <w:t>-0.699</w:t>
            </w:r>
          </w:p>
        </w:tc>
        <w:tc>
          <w:tcPr>
            <w:tcW w:w="1276" w:type="dxa"/>
          </w:tcPr>
          <w:p w14:paraId="505E6C8E" w14:textId="77777777" w:rsidR="00F8613A" w:rsidRPr="00242D5B" w:rsidRDefault="00F8613A" w:rsidP="00700131">
            <w:pPr>
              <w:jc w:val="center"/>
              <w:rPr>
                <w:b/>
              </w:rPr>
            </w:pPr>
            <w:r w:rsidRPr="00242D5B">
              <w:rPr>
                <w:rStyle w:val="numbercell"/>
                <w:b/>
              </w:rPr>
              <w:t>0.034</w:t>
            </w:r>
          </w:p>
        </w:tc>
      </w:tr>
      <w:tr w:rsidR="00F8613A" w14:paraId="56131E35" w14:textId="77777777" w:rsidTr="00F8613A">
        <w:tc>
          <w:tcPr>
            <w:tcW w:w="709" w:type="dxa"/>
            <w:vMerge/>
            <w:vAlign w:val="center"/>
          </w:tcPr>
          <w:p w14:paraId="6C84220B" w14:textId="77777777" w:rsidR="00F8613A" w:rsidRDefault="00F8613A" w:rsidP="00700131">
            <w:pPr>
              <w:jc w:val="center"/>
            </w:pPr>
          </w:p>
        </w:tc>
        <w:tc>
          <w:tcPr>
            <w:tcW w:w="1134" w:type="dxa"/>
            <w:vMerge/>
            <w:vAlign w:val="center"/>
          </w:tcPr>
          <w:p w14:paraId="241AE06E" w14:textId="77777777" w:rsidR="00F8613A" w:rsidRDefault="00F8613A" w:rsidP="00700131"/>
        </w:tc>
        <w:tc>
          <w:tcPr>
            <w:tcW w:w="709" w:type="dxa"/>
          </w:tcPr>
          <w:p w14:paraId="3620AD1C" w14:textId="77777777" w:rsidR="00F8613A" w:rsidRDefault="00F8613A" w:rsidP="00700131">
            <w:pPr>
              <w:jc w:val="center"/>
            </w:pPr>
            <w:r>
              <w:t>S.E.</w:t>
            </w:r>
          </w:p>
        </w:tc>
        <w:tc>
          <w:tcPr>
            <w:tcW w:w="992" w:type="dxa"/>
          </w:tcPr>
          <w:p w14:paraId="1E9DDA26" w14:textId="77777777" w:rsidR="00F8613A" w:rsidRDefault="00F8613A" w:rsidP="00700131">
            <w:pPr>
              <w:jc w:val="center"/>
            </w:pPr>
            <w:r>
              <w:t>-</w:t>
            </w:r>
          </w:p>
        </w:tc>
        <w:tc>
          <w:tcPr>
            <w:tcW w:w="1276" w:type="dxa"/>
          </w:tcPr>
          <w:p w14:paraId="28C6A884" w14:textId="77777777" w:rsidR="00F8613A" w:rsidRDefault="00F8613A" w:rsidP="00700131">
            <w:pPr>
              <w:jc w:val="center"/>
            </w:pPr>
            <w:r>
              <w:t>1.110</w:t>
            </w:r>
          </w:p>
        </w:tc>
        <w:tc>
          <w:tcPr>
            <w:tcW w:w="1276" w:type="dxa"/>
          </w:tcPr>
          <w:p w14:paraId="683B9915" w14:textId="77777777" w:rsidR="00F8613A" w:rsidRDefault="00F8613A" w:rsidP="00700131">
            <w:pPr>
              <w:jc w:val="center"/>
            </w:pPr>
            <w:r>
              <w:t>0.213</w:t>
            </w:r>
          </w:p>
        </w:tc>
        <w:tc>
          <w:tcPr>
            <w:tcW w:w="1275" w:type="dxa"/>
          </w:tcPr>
          <w:p w14:paraId="516C9F42" w14:textId="77777777" w:rsidR="00F8613A" w:rsidRDefault="00F8613A" w:rsidP="00700131">
            <w:pPr>
              <w:jc w:val="center"/>
            </w:pPr>
            <w:r>
              <w:t>-</w:t>
            </w:r>
          </w:p>
        </w:tc>
        <w:tc>
          <w:tcPr>
            <w:tcW w:w="1276" w:type="dxa"/>
          </w:tcPr>
          <w:p w14:paraId="4F267EA4" w14:textId="77777777" w:rsidR="00F8613A" w:rsidRDefault="00F8613A" w:rsidP="00700131">
            <w:pPr>
              <w:jc w:val="center"/>
            </w:pPr>
            <w:r>
              <w:t>8.590</w:t>
            </w:r>
          </w:p>
        </w:tc>
        <w:tc>
          <w:tcPr>
            <w:tcW w:w="1276" w:type="dxa"/>
          </w:tcPr>
          <w:p w14:paraId="12D5475A" w14:textId="77777777" w:rsidR="00F8613A" w:rsidRDefault="00F8613A" w:rsidP="00700131">
            <w:pPr>
              <w:jc w:val="center"/>
            </w:pPr>
            <w:r>
              <w:t>0.163</w:t>
            </w:r>
          </w:p>
        </w:tc>
        <w:tc>
          <w:tcPr>
            <w:tcW w:w="1275" w:type="dxa"/>
          </w:tcPr>
          <w:p w14:paraId="1B1EFF25" w14:textId="77777777" w:rsidR="00F8613A" w:rsidRDefault="00F8613A" w:rsidP="00700131">
            <w:pPr>
              <w:jc w:val="center"/>
            </w:pPr>
            <w:r>
              <w:t>-</w:t>
            </w:r>
          </w:p>
        </w:tc>
        <w:tc>
          <w:tcPr>
            <w:tcW w:w="1276" w:type="dxa"/>
          </w:tcPr>
          <w:p w14:paraId="0F2EF1CE" w14:textId="77777777" w:rsidR="00F8613A" w:rsidRDefault="00F8613A" w:rsidP="00700131">
            <w:pPr>
              <w:jc w:val="center"/>
            </w:pPr>
            <w:r>
              <w:rPr>
                <w:rStyle w:val="numbercell"/>
              </w:rPr>
              <w:t>0.709</w:t>
            </w:r>
          </w:p>
        </w:tc>
        <w:tc>
          <w:tcPr>
            <w:tcW w:w="1276" w:type="dxa"/>
          </w:tcPr>
          <w:p w14:paraId="16FF2AA1" w14:textId="77777777" w:rsidR="00F8613A" w:rsidRDefault="00F8613A" w:rsidP="00700131">
            <w:pPr>
              <w:jc w:val="center"/>
            </w:pPr>
            <w:r>
              <w:t>0.010</w:t>
            </w:r>
          </w:p>
        </w:tc>
      </w:tr>
      <w:tr w:rsidR="00F8613A" w14:paraId="7C167E34" w14:textId="77777777" w:rsidTr="00F8613A">
        <w:tc>
          <w:tcPr>
            <w:tcW w:w="709" w:type="dxa"/>
            <w:vMerge/>
            <w:vAlign w:val="center"/>
          </w:tcPr>
          <w:p w14:paraId="367AA82D" w14:textId="77777777" w:rsidR="00F8613A" w:rsidRDefault="00F8613A" w:rsidP="00700131">
            <w:pPr>
              <w:jc w:val="center"/>
            </w:pPr>
          </w:p>
        </w:tc>
        <w:tc>
          <w:tcPr>
            <w:tcW w:w="1134" w:type="dxa"/>
            <w:vMerge/>
            <w:vAlign w:val="center"/>
          </w:tcPr>
          <w:p w14:paraId="1A92A6C8" w14:textId="77777777" w:rsidR="00F8613A" w:rsidRDefault="00F8613A" w:rsidP="00700131"/>
        </w:tc>
        <w:tc>
          <w:tcPr>
            <w:tcW w:w="709" w:type="dxa"/>
          </w:tcPr>
          <w:p w14:paraId="071517BC" w14:textId="77777777" w:rsidR="00F8613A" w:rsidRDefault="00F8613A" w:rsidP="00700131">
            <w:pPr>
              <w:jc w:val="center"/>
            </w:pPr>
            <w:r>
              <w:t>n</w:t>
            </w:r>
          </w:p>
        </w:tc>
        <w:tc>
          <w:tcPr>
            <w:tcW w:w="992" w:type="dxa"/>
          </w:tcPr>
          <w:p w14:paraId="4F3C28F0" w14:textId="77777777" w:rsidR="00F8613A" w:rsidRDefault="00F8613A" w:rsidP="00700131">
            <w:pPr>
              <w:jc w:val="center"/>
            </w:pPr>
            <w:r>
              <w:t>0</w:t>
            </w:r>
          </w:p>
        </w:tc>
        <w:tc>
          <w:tcPr>
            <w:tcW w:w="1276" w:type="dxa"/>
          </w:tcPr>
          <w:p w14:paraId="51FB6E61" w14:textId="77777777" w:rsidR="00F8613A" w:rsidRDefault="00F8613A" w:rsidP="00700131">
            <w:pPr>
              <w:jc w:val="center"/>
            </w:pPr>
            <w:r>
              <w:t>6</w:t>
            </w:r>
          </w:p>
        </w:tc>
        <w:tc>
          <w:tcPr>
            <w:tcW w:w="1276" w:type="dxa"/>
          </w:tcPr>
          <w:p w14:paraId="35C66E5C" w14:textId="77777777" w:rsidR="00F8613A" w:rsidRDefault="00F8613A" w:rsidP="00700131">
            <w:pPr>
              <w:jc w:val="center"/>
            </w:pPr>
            <w:r>
              <w:t>26</w:t>
            </w:r>
          </w:p>
        </w:tc>
        <w:tc>
          <w:tcPr>
            <w:tcW w:w="1275" w:type="dxa"/>
          </w:tcPr>
          <w:p w14:paraId="18848136" w14:textId="77777777" w:rsidR="00F8613A" w:rsidRDefault="00F8613A" w:rsidP="00700131">
            <w:pPr>
              <w:jc w:val="center"/>
            </w:pPr>
            <w:r>
              <w:t>0</w:t>
            </w:r>
          </w:p>
        </w:tc>
        <w:tc>
          <w:tcPr>
            <w:tcW w:w="1276" w:type="dxa"/>
          </w:tcPr>
          <w:p w14:paraId="2E5DBA87" w14:textId="77777777" w:rsidR="00F8613A" w:rsidRDefault="00F8613A" w:rsidP="00700131">
            <w:pPr>
              <w:jc w:val="center"/>
            </w:pPr>
            <w:r>
              <w:t>6</w:t>
            </w:r>
          </w:p>
        </w:tc>
        <w:tc>
          <w:tcPr>
            <w:tcW w:w="1276" w:type="dxa"/>
          </w:tcPr>
          <w:p w14:paraId="5CC99293" w14:textId="77777777" w:rsidR="00F8613A" w:rsidRDefault="00F8613A" w:rsidP="00700131">
            <w:pPr>
              <w:jc w:val="center"/>
            </w:pPr>
            <w:r>
              <w:t>26</w:t>
            </w:r>
          </w:p>
        </w:tc>
        <w:tc>
          <w:tcPr>
            <w:tcW w:w="1275" w:type="dxa"/>
          </w:tcPr>
          <w:p w14:paraId="3C0900D2" w14:textId="77777777" w:rsidR="00F8613A" w:rsidRDefault="00F8613A" w:rsidP="00700131">
            <w:pPr>
              <w:jc w:val="center"/>
            </w:pPr>
            <w:r>
              <w:t>0</w:t>
            </w:r>
          </w:p>
        </w:tc>
        <w:tc>
          <w:tcPr>
            <w:tcW w:w="1276" w:type="dxa"/>
          </w:tcPr>
          <w:p w14:paraId="407155F3" w14:textId="77777777" w:rsidR="00F8613A" w:rsidRDefault="00F8613A" w:rsidP="00700131">
            <w:pPr>
              <w:jc w:val="center"/>
            </w:pPr>
            <w:r>
              <w:t>6</w:t>
            </w:r>
          </w:p>
        </w:tc>
        <w:tc>
          <w:tcPr>
            <w:tcW w:w="1276" w:type="dxa"/>
          </w:tcPr>
          <w:p w14:paraId="56FB2710" w14:textId="77777777" w:rsidR="00F8613A" w:rsidRDefault="00F8613A" w:rsidP="00700131">
            <w:pPr>
              <w:jc w:val="center"/>
            </w:pPr>
            <w:r>
              <w:t>26</w:t>
            </w:r>
          </w:p>
        </w:tc>
      </w:tr>
      <w:tr w:rsidR="00F8613A" w14:paraId="4DFEB053" w14:textId="77777777" w:rsidTr="00F8613A">
        <w:tc>
          <w:tcPr>
            <w:tcW w:w="709" w:type="dxa"/>
            <w:vMerge/>
            <w:vAlign w:val="center"/>
          </w:tcPr>
          <w:p w14:paraId="05F49897" w14:textId="77777777" w:rsidR="00F8613A" w:rsidRDefault="00F8613A" w:rsidP="00700131">
            <w:pPr>
              <w:jc w:val="center"/>
            </w:pPr>
          </w:p>
        </w:tc>
        <w:tc>
          <w:tcPr>
            <w:tcW w:w="1134" w:type="dxa"/>
            <w:vMerge w:val="restart"/>
            <w:vAlign w:val="center"/>
          </w:tcPr>
          <w:p w14:paraId="138E8A89" w14:textId="77777777" w:rsidR="00F8613A" w:rsidRDefault="00F8613A" w:rsidP="00700131">
            <w:r>
              <w:t>High</w:t>
            </w:r>
          </w:p>
        </w:tc>
        <w:tc>
          <w:tcPr>
            <w:tcW w:w="709" w:type="dxa"/>
          </w:tcPr>
          <w:p w14:paraId="5E656DA7" w14:textId="3D59D174" w:rsidR="00F8613A" w:rsidRDefault="00F8613A" w:rsidP="00700131">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Default="00F8613A" w:rsidP="00700131">
            <w:pPr>
              <w:jc w:val="center"/>
            </w:pPr>
            <w:r>
              <w:t>-</w:t>
            </w:r>
            <w:r w:rsidR="005A33E0">
              <w:t>*</w:t>
            </w:r>
          </w:p>
        </w:tc>
        <w:tc>
          <w:tcPr>
            <w:tcW w:w="1276" w:type="dxa"/>
          </w:tcPr>
          <w:p w14:paraId="6C7FDC64" w14:textId="77777777" w:rsidR="00F8613A" w:rsidRPr="00242D5B" w:rsidRDefault="00F8613A" w:rsidP="00700131">
            <w:pPr>
              <w:jc w:val="center"/>
              <w:rPr>
                <w:b/>
              </w:rPr>
            </w:pPr>
            <w:r w:rsidRPr="00242D5B">
              <w:rPr>
                <w:b/>
              </w:rPr>
              <w:t>1.202</w:t>
            </w:r>
          </w:p>
        </w:tc>
        <w:tc>
          <w:tcPr>
            <w:tcW w:w="1276" w:type="dxa"/>
          </w:tcPr>
          <w:p w14:paraId="0036E23E" w14:textId="77777777" w:rsidR="00F8613A" w:rsidRPr="00242D5B" w:rsidRDefault="00F8613A" w:rsidP="00700131">
            <w:pPr>
              <w:jc w:val="center"/>
              <w:rPr>
                <w:b/>
              </w:rPr>
            </w:pPr>
            <w:r w:rsidRPr="00242D5B">
              <w:rPr>
                <w:b/>
              </w:rPr>
              <w:t>2.699</w:t>
            </w:r>
          </w:p>
        </w:tc>
        <w:tc>
          <w:tcPr>
            <w:tcW w:w="1275" w:type="dxa"/>
          </w:tcPr>
          <w:p w14:paraId="54920604" w14:textId="77777777" w:rsidR="00F8613A" w:rsidRDefault="00F8613A" w:rsidP="00700131">
            <w:pPr>
              <w:jc w:val="center"/>
            </w:pPr>
            <w:r>
              <w:t>-</w:t>
            </w:r>
          </w:p>
        </w:tc>
        <w:tc>
          <w:tcPr>
            <w:tcW w:w="1276" w:type="dxa"/>
          </w:tcPr>
          <w:p w14:paraId="00FDA8B7" w14:textId="77777777" w:rsidR="00F8613A" w:rsidRPr="00242D5B" w:rsidRDefault="00F8613A" w:rsidP="00700131">
            <w:pPr>
              <w:jc w:val="center"/>
              <w:rPr>
                <w:b/>
                <w:i/>
              </w:rPr>
            </w:pPr>
            <w:r w:rsidRPr="00242D5B">
              <w:rPr>
                <w:b/>
                <w:i/>
              </w:rPr>
              <w:t>110.240</w:t>
            </w:r>
          </w:p>
        </w:tc>
        <w:tc>
          <w:tcPr>
            <w:tcW w:w="1276" w:type="dxa"/>
          </w:tcPr>
          <w:p w14:paraId="1E3E2D81" w14:textId="77777777" w:rsidR="00F8613A" w:rsidRPr="00242D5B" w:rsidRDefault="00F8613A" w:rsidP="00700131">
            <w:pPr>
              <w:jc w:val="center"/>
              <w:rPr>
                <w:b/>
              </w:rPr>
            </w:pPr>
            <w:r w:rsidRPr="00242D5B">
              <w:rPr>
                <w:b/>
              </w:rPr>
              <w:t>2.943</w:t>
            </w:r>
          </w:p>
        </w:tc>
        <w:tc>
          <w:tcPr>
            <w:tcW w:w="1275" w:type="dxa"/>
          </w:tcPr>
          <w:p w14:paraId="52646A1B" w14:textId="77777777" w:rsidR="00F8613A" w:rsidRDefault="00F8613A" w:rsidP="00700131">
            <w:pPr>
              <w:jc w:val="center"/>
            </w:pPr>
            <w:r>
              <w:t>-</w:t>
            </w:r>
          </w:p>
        </w:tc>
        <w:tc>
          <w:tcPr>
            <w:tcW w:w="1276" w:type="dxa"/>
          </w:tcPr>
          <w:p w14:paraId="714774A5" w14:textId="77777777" w:rsidR="00F8613A" w:rsidRPr="00242D5B" w:rsidRDefault="00F8613A" w:rsidP="00700131">
            <w:pPr>
              <w:jc w:val="center"/>
              <w:rPr>
                <w:b/>
                <w:i/>
              </w:rPr>
            </w:pPr>
            <w:r w:rsidRPr="00242D5B">
              <w:rPr>
                <w:rStyle w:val="numbercell"/>
                <w:b/>
                <w:i/>
              </w:rPr>
              <w:t>-9.932</w:t>
            </w:r>
          </w:p>
        </w:tc>
        <w:tc>
          <w:tcPr>
            <w:tcW w:w="1276" w:type="dxa"/>
          </w:tcPr>
          <w:p w14:paraId="5D52D693" w14:textId="77777777" w:rsidR="00F8613A" w:rsidRPr="00242D5B" w:rsidRDefault="00F8613A" w:rsidP="00700131">
            <w:pPr>
              <w:jc w:val="center"/>
              <w:rPr>
                <w:b/>
              </w:rPr>
            </w:pPr>
            <w:r w:rsidRPr="00242D5B">
              <w:rPr>
                <w:b/>
              </w:rPr>
              <w:t>-0.022</w:t>
            </w:r>
          </w:p>
        </w:tc>
      </w:tr>
      <w:tr w:rsidR="00F8613A" w14:paraId="1474D775" w14:textId="77777777" w:rsidTr="00F8613A">
        <w:tc>
          <w:tcPr>
            <w:tcW w:w="709" w:type="dxa"/>
            <w:vMerge/>
            <w:vAlign w:val="center"/>
          </w:tcPr>
          <w:p w14:paraId="3EBF41B6" w14:textId="77777777" w:rsidR="00F8613A" w:rsidRDefault="00F8613A" w:rsidP="00700131">
            <w:pPr>
              <w:jc w:val="center"/>
            </w:pPr>
          </w:p>
        </w:tc>
        <w:tc>
          <w:tcPr>
            <w:tcW w:w="1134" w:type="dxa"/>
            <w:vMerge/>
            <w:vAlign w:val="center"/>
          </w:tcPr>
          <w:p w14:paraId="4A48A9A0" w14:textId="77777777" w:rsidR="00F8613A" w:rsidRDefault="00F8613A" w:rsidP="00700131">
            <w:pPr>
              <w:jc w:val="center"/>
            </w:pPr>
          </w:p>
        </w:tc>
        <w:tc>
          <w:tcPr>
            <w:tcW w:w="709" w:type="dxa"/>
          </w:tcPr>
          <w:p w14:paraId="60A0360A" w14:textId="77777777" w:rsidR="00F8613A" w:rsidRDefault="00F8613A" w:rsidP="00700131">
            <w:pPr>
              <w:jc w:val="center"/>
            </w:pPr>
            <w:r>
              <w:t>S.E.</w:t>
            </w:r>
          </w:p>
        </w:tc>
        <w:tc>
          <w:tcPr>
            <w:tcW w:w="992" w:type="dxa"/>
          </w:tcPr>
          <w:p w14:paraId="7D461271" w14:textId="77777777" w:rsidR="00F8613A" w:rsidRDefault="00F8613A" w:rsidP="00700131">
            <w:pPr>
              <w:jc w:val="center"/>
            </w:pPr>
            <w:r>
              <w:t>-</w:t>
            </w:r>
          </w:p>
        </w:tc>
        <w:tc>
          <w:tcPr>
            <w:tcW w:w="1276" w:type="dxa"/>
          </w:tcPr>
          <w:p w14:paraId="043E8013" w14:textId="77777777" w:rsidR="00F8613A" w:rsidRDefault="00F8613A" w:rsidP="00700131">
            <w:pPr>
              <w:jc w:val="center"/>
            </w:pPr>
            <w:r>
              <w:t>0.258</w:t>
            </w:r>
          </w:p>
        </w:tc>
        <w:tc>
          <w:tcPr>
            <w:tcW w:w="1276" w:type="dxa"/>
          </w:tcPr>
          <w:p w14:paraId="6CC418AA" w14:textId="77777777" w:rsidR="00F8613A" w:rsidRDefault="00F8613A" w:rsidP="00700131">
            <w:pPr>
              <w:jc w:val="center"/>
            </w:pPr>
            <w:r>
              <w:t>-</w:t>
            </w:r>
          </w:p>
        </w:tc>
        <w:tc>
          <w:tcPr>
            <w:tcW w:w="1275" w:type="dxa"/>
          </w:tcPr>
          <w:p w14:paraId="39F321B4" w14:textId="77777777" w:rsidR="00F8613A" w:rsidRDefault="00F8613A" w:rsidP="00700131">
            <w:pPr>
              <w:jc w:val="center"/>
            </w:pPr>
            <w:r>
              <w:t>-</w:t>
            </w:r>
          </w:p>
        </w:tc>
        <w:tc>
          <w:tcPr>
            <w:tcW w:w="1276" w:type="dxa"/>
          </w:tcPr>
          <w:p w14:paraId="3F60B841" w14:textId="77777777" w:rsidR="00F8613A" w:rsidRDefault="00F8613A" w:rsidP="00700131">
            <w:pPr>
              <w:jc w:val="center"/>
            </w:pPr>
            <w:r>
              <w:t>57.536</w:t>
            </w:r>
          </w:p>
        </w:tc>
        <w:tc>
          <w:tcPr>
            <w:tcW w:w="1276" w:type="dxa"/>
          </w:tcPr>
          <w:p w14:paraId="7C89627D" w14:textId="77777777" w:rsidR="00F8613A" w:rsidRDefault="00F8613A" w:rsidP="00700131">
            <w:pPr>
              <w:jc w:val="center"/>
            </w:pPr>
            <w:r>
              <w:t>-</w:t>
            </w:r>
          </w:p>
        </w:tc>
        <w:tc>
          <w:tcPr>
            <w:tcW w:w="1275" w:type="dxa"/>
          </w:tcPr>
          <w:p w14:paraId="3D943D30" w14:textId="77777777" w:rsidR="00F8613A" w:rsidRDefault="00F8613A" w:rsidP="00700131">
            <w:pPr>
              <w:jc w:val="center"/>
            </w:pPr>
            <w:r>
              <w:t>-</w:t>
            </w:r>
          </w:p>
        </w:tc>
        <w:tc>
          <w:tcPr>
            <w:tcW w:w="1276" w:type="dxa"/>
          </w:tcPr>
          <w:p w14:paraId="7AFC23F0" w14:textId="77777777" w:rsidR="00F8613A" w:rsidRDefault="00F8613A" w:rsidP="00700131">
            <w:pPr>
              <w:jc w:val="center"/>
            </w:pPr>
            <w:r>
              <w:rPr>
                <w:rStyle w:val="numbercell"/>
              </w:rPr>
              <w:t>5.077</w:t>
            </w:r>
          </w:p>
        </w:tc>
        <w:tc>
          <w:tcPr>
            <w:tcW w:w="1276" w:type="dxa"/>
          </w:tcPr>
          <w:p w14:paraId="35FBB5A9" w14:textId="77777777" w:rsidR="00F8613A" w:rsidRDefault="00F8613A" w:rsidP="00700131">
            <w:pPr>
              <w:jc w:val="center"/>
            </w:pPr>
            <w:r>
              <w:t>-</w:t>
            </w:r>
          </w:p>
        </w:tc>
      </w:tr>
      <w:tr w:rsidR="00F8613A" w14:paraId="706FBB67" w14:textId="77777777" w:rsidTr="00F8613A">
        <w:tc>
          <w:tcPr>
            <w:tcW w:w="709" w:type="dxa"/>
            <w:vMerge/>
            <w:vAlign w:val="center"/>
          </w:tcPr>
          <w:p w14:paraId="617A6CC8" w14:textId="77777777" w:rsidR="00F8613A" w:rsidRDefault="00F8613A" w:rsidP="00700131">
            <w:pPr>
              <w:jc w:val="center"/>
            </w:pPr>
          </w:p>
        </w:tc>
        <w:tc>
          <w:tcPr>
            <w:tcW w:w="1134" w:type="dxa"/>
            <w:vMerge/>
            <w:vAlign w:val="center"/>
          </w:tcPr>
          <w:p w14:paraId="30AC2739" w14:textId="77777777" w:rsidR="00F8613A" w:rsidRDefault="00F8613A" w:rsidP="00700131">
            <w:pPr>
              <w:jc w:val="center"/>
            </w:pPr>
          </w:p>
        </w:tc>
        <w:tc>
          <w:tcPr>
            <w:tcW w:w="709" w:type="dxa"/>
          </w:tcPr>
          <w:p w14:paraId="57698521" w14:textId="77777777" w:rsidR="00F8613A" w:rsidRDefault="00F8613A" w:rsidP="00700131">
            <w:pPr>
              <w:jc w:val="center"/>
            </w:pPr>
            <w:r>
              <w:t>n</w:t>
            </w:r>
          </w:p>
        </w:tc>
        <w:tc>
          <w:tcPr>
            <w:tcW w:w="992" w:type="dxa"/>
          </w:tcPr>
          <w:p w14:paraId="06253183" w14:textId="77777777" w:rsidR="00F8613A" w:rsidRDefault="00F8613A" w:rsidP="00700131">
            <w:pPr>
              <w:jc w:val="center"/>
            </w:pPr>
            <w:r>
              <w:t>0</w:t>
            </w:r>
          </w:p>
        </w:tc>
        <w:tc>
          <w:tcPr>
            <w:tcW w:w="1276" w:type="dxa"/>
          </w:tcPr>
          <w:p w14:paraId="5BE91EFE" w14:textId="77777777" w:rsidR="00F8613A" w:rsidRDefault="00F8613A" w:rsidP="00700131">
            <w:pPr>
              <w:jc w:val="center"/>
            </w:pPr>
            <w:r>
              <w:t>3</w:t>
            </w:r>
          </w:p>
        </w:tc>
        <w:tc>
          <w:tcPr>
            <w:tcW w:w="1276" w:type="dxa"/>
          </w:tcPr>
          <w:p w14:paraId="1956DD27" w14:textId="77777777" w:rsidR="00F8613A" w:rsidRDefault="00F8613A" w:rsidP="00700131">
            <w:pPr>
              <w:jc w:val="center"/>
            </w:pPr>
            <w:r>
              <w:t>1</w:t>
            </w:r>
          </w:p>
        </w:tc>
        <w:tc>
          <w:tcPr>
            <w:tcW w:w="1275" w:type="dxa"/>
          </w:tcPr>
          <w:p w14:paraId="346EE3B5" w14:textId="77777777" w:rsidR="00F8613A" w:rsidRDefault="00F8613A" w:rsidP="00700131">
            <w:pPr>
              <w:jc w:val="center"/>
            </w:pPr>
            <w:r>
              <w:t>0</w:t>
            </w:r>
          </w:p>
        </w:tc>
        <w:tc>
          <w:tcPr>
            <w:tcW w:w="1276" w:type="dxa"/>
          </w:tcPr>
          <w:p w14:paraId="1D22559F" w14:textId="77777777" w:rsidR="00F8613A" w:rsidRDefault="00F8613A" w:rsidP="00700131">
            <w:pPr>
              <w:jc w:val="center"/>
            </w:pPr>
            <w:r>
              <w:t>3</w:t>
            </w:r>
          </w:p>
        </w:tc>
        <w:tc>
          <w:tcPr>
            <w:tcW w:w="1276" w:type="dxa"/>
          </w:tcPr>
          <w:p w14:paraId="493B7773" w14:textId="77777777" w:rsidR="00F8613A" w:rsidRDefault="00F8613A" w:rsidP="00700131">
            <w:pPr>
              <w:jc w:val="center"/>
            </w:pPr>
            <w:r>
              <w:t>1</w:t>
            </w:r>
          </w:p>
        </w:tc>
        <w:tc>
          <w:tcPr>
            <w:tcW w:w="1275" w:type="dxa"/>
          </w:tcPr>
          <w:p w14:paraId="09624395" w14:textId="77777777" w:rsidR="00F8613A" w:rsidRDefault="00F8613A" w:rsidP="00700131">
            <w:pPr>
              <w:jc w:val="center"/>
            </w:pPr>
            <w:r>
              <w:t>0</w:t>
            </w:r>
          </w:p>
        </w:tc>
        <w:tc>
          <w:tcPr>
            <w:tcW w:w="1276" w:type="dxa"/>
          </w:tcPr>
          <w:p w14:paraId="19C76593" w14:textId="77777777" w:rsidR="00F8613A" w:rsidRDefault="00F8613A" w:rsidP="00700131">
            <w:pPr>
              <w:jc w:val="center"/>
            </w:pPr>
            <w:r>
              <w:t>3</w:t>
            </w:r>
          </w:p>
        </w:tc>
        <w:tc>
          <w:tcPr>
            <w:tcW w:w="1276" w:type="dxa"/>
          </w:tcPr>
          <w:p w14:paraId="119085F5" w14:textId="77777777" w:rsidR="00F8613A" w:rsidRDefault="00F8613A" w:rsidP="00700131">
            <w:pPr>
              <w:jc w:val="center"/>
            </w:pPr>
            <w:r>
              <w:t>1</w:t>
            </w:r>
          </w:p>
        </w:tc>
      </w:tr>
      <w:tr w:rsidR="00F8613A" w14:paraId="3BEFDCC3" w14:textId="77777777" w:rsidTr="00F8613A">
        <w:tc>
          <w:tcPr>
            <w:tcW w:w="1843" w:type="dxa"/>
            <w:gridSpan w:val="2"/>
            <w:vAlign w:val="center"/>
          </w:tcPr>
          <w:p w14:paraId="09754F7D" w14:textId="77777777" w:rsidR="00F8613A" w:rsidRDefault="00F8613A" w:rsidP="00700131">
            <w:r>
              <w:t>Recombination rate</w:t>
            </w:r>
          </w:p>
        </w:tc>
        <w:tc>
          <w:tcPr>
            <w:tcW w:w="709" w:type="dxa"/>
          </w:tcPr>
          <w:p w14:paraId="747725A1" w14:textId="77777777" w:rsidR="00F8613A" w:rsidRPr="00A96C5E" w:rsidRDefault="00F8613A" w:rsidP="00700131">
            <w:pPr>
              <w:jc w:val="center"/>
              <w:rPr>
                <w:rFonts w:ascii="Calibri" w:eastAsia="Calibri" w:hAnsi="Calibri" w:cs="Times New Roman"/>
              </w:rPr>
            </w:pPr>
          </w:p>
        </w:tc>
        <w:tc>
          <w:tcPr>
            <w:tcW w:w="992" w:type="dxa"/>
          </w:tcPr>
          <w:p w14:paraId="19EB8CAC" w14:textId="77777777" w:rsidR="00F8613A" w:rsidRDefault="00F8613A" w:rsidP="00700131">
            <w:pPr>
              <w:jc w:val="center"/>
            </w:pPr>
          </w:p>
        </w:tc>
        <w:tc>
          <w:tcPr>
            <w:tcW w:w="1276" w:type="dxa"/>
          </w:tcPr>
          <w:p w14:paraId="7C806DA2" w14:textId="77777777" w:rsidR="00F8613A" w:rsidRDefault="00F8613A" w:rsidP="00700131">
            <w:pPr>
              <w:jc w:val="center"/>
            </w:pPr>
          </w:p>
        </w:tc>
        <w:tc>
          <w:tcPr>
            <w:tcW w:w="1276" w:type="dxa"/>
          </w:tcPr>
          <w:p w14:paraId="65FAE72C" w14:textId="77777777" w:rsidR="00F8613A" w:rsidRDefault="00F8613A" w:rsidP="00700131">
            <w:pPr>
              <w:jc w:val="center"/>
            </w:pPr>
          </w:p>
        </w:tc>
        <w:tc>
          <w:tcPr>
            <w:tcW w:w="1275" w:type="dxa"/>
          </w:tcPr>
          <w:p w14:paraId="65835E9F" w14:textId="77777777" w:rsidR="00F8613A" w:rsidRDefault="00F8613A" w:rsidP="00700131">
            <w:pPr>
              <w:jc w:val="center"/>
            </w:pPr>
          </w:p>
        </w:tc>
        <w:tc>
          <w:tcPr>
            <w:tcW w:w="1276" w:type="dxa"/>
          </w:tcPr>
          <w:p w14:paraId="7BD1D938" w14:textId="77777777" w:rsidR="00F8613A" w:rsidRDefault="00F8613A" w:rsidP="00700131">
            <w:pPr>
              <w:jc w:val="center"/>
              <w:rPr>
                <w:rStyle w:val="numbercell"/>
              </w:rPr>
            </w:pPr>
          </w:p>
        </w:tc>
        <w:tc>
          <w:tcPr>
            <w:tcW w:w="1276" w:type="dxa"/>
          </w:tcPr>
          <w:p w14:paraId="3C8722EB" w14:textId="77777777" w:rsidR="00F8613A" w:rsidRDefault="00F8613A" w:rsidP="00700131">
            <w:pPr>
              <w:jc w:val="center"/>
              <w:rPr>
                <w:rStyle w:val="numbercell"/>
              </w:rPr>
            </w:pPr>
          </w:p>
        </w:tc>
        <w:tc>
          <w:tcPr>
            <w:tcW w:w="1275" w:type="dxa"/>
          </w:tcPr>
          <w:p w14:paraId="275368AA" w14:textId="77777777" w:rsidR="00F8613A" w:rsidRDefault="00F8613A" w:rsidP="00700131">
            <w:pPr>
              <w:jc w:val="center"/>
              <w:rPr>
                <w:rStyle w:val="numbercell"/>
              </w:rPr>
            </w:pPr>
          </w:p>
        </w:tc>
        <w:tc>
          <w:tcPr>
            <w:tcW w:w="1276" w:type="dxa"/>
          </w:tcPr>
          <w:p w14:paraId="45E30CB0" w14:textId="77777777" w:rsidR="00F8613A" w:rsidRDefault="00F8613A" w:rsidP="00700131">
            <w:pPr>
              <w:jc w:val="center"/>
              <w:rPr>
                <w:rStyle w:val="numbercell"/>
              </w:rPr>
            </w:pPr>
          </w:p>
        </w:tc>
        <w:tc>
          <w:tcPr>
            <w:tcW w:w="1276" w:type="dxa"/>
          </w:tcPr>
          <w:p w14:paraId="326A87FE" w14:textId="77777777" w:rsidR="00F8613A" w:rsidRDefault="00F8613A" w:rsidP="00700131">
            <w:pPr>
              <w:jc w:val="center"/>
              <w:rPr>
                <w:rStyle w:val="numbercell"/>
              </w:rPr>
            </w:pPr>
          </w:p>
        </w:tc>
      </w:tr>
      <w:tr w:rsidR="00F8613A" w14:paraId="313DC3D5" w14:textId="77777777" w:rsidTr="00F8613A">
        <w:tc>
          <w:tcPr>
            <w:tcW w:w="709" w:type="dxa"/>
            <w:vMerge w:val="restart"/>
            <w:vAlign w:val="center"/>
          </w:tcPr>
          <w:p w14:paraId="7BF4F53C" w14:textId="77777777" w:rsidR="00F8613A" w:rsidRDefault="00F8613A" w:rsidP="00700131">
            <w:pPr>
              <w:jc w:val="center"/>
            </w:pPr>
          </w:p>
        </w:tc>
        <w:tc>
          <w:tcPr>
            <w:tcW w:w="1134" w:type="dxa"/>
            <w:vMerge w:val="restart"/>
            <w:vAlign w:val="center"/>
          </w:tcPr>
          <w:p w14:paraId="7F70FB2D" w14:textId="77777777" w:rsidR="00F8613A" w:rsidRDefault="00F8613A" w:rsidP="00700131">
            <w:r>
              <w:t>Low</w:t>
            </w:r>
          </w:p>
        </w:tc>
        <w:tc>
          <w:tcPr>
            <w:tcW w:w="709" w:type="dxa"/>
          </w:tcPr>
          <w:p w14:paraId="2C60DB45" w14:textId="77777777" w:rsidR="00F8613A" w:rsidRDefault="00F8613A" w:rsidP="00700131">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Default="00F8613A" w:rsidP="00700131">
            <w:pPr>
              <w:jc w:val="center"/>
            </w:pPr>
            <w:r>
              <w:t>10.349</w:t>
            </w:r>
          </w:p>
        </w:tc>
        <w:tc>
          <w:tcPr>
            <w:tcW w:w="1276" w:type="dxa"/>
          </w:tcPr>
          <w:p w14:paraId="1F691C22" w14:textId="77777777" w:rsidR="00F8613A" w:rsidRDefault="00F8613A" w:rsidP="00700131">
            <w:pPr>
              <w:jc w:val="center"/>
            </w:pPr>
            <w:r>
              <w:t>0.664</w:t>
            </w:r>
          </w:p>
        </w:tc>
        <w:tc>
          <w:tcPr>
            <w:tcW w:w="1276" w:type="dxa"/>
          </w:tcPr>
          <w:p w14:paraId="1E68FFC6" w14:textId="77777777" w:rsidR="00F8613A" w:rsidRDefault="00F8613A" w:rsidP="00700131">
            <w:pPr>
              <w:jc w:val="center"/>
            </w:pPr>
            <w:r>
              <w:t>1.543</w:t>
            </w:r>
          </w:p>
        </w:tc>
        <w:tc>
          <w:tcPr>
            <w:tcW w:w="1275" w:type="dxa"/>
          </w:tcPr>
          <w:p w14:paraId="3D2903FB" w14:textId="77777777" w:rsidR="00F8613A" w:rsidRDefault="00F8613A" w:rsidP="00700131">
            <w:pPr>
              <w:jc w:val="center"/>
            </w:pPr>
            <w:r>
              <w:t>0.822</w:t>
            </w:r>
          </w:p>
        </w:tc>
        <w:tc>
          <w:tcPr>
            <w:tcW w:w="1276" w:type="dxa"/>
          </w:tcPr>
          <w:p w14:paraId="698A7EBC" w14:textId="77777777" w:rsidR="00F8613A" w:rsidRDefault="00F8613A" w:rsidP="00700131">
            <w:pPr>
              <w:jc w:val="center"/>
            </w:pPr>
            <w:r>
              <w:rPr>
                <w:rStyle w:val="numbercell"/>
              </w:rPr>
              <w:t>4.151</w:t>
            </w:r>
          </w:p>
        </w:tc>
        <w:tc>
          <w:tcPr>
            <w:tcW w:w="1276" w:type="dxa"/>
          </w:tcPr>
          <w:p w14:paraId="012CE83D" w14:textId="77777777" w:rsidR="00F8613A" w:rsidRDefault="00F8613A" w:rsidP="00700131">
            <w:pPr>
              <w:jc w:val="center"/>
            </w:pPr>
            <w:r>
              <w:rPr>
                <w:rStyle w:val="numbercell"/>
              </w:rPr>
              <w:t>1.595</w:t>
            </w:r>
          </w:p>
        </w:tc>
        <w:tc>
          <w:tcPr>
            <w:tcW w:w="1275" w:type="dxa"/>
          </w:tcPr>
          <w:p w14:paraId="32D61BE4" w14:textId="77777777" w:rsidR="00F8613A" w:rsidRDefault="00F8613A" w:rsidP="00700131">
            <w:pPr>
              <w:jc w:val="center"/>
            </w:pPr>
            <w:r>
              <w:rPr>
                <w:rStyle w:val="numbercell"/>
              </w:rPr>
              <w:t>0.066</w:t>
            </w:r>
          </w:p>
        </w:tc>
        <w:tc>
          <w:tcPr>
            <w:tcW w:w="1276" w:type="dxa"/>
          </w:tcPr>
          <w:p w14:paraId="5AF8C85A" w14:textId="77777777" w:rsidR="00F8613A" w:rsidRDefault="00F8613A" w:rsidP="00700131">
            <w:pPr>
              <w:jc w:val="center"/>
            </w:pPr>
            <w:r>
              <w:rPr>
                <w:rStyle w:val="numbercell"/>
              </w:rPr>
              <w:t>-0.452</w:t>
            </w:r>
          </w:p>
        </w:tc>
        <w:tc>
          <w:tcPr>
            <w:tcW w:w="1276" w:type="dxa"/>
          </w:tcPr>
          <w:p w14:paraId="152B17D3" w14:textId="77777777" w:rsidR="00F8613A" w:rsidRDefault="00F8613A" w:rsidP="00700131">
            <w:pPr>
              <w:jc w:val="center"/>
            </w:pPr>
            <w:r>
              <w:rPr>
                <w:rStyle w:val="numbercell"/>
              </w:rPr>
              <w:t>0.006</w:t>
            </w:r>
          </w:p>
        </w:tc>
      </w:tr>
      <w:tr w:rsidR="00F8613A" w14:paraId="7FDFC964" w14:textId="77777777" w:rsidTr="00F8613A">
        <w:tc>
          <w:tcPr>
            <w:tcW w:w="709" w:type="dxa"/>
            <w:vMerge/>
            <w:vAlign w:val="center"/>
          </w:tcPr>
          <w:p w14:paraId="298E957A" w14:textId="77777777" w:rsidR="00F8613A" w:rsidRDefault="00F8613A" w:rsidP="00700131">
            <w:pPr>
              <w:jc w:val="center"/>
            </w:pPr>
          </w:p>
        </w:tc>
        <w:tc>
          <w:tcPr>
            <w:tcW w:w="1134" w:type="dxa"/>
            <w:vMerge/>
            <w:vAlign w:val="center"/>
          </w:tcPr>
          <w:p w14:paraId="5E092DA7" w14:textId="77777777" w:rsidR="00F8613A" w:rsidRDefault="00F8613A" w:rsidP="00700131"/>
        </w:tc>
        <w:tc>
          <w:tcPr>
            <w:tcW w:w="709" w:type="dxa"/>
          </w:tcPr>
          <w:p w14:paraId="212952AF" w14:textId="77777777" w:rsidR="00F8613A" w:rsidRDefault="00F8613A" w:rsidP="00700131">
            <w:pPr>
              <w:jc w:val="center"/>
            </w:pPr>
            <w:r>
              <w:t>S.E.</w:t>
            </w:r>
          </w:p>
        </w:tc>
        <w:tc>
          <w:tcPr>
            <w:tcW w:w="992" w:type="dxa"/>
          </w:tcPr>
          <w:p w14:paraId="4955D672" w14:textId="77777777" w:rsidR="00F8613A" w:rsidRDefault="00F8613A" w:rsidP="00700131">
            <w:pPr>
              <w:jc w:val="center"/>
            </w:pPr>
            <w:r>
              <w:t>0.197</w:t>
            </w:r>
          </w:p>
        </w:tc>
        <w:tc>
          <w:tcPr>
            <w:tcW w:w="1276" w:type="dxa"/>
          </w:tcPr>
          <w:p w14:paraId="7D10A934" w14:textId="77777777" w:rsidR="00F8613A" w:rsidRDefault="00F8613A" w:rsidP="00700131">
            <w:pPr>
              <w:jc w:val="center"/>
            </w:pPr>
            <w:r>
              <w:t>0.066</w:t>
            </w:r>
          </w:p>
        </w:tc>
        <w:tc>
          <w:tcPr>
            <w:tcW w:w="1276" w:type="dxa"/>
          </w:tcPr>
          <w:p w14:paraId="03382F46" w14:textId="77777777" w:rsidR="00F8613A" w:rsidRDefault="00F8613A" w:rsidP="00700131">
            <w:pPr>
              <w:jc w:val="center"/>
            </w:pPr>
            <w:r>
              <w:t>0.101</w:t>
            </w:r>
          </w:p>
        </w:tc>
        <w:tc>
          <w:tcPr>
            <w:tcW w:w="1275" w:type="dxa"/>
          </w:tcPr>
          <w:p w14:paraId="1D7A3BD1" w14:textId="77777777" w:rsidR="00F8613A" w:rsidRDefault="00F8613A" w:rsidP="00700131">
            <w:pPr>
              <w:jc w:val="center"/>
            </w:pPr>
            <w:r>
              <w:t>0.063</w:t>
            </w:r>
          </w:p>
        </w:tc>
        <w:tc>
          <w:tcPr>
            <w:tcW w:w="1276" w:type="dxa"/>
          </w:tcPr>
          <w:p w14:paraId="75557AEB" w14:textId="77777777" w:rsidR="00F8613A" w:rsidRDefault="00F8613A" w:rsidP="00700131">
            <w:pPr>
              <w:jc w:val="center"/>
            </w:pPr>
            <w:r>
              <w:rPr>
                <w:rStyle w:val="numbercell"/>
              </w:rPr>
              <w:t>3.080</w:t>
            </w:r>
          </w:p>
        </w:tc>
        <w:tc>
          <w:tcPr>
            <w:tcW w:w="1276" w:type="dxa"/>
          </w:tcPr>
          <w:p w14:paraId="6B5990D7" w14:textId="77777777" w:rsidR="00F8613A" w:rsidRDefault="00F8613A" w:rsidP="00700131">
            <w:pPr>
              <w:jc w:val="center"/>
            </w:pPr>
            <w:r>
              <w:rPr>
                <w:rStyle w:val="numbercell"/>
              </w:rPr>
              <w:t>0.026</w:t>
            </w:r>
          </w:p>
        </w:tc>
        <w:tc>
          <w:tcPr>
            <w:tcW w:w="1275" w:type="dxa"/>
          </w:tcPr>
          <w:p w14:paraId="66167187" w14:textId="77777777" w:rsidR="00F8613A" w:rsidRDefault="00F8613A" w:rsidP="00700131">
            <w:pPr>
              <w:jc w:val="center"/>
            </w:pPr>
            <w:r>
              <w:rPr>
                <w:rStyle w:val="numbercell"/>
              </w:rPr>
              <w:t>0.013</w:t>
            </w:r>
          </w:p>
        </w:tc>
        <w:tc>
          <w:tcPr>
            <w:tcW w:w="1276" w:type="dxa"/>
          </w:tcPr>
          <w:p w14:paraId="060E37C4" w14:textId="77777777" w:rsidR="00F8613A" w:rsidRDefault="00F8613A" w:rsidP="00700131">
            <w:pPr>
              <w:jc w:val="center"/>
            </w:pPr>
            <w:r>
              <w:rPr>
                <w:rStyle w:val="numbercell"/>
              </w:rPr>
              <w:t>0.371</w:t>
            </w:r>
          </w:p>
        </w:tc>
        <w:tc>
          <w:tcPr>
            <w:tcW w:w="1276" w:type="dxa"/>
          </w:tcPr>
          <w:p w14:paraId="6A7E0702" w14:textId="77777777" w:rsidR="00F8613A" w:rsidRDefault="00F8613A" w:rsidP="00700131">
            <w:pPr>
              <w:jc w:val="center"/>
            </w:pPr>
            <w:r>
              <w:rPr>
                <w:rStyle w:val="numbercell"/>
              </w:rPr>
              <w:t>0.003</w:t>
            </w:r>
          </w:p>
        </w:tc>
      </w:tr>
      <w:tr w:rsidR="00F8613A" w14:paraId="7047C427" w14:textId="77777777" w:rsidTr="00F8613A">
        <w:tc>
          <w:tcPr>
            <w:tcW w:w="709" w:type="dxa"/>
            <w:vMerge/>
            <w:vAlign w:val="center"/>
          </w:tcPr>
          <w:p w14:paraId="473DF039" w14:textId="77777777" w:rsidR="00F8613A" w:rsidRDefault="00F8613A" w:rsidP="00700131">
            <w:pPr>
              <w:jc w:val="center"/>
            </w:pPr>
          </w:p>
        </w:tc>
        <w:tc>
          <w:tcPr>
            <w:tcW w:w="1134" w:type="dxa"/>
            <w:vMerge/>
            <w:vAlign w:val="center"/>
          </w:tcPr>
          <w:p w14:paraId="2E358DF4" w14:textId="77777777" w:rsidR="00F8613A" w:rsidRDefault="00F8613A" w:rsidP="00700131"/>
        </w:tc>
        <w:tc>
          <w:tcPr>
            <w:tcW w:w="709" w:type="dxa"/>
          </w:tcPr>
          <w:p w14:paraId="57939BE9" w14:textId="77777777" w:rsidR="00F8613A" w:rsidRDefault="00F8613A" w:rsidP="00700131">
            <w:pPr>
              <w:jc w:val="center"/>
            </w:pPr>
            <w:r>
              <w:t>n</w:t>
            </w:r>
          </w:p>
        </w:tc>
        <w:tc>
          <w:tcPr>
            <w:tcW w:w="992" w:type="dxa"/>
          </w:tcPr>
          <w:p w14:paraId="54D1246B" w14:textId="77777777" w:rsidR="00F8613A" w:rsidRDefault="00F8613A" w:rsidP="00700131">
            <w:pPr>
              <w:jc w:val="center"/>
            </w:pPr>
            <w:r>
              <w:t>267</w:t>
            </w:r>
          </w:p>
        </w:tc>
        <w:tc>
          <w:tcPr>
            <w:tcW w:w="1276" w:type="dxa"/>
          </w:tcPr>
          <w:p w14:paraId="766EF07D" w14:textId="77777777" w:rsidR="00F8613A" w:rsidRDefault="00F8613A" w:rsidP="00700131">
            <w:pPr>
              <w:jc w:val="center"/>
            </w:pPr>
            <w:r>
              <w:t>46</w:t>
            </w:r>
          </w:p>
        </w:tc>
        <w:tc>
          <w:tcPr>
            <w:tcW w:w="1276" w:type="dxa"/>
          </w:tcPr>
          <w:p w14:paraId="190CE087" w14:textId="77777777" w:rsidR="00F8613A" w:rsidRDefault="00F8613A" w:rsidP="00700131">
            <w:pPr>
              <w:jc w:val="center"/>
            </w:pPr>
            <w:r>
              <w:t>234</w:t>
            </w:r>
          </w:p>
        </w:tc>
        <w:tc>
          <w:tcPr>
            <w:tcW w:w="1275" w:type="dxa"/>
          </w:tcPr>
          <w:p w14:paraId="1E0E4AED" w14:textId="77777777" w:rsidR="00F8613A" w:rsidRDefault="00F8613A" w:rsidP="00700131">
            <w:pPr>
              <w:jc w:val="center"/>
            </w:pPr>
            <w:r>
              <w:rPr>
                <w:rStyle w:val="numbercell"/>
              </w:rPr>
              <w:t>267</w:t>
            </w:r>
          </w:p>
        </w:tc>
        <w:tc>
          <w:tcPr>
            <w:tcW w:w="1276" w:type="dxa"/>
          </w:tcPr>
          <w:p w14:paraId="255D1C33" w14:textId="77777777" w:rsidR="00F8613A" w:rsidRDefault="00F8613A" w:rsidP="00700131">
            <w:pPr>
              <w:jc w:val="center"/>
            </w:pPr>
            <w:r>
              <w:t>46</w:t>
            </w:r>
          </w:p>
        </w:tc>
        <w:tc>
          <w:tcPr>
            <w:tcW w:w="1276" w:type="dxa"/>
          </w:tcPr>
          <w:p w14:paraId="000F898D" w14:textId="77777777" w:rsidR="00F8613A" w:rsidRDefault="00F8613A" w:rsidP="00700131">
            <w:pPr>
              <w:jc w:val="center"/>
            </w:pPr>
            <w:r>
              <w:t>234</w:t>
            </w:r>
          </w:p>
        </w:tc>
        <w:tc>
          <w:tcPr>
            <w:tcW w:w="1275" w:type="dxa"/>
          </w:tcPr>
          <w:p w14:paraId="6F1CA276" w14:textId="77777777" w:rsidR="00F8613A" w:rsidRDefault="00F8613A" w:rsidP="00700131">
            <w:pPr>
              <w:jc w:val="center"/>
            </w:pPr>
            <w:r>
              <w:t>267</w:t>
            </w:r>
          </w:p>
        </w:tc>
        <w:tc>
          <w:tcPr>
            <w:tcW w:w="1276" w:type="dxa"/>
          </w:tcPr>
          <w:p w14:paraId="38918A92" w14:textId="77777777" w:rsidR="00F8613A" w:rsidRDefault="00F8613A" w:rsidP="00700131">
            <w:pPr>
              <w:jc w:val="center"/>
            </w:pPr>
            <w:r>
              <w:t>46</w:t>
            </w:r>
          </w:p>
        </w:tc>
        <w:tc>
          <w:tcPr>
            <w:tcW w:w="1276" w:type="dxa"/>
          </w:tcPr>
          <w:p w14:paraId="427DD456" w14:textId="77777777" w:rsidR="00F8613A" w:rsidRDefault="00F8613A" w:rsidP="00700131">
            <w:pPr>
              <w:jc w:val="center"/>
            </w:pPr>
            <w:r>
              <w:t>234</w:t>
            </w:r>
          </w:p>
        </w:tc>
      </w:tr>
      <w:tr w:rsidR="00F8613A" w14:paraId="6B4F660D" w14:textId="77777777" w:rsidTr="00F8613A">
        <w:tc>
          <w:tcPr>
            <w:tcW w:w="709" w:type="dxa"/>
            <w:vMerge/>
            <w:vAlign w:val="center"/>
          </w:tcPr>
          <w:p w14:paraId="0C3CEF00" w14:textId="77777777" w:rsidR="00F8613A" w:rsidRDefault="00F8613A" w:rsidP="00700131">
            <w:pPr>
              <w:jc w:val="center"/>
            </w:pPr>
          </w:p>
        </w:tc>
        <w:tc>
          <w:tcPr>
            <w:tcW w:w="1134" w:type="dxa"/>
            <w:vMerge w:val="restart"/>
            <w:vAlign w:val="center"/>
          </w:tcPr>
          <w:p w14:paraId="18A99CF5" w14:textId="77777777" w:rsidR="00F8613A" w:rsidRDefault="00F8613A" w:rsidP="00700131">
            <w:r>
              <w:t>Medium</w:t>
            </w:r>
          </w:p>
        </w:tc>
        <w:tc>
          <w:tcPr>
            <w:tcW w:w="709" w:type="dxa"/>
          </w:tcPr>
          <w:p w14:paraId="3DF72132" w14:textId="77777777" w:rsidR="00F8613A" w:rsidRDefault="00F8613A" w:rsidP="00700131">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Default="00F8613A" w:rsidP="00700131">
            <w:pPr>
              <w:jc w:val="center"/>
            </w:pPr>
            <w:r>
              <w:t>11.452</w:t>
            </w:r>
          </w:p>
        </w:tc>
        <w:tc>
          <w:tcPr>
            <w:tcW w:w="1276" w:type="dxa"/>
          </w:tcPr>
          <w:p w14:paraId="2E8828D0" w14:textId="77777777" w:rsidR="00F8613A" w:rsidRDefault="00F8613A" w:rsidP="00700131">
            <w:pPr>
              <w:jc w:val="center"/>
            </w:pPr>
            <w:r>
              <w:t>1.372</w:t>
            </w:r>
          </w:p>
        </w:tc>
        <w:tc>
          <w:tcPr>
            <w:tcW w:w="1276" w:type="dxa"/>
          </w:tcPr>
          <w:p w14:paraId="38929100" w14:textId="77777777" w:rsidR="00F8613A" w:rsidRDefault="00F8613A" w:rsidP="00700131">
            <w:pPr>
              <w:jc w:val="center"/>
            </w:pPr>
            <w:r>
              <w:t>1.467</w:t>
            </w:r>
          </w:p>
        </w:tc>
        <w:tc>
          <w:tcPr>
            <w:tcW w:w="1275" w:type="dxa"/>
          </w:tcPr>
          <w:p w14:paraId="69D173E1" w14:textId="77777777" w:rsidR="00F8613A" w:rsidRDefault="00F8613A" w:rsidP="00700131">
            <w:pPr>
              <w:jc w:val="center"/>
            </w:pPr>
            <w:r>
              <w:rPr>
                <w:rStyle w:val="numbercell"/>
              </w:rPr>
              <w:t>0.898</w:t>
            </w:r>
          </w:p>
        </w:tc>
        <w:tc>
          <w:tcPr>
            <w:tcW w:w="1276" w:type="dxa"/>
          </w:tcPr>
          <w:p w14:paraId="23577880" w14:textId="77777777" w:rsidR="00F8613A" w:rsidRDefault="00F8613A" w:rsidP="00700131">
            <w:pPr>
              <w:jc w:val="center"/>
            </w:pPr>
            <w:r>
              <w:rPr>
                <w:rStyle w:val="numbercell"/>
              </w:rPr>
              <w:t>5.941</w:t>
            </w:r>
          </w:p>
        </w:tc>
        <w:tc>
          <w:tcPr>
            <w:tcW w:w="1276" w:type="dxa"/>
          </w:tcPr>
          <w:p w14:paraId="6DB68058" w14:textId="77777777" w:rsidR="00F8613A" w:rsidRDefault="00F8613A" w:rsidP="00700131">
            <w:pPr>
              <w:jc w:val="center"/>
            </w:pPr>
            <w:r>
              <w:rPr>
                <w:rStyle w:val="numbercell"/>
              </w:rPr>
              <w:t>3.412</w:t>
            </w:r>
          </w:p>
        </w:tc>
        <w:tc>
          <w:tcPr>
            <w:tcW w:w="1275" w:type="dxa"/>
          </w:tcPr>
          <w:p w14:paraId="0D669281" w14:textId="77777777" w:rsidR="00F8613A" w:rsidRDefault="00F8613A" w:rsidP="00700131">
            <w:pPr>
              <w:jc w:val="center"/>
            </w:pPr>
            <w:r>
              <w:rPr>
                <w:rStyle w:val="numbercell"/>
              </w:rPr>
              <w:t>0.068</w:t>
            </w:r>
          </w:p>
        </w:tc>
        <w:tc>
          <w:tcPr>
            <w:tcW w:w="1276" w:type="dxa"/>
          </w:tcPr>
          <w:p w14:paraId="330F0CF2" w14:textId="77777777" w:rsidR="00F8613A" w:rsidRDefault="00F8613A" w:rsidP="00700131">
            <w:pPr>
              <w:jc w:val="center"/>
            </w:pPr>
            <w:r>
              <w:rPr>
                <w:rStyle w:val="numbercell"/>
              </w:rPr>
              <w:t>-0.355</w:t>
            </w:r>
          </w:p>
        </w:tc>
        <w:tc>
          <w:tcPr>
            <w:tcW w:w="1276" w:type="dxa"/>
          </w:tcPr>
          <w:p w14:paraId="63706E96" w14:textId="77777777" w:rsidR="00F8613A" w:rsidRDefault="00F8613A" w:rsidP="00700131">
            <w:pPr>
              <w:jc w:val="center"/>
            </w:pPr>
            <w:r>
              <w:rPr>
                <w:rStyle w:val="numbercell"/>
              </w:rPr>
              <w:t>0.043</w:t>
            </w:r>
          </w:p>
        </w:tc>
      </w:tr>
      <w:tr w:rsidR="00F8613A" w14:paraId="5FC6CCC7" w14:textId="77777777" w:rsidTr="00F8613A">
        <w:tc>
          <w:tcPr>
            <w:tcW w:w="709" w:type="dxa"/>
            <w:vMerge/>
            <w:vAlign w:val="center"/>
          </w:tcPr>
          <w:p w14:paraId="600B00B3" w14:textId="77777777" w:rsidR="00F8613A" w:rsidRDefault="00F8613A" w:rsidP="00700131">
            <w:pPr>
              <w:jc w:val="center"/>
            </w:pPr>
          </w:p>
        </w:tc>
        <w:tc>
          <w:tcPr>
            <w:tcW w:w="1134" w:type="dxa"/>
            <w:vMerge/>
            <w:vAlign w:val="center"/>
          </w:tcPr>
          <w:p w14:paraId="2126B629" w14:textId="77777777" w:rsidR="00F8613A" w:rsidRDefault="00F8613A" w:rsidP="00700131"/>
        </w:tc>
        <w:tc>
          <w:tcPr>
            <w:tcW w:w="709" w:type="dxa"/>
          </w:tcPr>
          <w:p w14:paraId="65270248" w14:textId="77777777" w:rsidR="00F8613A" w:rsidRDefault="00F8613A" w:rsidP="00700131">
            <w:pPr>
              <w:jc w:val="center"/>
            </w:pPr>
            <w:r>
              <w:t>S.E.</w:t>
            </w:r>
          </w:p>
        </w:tc>
        <w:tc>
          <w:tcPr>
            <w:tcW w:w="992" w:type="dxa"/>
          </w:tcPr>
          <w:p w14:paraId="248F779F" w14:textId="77777777" w:rsidR="00F8613A" w:rsidRDefault="00F8613A" w:rsidP="00700131">
            <w:pPr>
              <w:jc w:val="center"/>
            </w:pPr>
            <w:r>
              <w:t>0.191</w:t>
            </w:r>
          </w:p>
        </w:tc>
        <w:tc>
          <w:tcPr>
            <w:tcW w:w="1276" w:type="dxa"/>
          </w:tcPr>
          <w:p w14:paraId="2EECE515" w14:textId="77777777" w:rsidR="00F8613A" w:rsidRDefault="00F8613A" w:rsidP="00700131">
            <w:pPr>
              <w:jc w:val="center"/>
            </w:pPr>
            <w:r>
              <w:t>0.289</w:t>
            </w:r>
          </w:p>
        </w:tc>
        <w:tc>
          <w:tcPr>
            <w:tcW w:w="1276" w:type="dxa"/>
          </w:tcPr>
          <w:p w14:paraId="511D13B2" w14:textId="77777777" w:rsidR="00F8613A" w:rsidRDefault="00F8613A" w:rsidP="00700131">
            <w:pPr>
              <w:jc w:val="center"/>
            </w:pPr>
            <w:r>
              <w:t>0.219</w:t>
            </w:r>
          </w:p>
        </w:tc>
        <w:tc>
          <w:tcPr>
            <w:tcW w:w="1275" w:type="dxa"/>
          </w:tcPr>
          <w:p w14:paraId="63896EED" w14:textId="77777777" w:rsidR="00F8613A" w:rsidRDefault="00F8613A" w:rsidP="00700131">
            <w:pPr>
              <w:jc w:val="center"/>
            </w:pPr>
            <w:r>
              <w:rPr>
                <w:rStyle w:val="numbercell"/>
              </w:rPr>
              <w:t>0.079</w:t>
            </w:r>
          </w:p>
        </w:tc>
        <w:tc>
          <w:tcPr>
            <w:tcW w:w="1276" w:type="dxa"/>
          </w:tcPr>
          <w:p w14:paraId="2A715D14" w14:textId="77777777" w:rsidR="00F8613A" w:rsidRDefault="00F8613A" w:rsidP="00700131">
            <w:pPr>
              <w:jc w:val="center"/>
            </w:pPr>
            <w:r>
              <w:rPr>
                <w:rStyle w:val="numbercell"/>
              </w:rPr>
              <w:t>5.297</w:t>
            </w:r>
          </w:p>
        </w:tc>
        <w:tc>
          <w:tcPr>
            <w:tcW w:w="1276" w:type="dxa"/>
          </w:tcPr>
          <w:p w14:paraId="5A0CA015" w14:textId="77777777" w:rsidR="00F8613A" w:rsidRDefault="00F8613A" w:rsidP="00700131">
            <w:pPr>
              <w:jc w:val="center"/>
            </w:pPr>
            <w:r>
              <w:rPr>
                <w:rStyle w:val="numbercell"/>
              </w:rPr>
              <w:t>0.408</w:t>
            </w:r>
          </w:p>
        </w:tc>
        <w:tc>
          <w:tcPr>
            <w:tcW w:w="1275" w:type="dxa"/>
          </w:tcPr>
          <w:p w14:paraId="31661AF9" w14:textId="77777777" w:rsidR="00F8613A" w:rsidRDefault="00F8613A" w:rsidP="00700131">
            <w:pPr>
              <w:jc w:val="center"/>
            </w:pPr>
            <w:r>
              <w:rPr>
                <w:rStyle w:val="numbercell"/>
              </w:rPr>
              <w:t>0.009</w:t>
            </w:r>
          </w:p>
        </w:tc>
        <w:tc>
          <w:tcPr>
            <w:tcW w:w="1276" w:type="dxa"/>
          </w:tcPr>
          <w:p w14:paraId="35259807" w14:textId="77777777" w:rsidR="00F8613A" w:rsidRDefault="00F8613A" w:rsidP="00700131">
            <w:pPr>
              <w:jc w:val="center"/>
            </w:pPr>
            <w:r>
              <w:rPr>
                <w:rStyle w:val="numbercell"/>
              </w:rPr>
              <w:t>0.357</w:t>
            </w:r>
          </w:p>
        </w:tc>
        <w:tc>
          <w:tcPr>
            <w:tcW w:w="1276" w:type="dxa"/>
          </w:tcPr>
          <w:p w14:paraId="7E4608A6" w14:textId="77777777" w:rsidR="00F8613A" w:rsidRDefault="00F8613A" w:rsidP="00700131">
            <w:pPr>
              <w:jc w:val="center"/>
            </w:pPr>
            <w:r>
              <w:rPr>
                <w:rStyle w:val="numbercell"/>
              </w:rPr>
              <w:t>0.011</w:t>
            </w:r>
          </w:p>
        </w:tc>
      </w:tr>
      <w:tr w:rsidR="00F8613A" w14:paraId="79FC5CC0" w14:textId="77777777" w:rsidTr="00F8613A">
        <w:tc>
          <w:tcPr>
            <w:tcW w:w="709" w:type="dxa"/>
            <w:vMerge/>
            <w:vAlign w:val="center"/>
          </w:tcPr>
          <w:p w14:paraId="68AACD86" w14:textId="77777777" w:rsidR="00F8613A" w:rsidRDefault="00F8613A" w:rsidP="00700131">
            <w:pPr>
              <w:jc w:val="center"/>
            </w:pPr>
          </w:p>
        </w:tc>
        <w:tc>
          <w:tcPr>
            <w:tcW w:w="1134" w:type="dxa"/>
            <w:vMerge/>
            <w:vAlign w:val="center"/>
          </w:tcPr>
          <w:p w14:paraId="7B9B88B5" w14:textId="77777777" w:rsidR="00F8613A" w:rsidRDefault="00F8613A" w:rsidP="00700131"/>
        </w:tc>
        <w:tc>
          <w:tcPr>
            <w:tcW w:w="709" w:type="dxa"/>
          </w:tcPr>
          <w:p w14:paraId="18D891B3" w14:textId="77777777" w:rsidR="00F8613A" w:rsidRDefault="00F8613A" w:rsidP="00700131">
            <w:pPr>
              <w:jc w:val="center"/>
            </w:pPr>
            <w:r>
              <w:t>n</w:t>
            </w:r>
          </w:p>
        </w:tc>
        <w:tc>
          <w:tcPr>
            <w:tcW w:w="992" w:type="dxa"/>
          </w:tcPr>
          <w:p w14:paraId="475A42F0" w14:textId="77777777" w:rsidR="00F8613A" w:rsidRDefault="00F8613A" w:rsidP="00700131">
            <w:pPr>
              <w:jc w:val="center"/>
            </w:pPr>
            <w:r>
              <w:t>219</w:t>
            </w:r>
          </w:p>
        </w:tc>
        <w:tc>
          <w:tcPr>
            <w:tcW w:w="1276" w:type="dxa"/>
          </w:tcPr>
          <w:p w14:paraId="6CC6D2E4" w14:textId="77777777" w:rsidR="00F8613A" w:rsidRDefault="00F8613A" w:rsidP="00700131">
            <w:pPr>
              <w:jc w:val="center"/>
            </w:pPr>
            <w:r>
              <w:t>37</w:t>
            </w:r>
          </w:p>
        </w:tc>
        <w:tc>
          <w:tcPr>
            <w:tcW w:w="1276" w:type="dxa"/>
          </w:tcPr>
          <w:p w14:paraId="22956FA3" w14:textId="77777777" w:rsidR="00F8613A" w:rsidRDefault="00F8613A" w:rsidP="00700131">
            <w:pPr>
              <w:jc w:val="center"/>
            </w:pPr>
            <w:r>
              <w:t>2</w:t>
            </w:r>
          </w:p>
        </w:tc>
        <w:tc>
          <w:tcPr>
            <w:tcW w:w="1275" w:type="dxa"/>
          </w:tcPr>
          <w:p w14:paraId="59E88EF7" w14:textId="77777777" w:rsidR="00F8613A" w:rsidRDefault="00F8613A" w:rsidP="00700131">
            <w:pPr>
              <w:jc w:val="center"/>
            </w:pPr>
            <w:r>
              <w:t>219</w:t>
            </w:r>
          </w:p>
        </w:tc>
        <w:tc>
          <w:tcPr>
            <w:tcW w:w="1276" w:type="dxa"/>
          </w:tcPr>
          <w:p w14:paraId="49C16FE6" w14:textId="77777777" w:rsidR="00F8613A" w:rsidRDefault="00F8613A" w:rsidP="00700131">
            <w:pPr>
              <w:jc w:val="center"/>
            </w:pPr>
            <w:r>
              <w:t>37</w:t>
            </w:r>
          </w:p>
        </w:tc>
        <w:tc>
          <w:tcPr>
            <w:tcW w:w="1276" w:type="dxa"/>
          </w:tcPr>
          <w:p w14:paraId="1CEEA00D" w14:textId="77777777" w:rsidR="00F8613A" w:rsidRDefault="00F8613A" w:rsidP="00700131">
            <w:pPr>
              <w:jc w:val="center"/>
            </w:pPr>
            <w:r>
              <w:t>2</w:t>
            </w:r>
          </w:p>
        </w:tc>
        <w:tc>
          <w:tcPr>
            <w:tcW w:w="1275" w:type="dxa"/>
          </w:tcPr>
          <w:p w14:paraId="097ECFDE" w14:textId="77777777" w:rsidR="00F8613A" w:rsidRDefault="00F8613A" w:rsidP="00700131">
            <w:pPr>
              <w:jc w:val="center"/>
            </w:pPr>
            <w:r>
              <w:t>219</w:t>
            </w:r>
          </w:p>
        </w:tc>
        <w:tc>
          <w:tcPr>
            <w:tcW w:w="1276" w:type="dxa"/>
          </w:tcPr>
          <w:p w14:paraId="60F93384" w14:textId="77777777" w:rsidR="00F8613A" w:rsidRDefault="00F8613A" w:rsidP="00700131">
            <w:pPr>
              <w:jc w:val="center"/>
            </w:pPr>
            <w:r>
              <w:t>37</w:t>
            </w:r>
          </w:p>
        </w:tc>
        <w:tc>
          <w:tcPr>
            <w:tcW w:w="1276" w:type="dxa"/>
          </w:tcPr>
          <w:p w14:paraId="533A2DD0" w14:textId="77777777" w:rsidR="00F8613A" w:rsidRDefault="00F8613A" w:rsidP="00700131">
            <w:pPr>
              <w:jc w:val="center"/>
            </w:pPr>
            <w:r>
              <w:t>2</w:t>
            </w:r>
          </w:p>
        </w:tc>
      </w:tr>
      <w:tr w:rsidR="00F8613A" w14:paraId="2B359966" w14:textId="77777777" w:rsidTr="00F8613A">
        <w:tc>
          <w:tcPr>
            <w:tcW w:w="709" w:type="dxa"/>
            <w:vMerge/>
            <w:vAlign w:val="center"/>
          </w:tcPr>
          <w:p w14:paraId="617F29EF" w14:textId="77777777" w:rsidR="00F8613A" w:rsidRDefault="00F8613A" w:rsidP="00700131">
            <w:pPr>
              <w:jc w:val="center"/>
            </w:pPr>
          </w:p>
        </w:tc>
        <w:tc>
          <w:tcPr>
            <w:tcW w:w="1134" w:type="dxa"/>
            <w:vMerge w:val="restart"/>
            <w:vAlign w:val="center"/>
          </w:tcPr>
          <w:p w14:paraId="66789D26" w14:textId="77777777" w:rsidR="00F8613A" w:rsidRDefault="00F8613A" w:rsidP="00700131">
            <w:r>
              <w:t>High</w:t>
            </w:r>
          </w:p>
        </w:tc>
        <w:tc>
          <w:tcPr>
            <w:tcW w:w="709" w:type="dxa"/>
          </w:tcPr>
          <w:p w14:paraId="3C31A727" w14:textId="77777777" w:rsidR="00F8613A" w:rsidRDefault="00F8613A" w:rsidP="00700131">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Default="00F8613A" w:rsidP="00700131">
            <w:pPr>
              <w:jc w:val="center"/>
            </w:pPr>
            <w:r>
              <w:t>13.658</w:t>
            </w:r>
          </w:p>
        </w:tc>
        <w:tc>
          <w:tcPr>
            <w:tcW w:w="1276" w:type="dxa"/>
          </w:tcPr>
          <w:p w14:paraId="398B3E6B" w14:textId="77777777" w:rsidR="00F8613A" w:rsidRDefault="00F8613A" w:rsidP="00700131">
            <w:pPr>
              <w:jc w:val="center"/>
            </w:pPr>
            <w:r>
              <w:t>0.699</w:t>
            </w:r>
          </w:p>
        </w:tc>
        <w:tc>
          <w:tcPr>
            <w:tcW w:w="1276" w:type="dxa"/>
          </w:tcPr>
          <w:p w14:paraId="2DE66CE8" w14:textId="77777777" w:rsidR="00F8613A" w:rsidRDefault="00F8613A" w:rsidP="00700131">
            <w:pPr>
              <w:jc w:val="center"/>
            </w:pPr>
            <w:r>
              <w:t>1.310</w:t>
            </w:r>
          </w:p>
        </w:tc>
        <w:tc>
          <w:tcPr>
            <w:tcW w:w="1275" w:type="dxa"/>
          </w:tcPr>
          <w:p w14:paraId="7BECD88B" w14:textId="0290AB5F" w:rsidR="00F8613A" w:rsidRDefault="00F8613A" w:rsidP="00700131">
            <w:pPr>
              <w:jc w:val="center"/>
            </w:pPr>
            <w:r>
              <w:rPr>
                <w:rStyle w:val="numbercell"/>
              </w:rPr>
              <w:t>2.507</w:t>
            </w:r>
            <w:r w:rsidR="005A33E0">
              <w:rPr>
                <w:rStyle w:val="numbercell"/>
              </w:rPr>
              <w:t>*</w:t>
            </w:r>
          </w:p>
        </w:tc>
        <w:tc>
          <w:tcPr>
            <w:tcW w:w="1276" w:type="dxa"/>
          </w:tcPr>
          <w:p w14:paraId="483C4BA6" w14:textId="77777777" w:rsidR="00F8613A" w:rsidRDefault="00F8613A" w:rsidP="00700131">
            <w:pPr>
              <w:jc w:val="center"/>
            </w:pPr>
            <w:r>
              <w:rPr>
                <w:rStyle w:val="numbercell"/>
              </w:rPr>
              <w:t>0.232</w:t>
            </w:r>
          </w:p>
        </w:tc>
        <w:tc>
          <w:tcPr>
            <w:tcW w:w="1276" w:type="dxa"/>
          </w:tcPr>
          <w:p w14:paraId="4C2F0296" w14:textId="77777777" w:rsidR="00F8613A" w:rsidRDefault="00F8613A" w:rsidP="00700131">
            <w:pPr>
              <w:jc w:val="center"/>
            </w:pPr>
            <w:r>
              <w:rPr>
                <w:rStyle w:val="numbercell"/>
              </w:rPr>
              <w:t>2.048</w:t>
            </w:r>
          </w:p>
        </w:tc>
        <w:tc>
          <w:tcPr>
            <w:tcW w:w="1275" w:type="dxa"/>
          </w:tcPr>
          <w:p w14:paraId="428301D1" w14:textId="77777777" w:rsidR="00F8613A" w:rsidRDefault="00F8613A" w:rsidP="00700131">
            <w:pPr>
              <w:jc w:val="center"/>
            </w:pPr>
            <w:r>
              <w:rPr>
                <w:rStyle w:val="numbercell"/>
              </w:rPr>
              <w:t>0.089</w:t>
            </w:r>
          </w:p>
        </w:tc>
        <w:tc>
          <w:tcPr>
            <w:tcW w:w="1276" w:type="dxa"/>
          </w:tcPr>
          <w:p w14:paraId="36E99A26" w14:textId="77777777" w:rsidR="00F8613A" w:rsidRDefault="00F8613A" w:rsidP="00700131">
            <w:pPr>
              <w:jc w:val="center"/>
            </w:pPr>
            <w:r>
              <w:rPr>
                <w:rStyle w:val="numbercell"/>
              </w:rPr>
              <w:t>0.002</w:t>
            </w:r>
          </w:p>
        </w:tc>
        <w:tc>
          <w:tcPr>
            <w:tcW w:w="1276" w:type="dxa"/>
          </w:tcPr>
          <w:p w14:paraId="3ACB7ADF" w14:textId="77777777" w:rsidR="00F8613A" w:rsidRDefault="00F8613A" w:rsidP="00700131">
            <w:pPr>
              <w:jc w:val="center"/>
            </w:pPr>
            <w:r>
              <w:rPr>
                <w:rStyle w:val="numbercell"/>
              </w:rPr>
              <w:t>0.024</w:t>
            </w:r>
          </w:p>
        </w:tc>
      </w:tr>
      <w:tr w:rsidR="00F8613A" w14:paraId="03A1F20B" w14:textId="77777777" w:rsidTr="00F8613A">
        <w:tc>
          <w:tcPr>
            <w:tcW w:w="709" w:type="dxa"/>
            <w:vMerge/>
            <w:vAlign w:val="center"/>
          </w:tcPr>
          <w:p w14:paraId="424AB678" w14:textId="77777777" w:rsidR="00F8613A" w:rsidRDefault="00F8613A" w:rsidP="00700131">
            <w:pPr>
              <w:jc w:val="center"/>
            </w:pPr>
          </w:p>
        </w:tc>
        <w:tc>
          <w:tcPr>
            <w:tcW w:w="1134" w:type="dxa"/>
            <w:vMerge/>
            <w:vAlign w:val="center"/>
          </w:tcPr>
          <w:p w14:paraId="47470052" w14:textId="77777777" w:rsidR="00F8613A" w:rsidRDefault="00F8613A" w:rsidP="00700131">
            <w:pPr>
              <w:jc w:val="center"/>
            </w:pPr>
          </w:p>
        </w:tc>
        <w:tc>
          <w:tcPr>
            <w:tcW w:w="709" w:type="dxa"/>
          </w:tcPr>
          <w:p w14:paraId="09E424C1" w14:textId="77777777" w:rsidR="00F8613A" w:rsidRDefault="00F8613A" w:rsidP="00700131">
            <w:pPr>
              <w:jc w:val="center"/>
            </w:pPr>
            <w:r>
              <w:t>S.E.</w:t>
            </w:r>
          </w:p>
        </w:tc>
        <w:tc>
          <w:tcPr>
            <w:tcW w:w="992" w:type="dxa"/>
          </w:tcPr>
          <w:p w14:paraId="1062C739" w14:textId="77777777" w:rsidR="00F8613A" w:rsidRDefault="00F8613A" w:rsidP="00700131">
            <w:pPr>
              <w:jc w:val="center"/>
            </w:pPr>
            <w:r>
              <w:t>0.241</w:t>
            </w:r>
          </w:p>
        </w:tc>
        <w:tc>
          <w:tcPr>
            <w:tcW w:w="1276" w:type="dxa"/>
          </w:tcPr>
          <w:p w14:paraId="388197A5" w14:textId="77777777" w:rsidR="00F8613A" w:rsidRDefault="00F8613A" w:rsidP="00700131">
            <w:pPr>
              <w:jc w:val="center"/>
            </w:pPr>
            <w:r>
              <w:t>0.033</w:t>
            </w:r>
          </w:p>
        </w:tc>
        <w:tc>
          <w:tcPr>
            <w:tcW w:w="1276" w:type="dxa"/>
          </w:tcPr>
          <w:p w14:paraId="5EA368C9" w14:textId="77777777" w:rsidR="00F8613A" w:rsidRDefault="00F8613A" w:rsidP="00700131">
            <w:pPr>
              <w:jc w:val="center"/>
            </w:pPr>
            <w:r>
              <w:t>0.076</w:t>
            </w:r>
          </w:p>
        </w:tc>
        <w:tc>
          <w:tcPr>
            <w:tcW w:w="1275" w:type="dxa"/>
          </w:tcPr>
          <w:p w14:paraId="3DF7CAAD" w14:textId="77777777" w:rsidR="00F8613A" w:rsidRDefault="00F8613A" w:rsidP="00700131">
            <w:pPr>
              <w:jc w:val="center"/>
            </w:pPr>
            <w:r>
              <w:rPr>
                <w:rStyle w:val="numbercell"/>
              </w:rPr>
              <w:t>0.418</w:t>
            </w:r>
          </w:p>
        </w:tc>
        <w:tc>
          <w:tcPr>
            <w:tcW w:w="1276" w:type="dxa"/>
          </w:tcPr>
          <w:p w14:paraId="662718A6" w14:textId="77777777" w:rsidR="00F8613A" w:rsidRDefault="00F8613A" w:rsidP="00700131">
            <w:pPr>
              <w:jc w:val="center"/>
            </w:pPr>
            <w:r>
              <w:rPr>
                <w:rStyle w:val="numbercell"/>
              </w:rPr>
              <w:t>0.012</w:t>
            </w:r>
          </w:p>
        </w:tc>
        <w:tc>
          <w:tcPr>
            <w:tcW w:w="1276" w:type="dxa"/>
          </w:tcPr>
          <w:p w14:paraId="04E9954A" w14:textId="77777777" w:rsidR="00F8613A" w:rsidRDefault="00F8613A" w:rsidP="00700131">
            <w:pPr>
              <w:jc w:val="center"/>
            </w:pPr>
            <w:r>
              <w:rPr>
                <w:rStyle w:val="numbercell"/>
              </w:rPr>
              <w:t>0.048</w:t>
            </w:r>
          </w:p>
        </w:tc>
        <w:tc>
          <w:tcPr>
            <w:tcW w:w="1275" w:type="dxa"/>
          </w:tcPr>
          <w:p w14:paraId="1010EA76" w14:textId="77777777" w:rsidR="00F8613A" w:rsidRDefault="00F8613A" w:rsidP="00700131">
            <w:pPr>
              <w:jc w:val="center"/>
            </w:pPr>
            <w:r>
              <w:rPr>
                <w:rStyle w:val="numbercell"/>
              </w:rPr>
              <w:t>0.022</w:t>
            </w:r>
          </w:p>
        </w:tc>
        <w:tc>
          <w:tcPr>
            <w:tcW w:w="1276" w:type="dxa"/>
          </w:tcPr>
          <w:p w14:paraId="73FF7BA5" w14:textId="77777777" w:rsidR="00F8613A" w:rsidRDefault="00F8613A" w:rsidP="00700131">
            <w:pPr>
              <w:jc w:val="center"/>
            </w:pPr>
            <w:r>
              <w:t>0.0002</w:t>
            </w:r>
          </w:p>
        </w:tc>
        <w:tc>
          <w:tcPr>
            <w:tcW w:w="1276" w:type="dxa"/>
          </w:tcPr>
          <w:p w14:paraId="2B374D6C" w14:textId="77777777" w:rsidR="00F8613A" w:rsidRDefault="00F8613A" w:rsidP="00700131">
            <w:pPr>
              <w:jc w:val="center"/>
            </w:pPr>
            <w:r>
              <w:rPr>
                <w:rStyle w:val="numbercell"/>
              </w:rPr>
              <w:t>0.002</w:t>
            </w:r>
          </w:p>
        </w:tc>
      </w:tr>
      <w:tr w:rsidR="00F8613A" w14:paraId="1749CA53" w14:textId="77777777" w:rsidTr="005A33E0">
        <w:tc>
          <w:tcPr>
            <w:tcW w:w="709" w:type="dxa"/>
            <w:vMerge/>
            <w:tcBorders>
              <w:bottom w:val="single" w:sz="4" w:space="0" w:color="auto"/>
            </w:tcBorders>
            <w:vAlign w:val="center"/>
          </w:tcPr>
          <w:p w14:paraId="76CF403F" w14:textId="77777777" w:rsidR="00F8613A" w:rsidRDefault="00F8613A" w:rsidP="00700131">
            <w:pPr>
              <w:jc w:val="center"/>
            </w:pPr>
          </w:p>
        </w:tc>
        <w:tc>
          <w:tcPr>
            <w:tcW w:w="1134" w:type="dxa"/>
            <w:vMerge/>
            <w:tcBorders>
              <w:bottom w:val="single" w:sz="4" w:space="0" w:color="auto"/>
            </w:tcBorders>
            <w:vAlign w:val="center"/>
          </w:tcPr>
          <w:p w14:paraId="07E0B032" w14:textId="77777777" w:rsidR="00F8613A" w:rsidRDefault="00F8613A" w:rsidP="00700131">
            <w:pPr>
              <w:jc w:val="center"/>
            </w:pPr>
          </w:p>
        </w:tc>
        <w:tc>
          <w:tcPr>
            <w:tcW w:w="709" w:type="dxa"/>
            <w:tcBorders>
              <w:bottom w:val="single" w:sz="4" w:space="0" w:color="auto"/>
            </w:tcBorders>
          </w:tcPr>
          <w:p w14:paraId="51D412A7" w14:textId="77777777" w:rsidR="00F8613A" w:rsidRDefault="00F8613A" w:rsidP="00700131">
            <w:pPr>
              <w:jc w:val="center"/>
            </w:pPr>
            <w:r>
              <w:t>n</w:t>
            </w:r>
          </w:p>
        </w:tc>
        <w:tc>
          <w:tcPr>
            <w:tcW w:w="992" w:type="dxa"/>
            <w:tcBorders>
              <w:bottom w:val="single" w:sz="4" w:space="0" w:color="auto"/>
            </w:tcBorders>
          </w:tcPr>
          <w:p w14:paraId="4FDC7C1D" w14:textId="77777777" w:rsidR="00F8613A" w:rsidRDefault="00F8613A" w:rsidP="00700131">
            <w:pPr>
              <w:jc w:val="center"/>
            </w:pPr>
            <w:r>
              <w:t>59</w:t>
            </w:r>
          </w:p>
        </w:tc>
        <w:tc>
          <w:tcPr>
            <w:tcW w:w="1276" w:type="dxa"/>
            <w:tcBorders>
              <w:bottom w:val="single" w:sz="4" w:space="0" w:color="auto"/>
            </w:tcBorders>
          </w:tcPr>
          <w:p w14:paraId="58925081" w14:textId="77777777" w:rsidR="00F8613A" w:rsidRDefault="00F8613A" w:rsidP="00700131">
            <w:pPr>
              <w:jc w:val="center"/>
            </w:pPr>
            <w:r>
              <w:t>37</w:t>
            </w:r>
          </w:p>
        </w:tc>
        <w:tc>
          <w:tcPr>
            <w:tcW w:w="1276" w:type="dxa"/>
            <w:tcBorders>
              <w:bottom w:val="single" w:sz="4" w:space="0" w:color="auto"/>
            </w:tcBorders>
          </w:tcPr>
          <w:p w14:paraId="00275B41" w14:textId="77777777" w:rsidR="00F8613A" w:rsidRDefault="00F8613A" w:rsidP="00700131">
            <w:pPr>
              <w:jc w:val="center"/>
            </w:pPr>
            <w:r>
              <w:t>236</w:t>
            </w:r>
          </w:p>
        </w:tc>
        <w:tc>
          <w:tcPr>
            <w:tcW w:w="1275" w:type="dxa"/>
            <w:tcBorders>
              <w:bottom w:val="single" w:sz="4" w:space="0" w:color="auto"/>
            </w:tcBorders>
          </w:tcPr>
          <w:p w14:paraId="00E47FCB" w14:textId="77777777" w:rsidR="00F8613A" w:rsidRDefault="00F8613A" w:rsidP="00700131">
            <w:pPr>
              <w:jc w:val="center"/>
            </w:pPr>
            <w:r>
              <w:t>59</w:t>
            </w:r>
          </w:p>
        </w:tc>
        <w:tc>
          <w:tcPr>
            <w:tcW w:w="1276" w:type="dxa"/>
            <w:tcBorders>
              <w:bottom w:val="single" w:sz="4" w:space="0" w:color="auto"/>
            </w:tcBorders>
          </w:tcPr>
          <w:p w14:paraId="5907448B" w14:textId="77777777" w:rsidR="00F8613A" w:rsidRDefault="00F8613A" w:rsidP="00700131">
            <w:pPr>
              <w:jc w:val="center"/>
            </w:pPr>
            <w:r>
              <w:t>384</w:t>
            </w:r>
          </w:p>
        </w:tc>
        <w:tc>
          <w:tcPr>
            <w:tcW w:w="1276" w:type="dxa"/>
            <w:tcBorders>
              <w:bottom w:val="single" w:sz="4" w:space="0" w:color="auto"/>
            </w:tcBorders>
          </w:tcPr>
          <w:p w14:paraId="06DD80BF" w14:textId="77777777" w:rsidR="00F8613A" w:rsidRDefault="00F8613A" w:rsidP="00700131">
            <w:pPr>
              <w:jc w:val="center"/>
            </w:pPr>
            <w:r>
              <w:t>236</w:t>
            </w:r>
          </w:p>
        </w:tc>
        <w:tc>
          <w:tcPr>
            <w:tcW w:w="1275" w:type="dxa"/>
            <w:tcBorders>
              <w:bottom w:val="single" w:sz="4" w:space="0" w:color="auto"/>
            </w:tcBorders>
          </w:tcPr>
          <w:p w14:paraId="7AA0DBED" w14:textId="77777777" w:rsidR="00F8613A" w:rsidRDefault="00F8613A" w:rsidP="00700131">
            <w:pPr>
              <w:jc w:val="center"/>
            </w:pPr>
            <w:r>
              <w:t>59</w:t>
            </w:r>
          </w:p>
        </w:tc>
        <w:tc>
          <w:tcPr>
            <w:tcW w:w="1276" w:type="dxa"/>
            <w:tcBorders>
              <w:bottom w:val="single" w:sz="4" w:space="0" w:color="auto"/>
            </w:tcBorders>
          </w:tcPr>
          <w:p w14:paraId="08220A50" w14:textId="77777777" w:rsidR="00F8613A" w:rsidRDefault="00F8613A" w:rsidP="00700131">
            <w:pPr>
              <w:jc w:val="center"/>
            </w:pPr>
            <w:r>
              <w:t>384</w:t>
            </w:r>
          </w:p>
        </w:tc>
        <w:tc>
          <w:tcPr>
            <w:tcW w:w="1276" w:type="dxa"/>
            <w:tcBorders>
              <w:bottom w:val="single" w:sz="4" w:space="0" w:color="auto"/>
            </w:tcBorders>
          </w:tcPr>
          <w:p w14:paraId="1CF2523E" w14:textId="77777777" w:rsidR="00F8613A" w:rsidRDefault="00F8613A" w:rsidP="00700131">
            <w:pPr>
              <w:jc w:val="center"/>
            </w:pPr>
            <w:r>
              <w:t>236</w:t>
            </w:r>
          </w:p>
        </w:tc>
      </w:tr>
      <w:tr w:rsidR="005A33E0"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A96C5E" w:rsidRDefault="005A33E0" w:rsidP="005A33E0">
            <w:pPr>
              <w:jc w:val="center"/>
              <w:rPr>
                <w:rFonts w:ascii="Calibri" w:eastAsia="Calibri" w:hAnsi="Calibri" w:cs="Times New Roman"/>
              </w:rPr>
            </w:pPr>
          </w:p>
        </w:tc>
        <w:tc>
          <w:tcPr>
            <w:tcW w:w="3544" w:type="dxa"/>
            <w:gridSpan w:val="3"/>
            <w:tcBorders>
              <w:top w:val="single" w:sz="4" w:space="0" w:color="auto"/>
              <w:bottom w:val="single" w:sz="4" w:space="0" w:color="auto"/>
            </w:tcBorders>
          </w:tcPr>
          <w:p w14:paraId="5EBE8B39" w14:textId="3AEE9FB0" w:rsidR="005A33E0" w:rsidRDefault="005A33E0" w:rsidP="005A33E0">
            <w:pPr>
              <w:jc w:val="center"/>
            </w:pPr>
            <w:r>
              <w:rPr>
                <w:rFonts w:ascii="Cambria Math" w:hAnsi="Cambria Math"/>
              </w:rPr>
              <w:t>δ</w:t>
            </w:r>
          </w:p>
        </w:tc>
        <w:tc>
          <w:tcPr>
            <w:tcW w:w="3827" w:type="dxa"/>
            <w:gridSpan w:val="3"/>
            <w:tcBorders>
              <w:top w:val="single" w:sz="4" w:space="0" w:color="auto"/>
              <w:bottom w:val="single" w:sz="4" w:space="0" w:color="auto"/>
            </w:tcBorders>
          </w:tcPr>
          <w:p w14:paraId="79D1B122" w14:textId="6F70E912" w:rsidR="005A33E0" w:rsidRDefault="005A33E0" w:rsidP="005A33E0">
            <w:pPr>
              <w:jc w:val="center"/>
              <w:rPr>
                <w:rStyle w:val="numbercell"/>
              </w:rPr>
            </w:pPr>
            <w:r>
              <w:t>V</w:t>
            </w:r>
            <w:r>
              <w:rPr>
                <w:vertAlign w:val="subscript"/>
              </w:rPr>
              <w:t>A</w:t>
            </w:r>
          </w:p>
        </w:tc>
        <w:tc>
          <w:tcPr>
            <w:tcW w:w="3827" w:type="dxa"/>
            <w:gridSpan w:val="3"/>
            <w:tcBorders>
              <w:top w:val="single" w:sz="4" w:space="0" w:color="auto"/>
              <w:bottom w:val="single" w:sz="4" w:space="0" w:color="auto"/>
            </w:tcBorders>
          </w:tcPr>
          <w:p w14:paraId="785826E6" w14:textId="59AA48FB" w:rsidR="005A33E0" w:rsidRDefault="005A33E0" w:rsidP="005A33E0">
            <w:pPr>
              <w:jc w:val="center"/>
            </w:pPr>
            <w:r>
              <w:t>Covariance</w:t>
            </w:r>
          </w:p>
        </w:tc>
      </w:tr>
      <w:tr w:rsidR="005A33E0" w14:paraId="13E59683" w14:textId="77777777" w:rsidTr="005A33E0">
        <w:tc>
          <w:tcPr>
            <w:tcW w:w="2552" w:type="dxa"/>
            <w:gridSpan w:val="3"/>
            <w:vMerge/>
            <w:tcBorders>
              <w:bottom w:val="single" w:sz="4" w:space="0" w:color="auto"/>
            </w:tcBorders>
            <w:vAlign w:val="center"/>
          </w:tcPr>
          <w:p w14:paraId="02F1B22E" w14:textId="77777777" w:rsidR="005A33E0" w:rsidRPr="00A96C5E" w:rsidRDefault="005A33E0" w:rsidP="005A33E0">
            <w:pPr>
              <w:jc w:val="center"/>
              <w:rPr>
                <w:rFonts w:ascii="Calibri" w:eastAsia="Calibri" w:hAnsi="Calibri" w:cs="Times New Roman"/>
              </w:rPr>
            </w:pPr>
          </w:p>
        </w:tc>
        <w:tc>
          <w:tcPr>
            <w:tcW w:w="992" w:type="dxa"/>
            <w:tcBorders>
              <w:bottom w:val="single" w:sz="4" w:space="0" w:color="auto"/>
            </w:tcBorders>
          </w:tcPr>
          <w:p w14:paraId="0D4D517A" w14:textId="46B51F57" w:rsidR="005A33E0" w:rsidRDefault="005A33E0" w:rsidP="005A33E0">
            <w:pPr>
              <w:jc w:val="center"/>
            </w:pPr>
            <w:r>
              <w:t>Null</w:t>
            </w:r>
          </w:p>
        </w:tc>
        <w:tc>
          <w:tcPr>
            <w:tcW w:w="1276" w:type="dxa"/>
            <w:tcBorders>
              <w:bottom w:val="single" w:sz="4" w:space="0" w:color="auto"/>
            </w:tcBorders>
          </w:tcPr>
          <w:p w14:paraId="6A3B6E39" w14:textId="2D802625" w:rsidR="005A33E0" w:rsidRDefault="005A33E0" w:rsidP="005A33E0">
            <w:pPr>
              <w:jc w:val="center"/>
            </w:pPr>
            <w:r>
              <w:t>House-of-Cards</w:t>
            </w:r>
          </w:p>
        </w:tc>
        <w:tc>
          <w:tcPr>
            <w:tcW w:w="1276" w:type="dxa"/>
            <w:tcBorders>
              <w:bottom w:val="single" w:sz="4" w:space="0" w:color="auto"/>
            </w:tcBorders>
          </w:tcPr>
          <w:p w14:paraId="05007B6A" w14:textId="2844359B" w:rsidR="005A33E0" w:rsidRDefault="005A33E0" w:rsidP="005A33E0">
            <w:pPr>
              <w:jc w:val="center"/>
            </w:pPr>
            <w:r>
              <w:t>Gaussian</w:t>
            </w:r>
          </w:p>
        </w:tc>
        <w:tc>
          <w:tcPr>
            <w:tcW w:w="1275" w:type="dxa"/>
            <w:tcBorders>
              <w:bottom w:val="single" w:sz="4" w:space="0" w:color="auto"/>
            </w:tcBorders>
          </w:tcPr>
          <w:p w14:paraId="7E8B51CB" w14:textId="5BC93ED1" w:rsidR="005A33E0" w:rsidRDefault="005A33E0" w:rsidP="005A33E0">
            <w:pPr>
              <w:jc w:val="center"/>
              <w:rPr>
                <w:rStyle w:val="numbercell"/>
              </w:rPr>
            </w:pPr>
            <w:r>
              <w:t>Null</w:t>
            </w:r>
          </w:p>
        </w:tc>
        <w:tc>
          <w:tcPr>
            <w:tcW w:w="1276" w:type="dxa"/>
            <w:tcBorders>
              <w:bottom w:val="single" w:sz="4" w:space="0" w:color="auto"/>
            </w:tcBorders>
          </w:tcPr>
          <w:p w14:paraId="41CDD31B" w14:textId="527BCB04" w:rsidR="005A33E0" w:rsidRDefault="005A33E0" w:rsidP="005A33E0">
            <w:pPr>
              <w:jc w:val="center"/>
              <w:rPr>
                <w:rStyle w:val="numbercell"/>
              </w:rPr>
            </w:pPr>
            <w:r>
              <w:t>House-of-Cards</w:t>
            </w:r>
          </w:p>
        </w:tc>
        <w:tc>
          <w:tcPr>
            <w:tcW w:w="1276" w:type="dxa"/>
            <w:tcBorders>
              <w:bottom w:val="single" w:sz="4" w:space="0" w:color="auto"/>
            </w:tcBorders>
          </w:tcPr>
          <w:p w14:paraId="10287E1D" w14:textId="7228324A" w:rsidR="005A33E0" w:rsidRDefault="005A33E0" w:rsidP="005A33E0">
            <w:pPr>
              <w:jc w:val="center"/>
              <w:rPr>
                <w:rStyle w:val="numbercell"/>
              </w:rPr>
            </w:pPr>
            <w:r>
              <w:t>Gaussian</w:t>
            </w:r>
          </w:p>
        </w:tc>
        <w:tc>
          <w:tcPr>
            <w:tcW w:w="1275" w:type="dxa"/>
            <w:tcBorders>
              <w:top w:val="single" w:sz="4" w:space="0" w:color="auto"/>
              <w:bottom w:val="single" w:sz="4" w:space="0" w:color="auto"/>
            </w:tcBorders>
          </w:tcPr>
          <w:p w14:paraId="7C7AE710" w14:textId="0B1E38EC" w:rsidR="005A33E0" w:rsidRDefault="005A33E0" w:rsidP="005A33E0">
            <w:pPr>
              <w:jc w:val="center"/>
              <w:rPr>
                <w:rStyle w:val="numbercell"/>
              </w:rPr>
            </w:pPr>
            <w:r>
              <w:t>Null</w:t>
            </w:r>
          </w:p>
        </w:tc>
        <w:tc>
          <w:tcPr>
            <w:tcW w:w="1276" w:type="dxa"/>
            <w:tcBorders>
              <w:top w:val="single" w:sz="4" w:space="0" w:color="auto"/>
              <w:bottom w:val="single" w:sz="4" w:space="0" w:color="auto"/>
            </w:tcBorders>
          </w:tcPr>
          <w:p w14:paraId="11FF4A6D" w14:textId="217A68EA" w:rsidR="005A33E0" w:rsidRDefault="005A33E0" w:rsidP="005A33E0">
            <w:pPr>
              <w:jc w:val="center"/>
              <w:rPr>
                <w:rStyle w:val="numbercell"/>
              </w:rPr>
            </w:pPr>
            <w:r>
              <w:t>House-of-Cards</w:t>
            </w:r>
          </w:p>
        </w:tc>
        <w:tc>
          <w:tcPr>
            <w:tcW w:w="1276" w:type="dxa"/>
            <w:tcBorders>
              <w:top w:val="single" w:sz="4" w:space="0" w:color="auto"/>
              <w:bottom w:val="single" w:sz="4" w:space="0" w:color="auto"/>
            </w:tcBorders>
          </w:tcPr>
          <w:p w14:paraId="09D6E396" w14:textId="70178ECE" w:rsidR="005A33E0" w:rsidRDefault="005A33E0" w:rsidP="005A33E0">
            <w:pPr>
              <w:jc w:val="center"/>
            </w:pPr>
            <w:r>
              <w:t>Gaussian</w:t>
            </w:r>
          </w:p>
        </w:tc>
      </w:tr>
      <w:tr w:rsidR="005A33E0" w14:paraId="10178098" w14:textId="77777777" w:rsidTr="005A33E0">
        <w:tc>
          <w:tcPr>
            <w:tcW w:w="1843" w:type="dxa"/>
            <w:gridSpan w:val="2"/>
            <w:tcBorders>
              <w:top w:val="single" w:sz="4" w:space="0" w:color="auto"/>
            </w:tcBorders>
            <w:vAlign w:val="center"/>
          </w:tcPr>
          <w:p w14:paraId="04E395AB" w14:textId="77777777" w:rsidR="005A33E0" w:rsidRDefault="005A33E0" w:rsidP="005A33E0">
            <w:r>
              <w:t>Pleiotropy rate</w:t>
            </w:r>
          </w:p>
        </w:tc>
        <w:tc>
          <w:tcPr>
            <w:tcW w:w="709" w:type="dxa"/>
            <w:tcBorders>
              <w:top w:val="single" w:sz="4" w:space="0" w:color="auto"/>
            </w:tcBorders>
          </w:tcPr>
          <w:p w14:paraId="29F1677C" w14:textId="77777777" w:rsidR="005A33E0" w:rsidRPr="00A96C5E" w:rsidRDefault="005A33E0" w:rsidP="005A33E0">
            <w:pPr>
              <w:jc w:val="center"/>
              <w:rPr>
                <w:rFonts w:ascii="Calibri" w:eastAsia="Calibri" w:hAnsi="Calibri" w:cs="Times New Roman"/>
              </w:rPr>
            </w:pPr>
          </w:p>
        </w:tc>
        <w:tc>
          <w:tcPr>
            <w:tcW w:w="992" w:type="dxa"/>
            <w:tcBorders>
              <w:top w:val="single" w:sz="4" w:space="0" w:color="auto"/>
            </w:tcBorders>
          </w:tcPr>
          <w:p w14:paraId="2D1BD9E3" w14:textId="77777777" w:rsidR="005A33E0" w:rsidRDefault="005A33E0" w:rsidP="005A33E0">
            <w:pPr>
              <w:jc w:val="center"/>
            </w:pPr>
          </w:p>
        </w:tc>
        <w:tc>
          <w:tcPr>
            <w:tcW w:w="1276" w:type="dxa"/>
            <w:tcBorders>
              <w:top w:val="single" w:sz="4" w:space="0" w:color="auto"/>
            </w:tcBorders>
          </w:tcPr>
          <w:p w14:paraId="2082AB24" w14:textId="77777777" w:rsidR="005A33E0" w:rsidRDefault="005A33E0" w:rsidP="005A33E0">
            <w:pPr>
              <w:jc w:val="center"/>
            </w:pPr>
          </w:p>
        </w:tc>
        <w:tc>
          <w:tcPr>
            <w:tcW w:w="1276" w:type="dxa"/>
            <w:tcBorders>
              <w:top w:val="single" w:sz="4" w:space="0" w:color="auto"/>
            </w:tcBorders>
          </w:tcPr>
          <w:p w14:paraId="4FEC371B" w14:textId="77777777" w:rsidR="005A33E0" w:rsidRDefault="005A33E0" w:rsidP="005A33E0">
            <w:pPr>
              <w:jc w:val="center"/>
            </w:pPr>
          </w:p>
        </w:tc>
        <w:tc>
          <w:tcPr>
            <w:tcW w:w="1275" w:type="dxa"/>
            <w:tcBorders>
              <w:top w:val="single" w:sz="4" w:space="0" w:color="auto"/>
            </w:tcBorders>
          </w:tcPr>
          <w:p w14:paraId="340AD509" w14:textId="77777777" w:rsidR="005A33E0" w:rsidRDefault="005A33E0" w:rsidP="005A33E0">
            <w:pPr>
              <w:jc w:val="center"/>
              <w:rPr>
                <w:rStyle w:val="numbercell"/>
              </w:rPr>
            </w:pPr>
          </w:p>
        </w:tc>
        <w:tc>
          <w:tcPr>
            <w:tcW w:w="1276" w:type="dxa"/>
            <w:tcBorders>
              <w:top w:val="single" w:sz="4" w:space="0" w:color="auto"/>
            </w:tcBorders>
          </w:tcPr>
          <w:p w14:paraId="1E9B8606" w14:textId="77777777" w:rsidR="005A33E0" w:rsidRDefault="005A33E0" w:rsidP="005A33E0">
            <w:pPr>
              <w:jc w:val="center"/>
              <w:rPr>
                <w:rStyle w:val="numbercell"/>
              </w:rPr>
            </w:pPr>
          </w:p>
        </w:tc>
        <w:tc>
          <w:tcPr>
            <w:tcW w:w="1276" w:type="dxa"/>
            <w:tcBorders>
              <w:top w:val="single" w:sz="4" w:space="0" w:color="auto"/>
            </w:tcBorders>
          </w:tcPr>
          <w:p w14:paraId="4F716028" w14:textId="77777777" w:rsidR="005A33E0" w:rsidRDefault="005A33E0" w:rsidP="005A33E0">
            <w:pPr>
              <w:jc w:val="center"/>
              <w:rPr>
                <w:rStyle w:val="numbercell"/>
              </w:rPr>
            </w:pPr>
          </w:p>
        </w:tc>
        <w:tc>
          <w:tcPr>
            <w:tcW w:w="1275" w:type="dxa"/>
            <w:tcBorders>
              <w:top w:val="single" w:sz="4" w:space="0" w:color="auto"/>
            </w:tcBorders>
          </w:tcPr>
          <w:p w14:paraId="4B82BF6A" w14:textId="77777777" w:rsidR="005A33E0" w:rsidRDefault="005A33E0" w:rsidP="005A33E0">
            <w:pPr>
              <w:jc w:val="center"/>
              <w:rPr>
                <w:rStyle w:val="numbercell"/>
              </w:rPr>
            </w:pPr>
          </w:p>
        </w:tc>
        <w:tc>
          <w:tcPr>
            <w:tcW w:w="1276" w:type="dxa"/>
            <w:tcBorders>
              <w:top w:val="single" w:sz="4" w:space="0" w:color="auto"/>
            </w:tcBorders>
          </w:tcPr>
          <w:p w14:paraId="71F61A06" w14:textId="77777777" w:rsidR="005A33E0" w:rsidRDefault="005A33E0" w:rsidP="005A33E0">
            <w:pPr>
              <w:jc w:val="center"/>
              <w:rPr>
                <w:rStyle w:val="numbercell"/>
              </w:rPr>
            </w:pPr>
          </w:p>
        </w:tc>
        <w:tc>
          <w:tcPr>
            <w:tcW w:w="1276" w:type="dxa"/>
            <w:tcBorders>
              <w:top w:val="single" w:sz="4" w:space="0" w:color="auto"/>
            </w:tcBorders>
          </w:tcPr>
          <w:p w14:paraId="09515431" w14:textId="77777777" w:rsidR="005A33E0" w:rsidRDefault="005A33E0" w:rsidP="005A33E0">
            <w:pPr>
              <w:jc w:val="center"/>
            </w:pPr>
          </w:p>
        </w:tc>
      </w:tr>
      <w:tr w:rsidR="005A33E0" w14:paraId="22768586" w14:textId="77777777" w:rsidTr="00F8613A">
        <w:tc>
          <w:tcPr>
            <w:tcW w:w="709" w:type="dxa"/>
            <w:vMerge w:val="restart"/>
            <w:vAlign w:val="center"/>
          </w:tcPr>
          <w:p w14:paraId="70AD01CF" w14:textId="77777777" w:rsidR="005A33E0" w:rsidRDefault="005A33E0" w:rsidP="005A33E0">
            <w:pPr>
              <w:jc w:val="center"/>
            </w:pPr>
          </w:p>
        </w:tc>
        <w:tc>
          <w:tcPr>
            <w:tcW w:w="1134" w:type="dxa"/>
            <w:vMerge w:val="restart"/>
            <w:vAlign w:val="center"/>
          </w:tcPr>
          <w:p w14:paraId="382B640D" w14:textId="77777777" w:rsidR="005A33E0" w:rsidRDefault="005A33E0" w:rsidP="005A33E0">
            <w:r>
              <w:t>Low</w:t>
            </w:r>
          </w:p>
        </w:tc>
        <w:tc>
          <w:tcPr>
            <w:tcW w:w="709" w:type="dxa"/>
          </w:tcPr>
          <w:p w14:paraId="73AA1851" w14:textId="77777777" w:rsidR="005A33E0" w:rsidRDefault="005A33E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Default="005A33E0" w:rsidP="005A33E0">
            <w:pPr>
              <w:jc w:val="center"/>
            </w:pPr>
            <w:r>
              <w:t>10.965</w:t>
            </w:r>
          </w:p>
        </w:tc>
        <w:tc>
          <w:tcPr>
            <w:tcW w:w="1276" w:type="dxa"/>
          </w:tcPr>
          <w:p w14:paraId="79A0EDF6" w14:textId="77777777" w:rsidR="005A33E0" w:rsidRDefault="005A33E0" w:rsidP="005A33E0">
            <w:pPr>
              <w:jc w:val="center"/>
            </w:pPr>
            <w:r>
              <w:t>1.073</w:t>
            </w:r>
          </w:p>
        </w:tc>
        <w:tc>
          <w:tcPr>
            <w:tcW w:w="1276" w:type="dxa"/>
          </w:tcPr>
          <w:p w14:paraId="2DD5E81C" w14:textId="77777777" w:rsidR="005A33E0" w:rsidRDefault="005A33E0" w:rsidP="005A33E0">
            <w:pPr>
              <w:jc w:val="center"/>
            </w:pPr>
            <w:r>
              <w:t>1.736</w:t>
            </w:r>
          </w:p>
        </w:tc>
        <w:tc>
          <w:tcPr>
            <w:tcW w:w="1275" w:type="dxa"/>
          </w:tcPr>
          <w:p w14:paraId="023649D3" w14:textId="77777777" w:rsidR="005A33E0" w:rsidRDefault="005A33E0" w:rsidP="005A33E0">
            <w:pPr>
              <w:jc w:val="center"/>
            </w:pPr>
            <w:r>
              <w:rPr>
                <w:rStyle w:val="numbercell"/>
              </w:rPr>
              <w:t>0.846</w:t>
            </w:r>
          </w:p>
        </w:tc>
        <w:tc>
          <w:tcPr>
            <w:tcW w:w="1276" w:type="dxa"/>
          </w:tcPr>
          <w:p w14:paraId="77BADA59" w14:textId="77777777" w:rsidR="005A33E0" w:rsidRDefault="005A33E0" w:rsidP="005A33E0">
            <w:pPr>
              <w:jc w:val="center"/>
            </w:pPr>
            <w:r>
              <w:rPr>
                <w:rStyle w:val="numbercell"/>
              </w:rPr>
              <w:t>2.011</w:t>
            </w:r>
          </w:p>
        </w:tc>
        <w:tc>
          <w:tcPr>
            <w:tcW w:w="1276" w:type="dxa"/>
          </w:tcPr>
          <w:p w14:paraId="5657791A" w14:textId="77777777" w:rsidR="005A33E0" w:rsidRDefault="005A33E0" w:rsidP="005A33E0">
            <w:pPr>
              <w:jc w:val="center"/>
            </w:pPr>
            <w:r>
              <w:rPr>
                <w:rStyle w:val="numbercell"/>
              </w:rPr>
              <w:t>1.912</w:t>
            </w:r>
          </w:p>
        </w:tc>
        <w:tc>
          <w:tcPr>
            <w:tcW w:w="1275" w:type="dxa"/>
          </w:tcPr>
          <w:p w14:paraId="74CDB315" w14:textId="77777777" w:rsidR="005A33E0" w:rsidRDefault="005A33E0" w:rsidP="005A33E0">
            <w:pPr>
              <w:jc w:val="center"/>
            </w:pPr>
            <w:r>
              <w:rPr>
                <w:rStyle w:val="numbercell"/>
              </w:rPr>
              <w:t>0.056</w:t>
            </w:r>
          </w:p>
        </w:tc>
        <w:tc>
          <w:tcPr>
            <w:tcW w:w="1276" w:type="dxa"/>
          </w:tcPr>
          <w:p w14:paraId="125C2844" w14:textId="77777777" w:rsidR="005A33E0" w:rsidRDefault="005A33E0" w:rsidP="005A33E0">
            <w:pPr>
              <w:jc w:val="center"/>
            </w:pPr>
            <w:r>
              <w:rPr>
                <w:rStyle w:val="numbercell"/>
              </w:rPr>
              <w:t>-0.194</w:t>
            </w:r>
          </w:p>
        </w:tc>
        <w:tc>
          <w:tcPr>
            <w:tcW w:w="1276" w:type="dxa"/>
          </w:tcPr>
          <w:p w14:paraId="74816116" w14:textId="77777777" w:rsidR="005A33E0" w:rsidRDefault="005A33E0" w:rsidP="005A33E0">
            <w:pPr>
              <w:jc w:val="center"/>
            </w:pPr>
            <w:r>
              <w:t>0.003</w:t>
            </w:r>
          </w:p>
        </w:tc>
      </w:tr>
      <w:tr w:rsidR="005A33E0" w14:paraId="5284182F" w14:textId="77777777" w:rsidTr="00F8613A">
        <w:tc>
          <w:tcPr>
            <w:tcW w:w="709" w:type="dxa"/>
            <w:vMerge/>
            <w:vAlign w:val="center"/>
          </w:tcPr>
          <w:p w14:paraId="37ED3B53" w14:textId="77777777" w:rsidR="005A33E0" w:rsidRDefault="005A33E0" w:rsidP="005A33E0">
            <w:pPr>
              <w:jc w:val="center"/>
            </w:pPr>
          </w:p>
        </w:tc>
        <w:tc>
          <w:tcPr>
            <w:tcW w:w="1134" w:type="dxa"/>
            <w:vMerge/>
            <w:vAlign w:val="center"/>
          </w:tcPr>
          <w:p w14:paraId="2309AA3C" w14:textId="77777777" w:rsidR="005A33E0" w:rsidRDefault="005A33E0" w:rsidP="005A33E0"/>
        </w:tc>
        <w:tc>
          <w:tcPr>
            <w:tcW w:w="709" w:type="dxa"/>
          </w:tcPr>
          <w:p w14:paraId="44D4736C" w14:textId="77777777" w:rsidR="005A33E0" w:rsidRDefault="005A33E0" w:rsidP="005A33E0">
            <w:pPr>
              <w:jc w:val="center"/>
            </w:pPr>
            <w:r>
              <w:t>S.E.</w:t>
            </w:r>
          </w:p>
        </w:tc>
        <w:tc>
          <w:tcPr>
            <w:tcW w:w="992" w:type="dxa"/>
          </w:tcPr>
          <w:p w14:paraId="255CD5D8" w14:textId="77777777" w:rsidR="005A33E0" w:rsidRDefault="005A33E0" w:rsidP="005A33E0">
            <w:pPr>
              <w:jc w:val="center"/>
            </w:pPr>
            <w:r>
              <w:t>0.137</w:t>
            </w:r>
          </w:p>
        </w:tc>
        <w:tc>
          <w:tcPr>
            <w:tcW w:w="1276" w:type="dxa"/>
          </w:tcPr>
          <w:p w14:paraId="7584909D" w14:textId="77777777" w:rsidR="005A33E0" w:rsidRDefault="005A33E0" w:rsidP="005A33E0">
            <w:pPr>
              <w:jc w:val="center"/>
            </w:pPr>
            <w:r>
              <w:t>0.127</w:t>
            </w:r>
          </w:p>
        </w:tc>
        <w:tc>
          <w:tcPr>
            <w:tcW w:w="1276" w:type="dxa"/>
          </w:tcPr>
          <w:p w14:paraId="79ACCC5F" w14:textId="77777777" w:rsidR="005A33E0" w:rsidRDefault="005A33E0" w:rsidP="005A33E0">
            <w:pPr>
              <w:jc w:val="center"/>
            </w:pPr>
            <w:r>
              <w:t>0.100</w:t>
            </w:r>
          </w:p>
        </w:tc>
        <w:tc>
          <w:tcPr>
            <w:tcW w:w="1275" w:type="dxa"/>
          </w:tcPr>
          <w:p w14:paraId="752943BB" w14:textId="77777777" w:rsidR="005A33E0" w:rsidRDefault="005A33E0" w:rsidP="005A33E0">
            <w:pPr>
              <w:jc w:val="center"/>
            </w:pPr>
            <w:r>
              <w:rPr>
                <w:rStyle w:val="numbercell"/>
              </w:rPr>
              <w:t>0.037</w:t>
            </w:r>
          </w:p>
        </w:tc>
        <w:tc>
          <w:tcPr>
            <w:tcW w:w="1276" w:type="dxa"/>
          </w:tcPr>
          <w:p w14:paraId="4B185A70" w14:textId="77777777" w:rsidR="005A33E0" w:rsidRDefault="005A33E0" w:rsidP="005A33E0">
            <w:pPr>
              <w:jc w:val="center"/>
            </w:pPr>
            <w:r>
              <w:rPr>
                <w:rStyle w:val="numbercell"/>
              </w:rPr>
              <w:t>1.559</w:t>
            </w:r>
          </w:p>
        </w:tc>
        <w:tc>
          <w:tcPr>
            <w:tcW w:w="1276" w:type="dxa"/>
          </w:tcPr>
          <w:p w14:paraId="00525E1F" w14:textId="77777777" w:rsidR="005A33E0" w:rsidRDefault="005A33E0" w:rsidP="005A33E0">
            <w:pPr>
              <w:jc w:val="center"/>
            </w:pPr>
            <w:r>
              <w:rPr>
                <w:rStyle w:val="numbercell"/>
              </w:rPr>
              <w:t>0.046</w:t>
            </w:r>
          </w:p>
        </w:tc>
        <w:tc>
          <w:tcPr>
            <w:tcW w:w="1275" w:type="dxa"/>
          </w:tcPr>
          <w:p w14:paraId="72F18029" w14:textId="77777777" w:rsidR="005A33E0" w:rsidRDefault="005A33E0" w:rsidP="005A33E0">
            <w:pPr>
              <w:jc w:val="center"/>
            </w:pPr>
            <w:r>
              <w:rPr>
                <w:rStyle w:val="numbercell"/>
              </w:rPr>
              <w:t>0.007</w:t>
            </w:r>
          </w:p>
        </w:tc>
        <w:tc>
          <w:tcPr>
            <w:tcW w:w="1276" w:type="dxa"/>
          </w:tcPr>
          <w:p w14:paraId="35CE87E1" w14:textId="77777777" w:rsidR="005A33E0" w:rsidRDefault="005A33E0" w:rsidP="005A33E0">
            <w:pPr>
              <w:jc w:val="center"/>
            </w:pPr>
            <w:r>
              <w:rPr>
                <w:rStyle w:val="numbercell"/>
              </w:rPr>
              <w:t>0.196</w:t>
            </w:r>
          </w:p>
        </w:tc>
        <w:tc>
          <w:tcPr>
            <w:tcW w:w="1276" w:type="dxa"/>
          </w:tcPr>
          <w:p w14:paraId="4F3F82A7" w14:textId="77777777" w:rsidR="005A33E0" w:rsidRDefault="005A33E0" w:rsidP="005A33E0">
            <w:pPr>
              <w:jc w:val="center"/>
            </w:pPr>
            <w:r>
              <w:t>0.002</w:t>
            </w:r>
          </w:p>
        </w:tc>
      </w:tr>
      <w:tr w:rsidR="005A33E0" w14:paraId="0A44138D" w14:textId="77777777" w:rsidTr="00F8613A">
        <w:tc>
          <w:tcPr>
            <w:tcW w:w="709" w:type="dxa"/>
            <w:vMerge/>
            <w:vAlign w:val="center"/>
          </w:tcPr>
          <w:p w14:paraId="30A0A2E9" w14:textId="77777777" w:rsidR="005A33E0" w:rsidRDefault="005A33E0" w:rsidP="005A33E0">
            <w:pPr>
              <w:jc w:val="center"/>
            </w:pPr>
          </w:p>
        </w:tc>
        <w:tc>
          <w:tcPr>
            <w:tcW w:w="1134" w:type="dxa"/>
            <w:vMerge/>
            <w:vAlign w:val="center"/>
          </w:tcPr>
          <w:p w14:paraId="1D968456" w14:textId="77777777" w:rsidR="005A33E0" w:rsidRDefault="005A33E0" w:rsidP="005A33E0"/>
        </w:tc>
        <w:tc>
          <w:tcPr>
            <w:tcW w:w="709" w:type="dxa"/>
          </w:tcPr>
          <w:p w14:paraId="325F99DB" w14:textId="77777777" w:rsidR="005A33E0" w:rsidRDefault="005A33E0" w:rsidP="005A33E0">
            <w:pPr>
              <w:jc w:val="center"/>
            </w:pPr>
            <w:r>
              <w:t>n</w:t>
            </w:r>
          </w:p>
        </w:tc>
        <w:tc>
          <w:tcPr>
            <w:tcW w:w="992" w:type="dxa"/>
          </w:tcPr>
          <w:p w14:paraId="189E2C65" w14:textId="77777777" w:rsidR="005A33E0" w:rsidRDefault="005A33E0" w:rsidP="005A33E0">
            <w:pPr>
              <w:jc w:val="center"/>
            </w:pPr>
            <w:r>
              <w:t>512</w:t>
            </w:r>
          </w:p>
        </w:tc>
        <w:tc>
          <w:tcPr>
            <w:tcW w:w="1276" w:type="dxa"/>
          </w:tcPr>
          <w:p w14:paraId="0719DD43" w14:textId="77777777" w:rsidR="005A33E0" w:rsidRDefault="005A33E0" w:rsidP="005A33E0">
            <w:pPr>
              <w:jc w:val="center"/>
            </w:pPr>
            <w:r>
              <w:t>85</w:t>
            </w:r>
          </w:p>
        </w:tc>
        <w:tc>
          <w:tcPr>
            <w:tcW w:w="1276" w:type="dxa"/>
          </w:tcPr>
          <w:p w14:paraId="0649FA28" w14:textId="77777777" w:rsidR="005A33E0" w:rsidRDefault="005A33E0" w:rsidP="005A33E0">
            <w:pPr>
              <w:jc w:val="center"/>
            </w:pPr>
            <w:r>
              <w:t>270</w:t>
            </w:r>
          </w:p>
        </w:tc>
        <w:tc>
          <w:tcPr>
            <w:tcW w:w="1275" w:type="dxa"/>
          </w:tcPr>
          <w:p w14:paraId="5F0E8774" w14:textId="77777777" w:rsidR="005A33E0" w:rsidRDefault="005A33E0" w:rsidP="005A33E0">
            <w:pPr>
              <w:jc w:val="center"/>
            </w:pPr>
            <w:r>
              <w:t>512</w:t>
            </w:r>
          </w:p>
        </w:tc>
        <w:tc>
          <w:tcPr>
            <w:tcW w:w="1276" w:type="dxa"/>
          </w:tcPr>
          <w:p w14:paraId="4B6F4C73" w14:textId="77777777" w:rsidR="005A33E0" w:rsidRDefault="005A33E0" w:rsidP="005A33E0">
            <w:pPr>
              <w:jc w:val="center"/>
            </w:pPr>
            <w:r>
              <w:t>85</w:t>
            </w:r>
          </w:p>
        </w:tc>
        <w:tc>
          <w:tcPr>
            <w:tcW w:w="1276" w:type="dxa"/>
          </w:tcPr>
          <w:p w14:paraId="07D4B36B" w14:textId="77777777" w:rsidR="005A33E0" w:rsidRDefault="005A33E0" w:rsidP="005A33E0">
            <w:pPr>
              <w:jc w:val="center"/>
            </w:pPr>
            <w:r>
              <w:t>270</w:t>
            </w:r>
          </w:p>
        </w:tc>
        <w:tc>
          <w:tcPr>
            <w:tcW w:w="1275" w:type="dxa"/>
          </w:tcPr>
          <w:p w14:paraId="05F3C8F8" w14:textId="77777777" w:rsidR="005A33E0" w:rsidRDefault="005A33E0" w:rsidP="005A33E0">
            <w:pPr>
              <w:jc w:val="center"/>
            </w:pPr>
            <w:r>
              <w:t>512</w:t>
            </w:r>
          </w:p>
        </w:tc>
        <w:tc>
          <w:tcPr>
            <w:tcW w:w="1276" w:type="dxa"/>
          </w:tcPr>
          <w:p w14:paraId="7471954D" w14:textId="77777777" w:rsidR="005A33E0" w:rsidRDefault="005A33E0" w:rsidP="005A33E0">
            <w:pPr>
              <w:jc w:val="center"/>
            </w:pPr>
            <w:r>
              <w:t>85</w:t>
            </w:r>
          </w:p>
        </w:tc>
        <w:tc>
          <w:tcPr>
            <w:tcW w:w="1276" w:type="dxa"/>
          </w:tcPr>
          <w:p w14:paraId="4479A88D" w14:textId="77777777" w:rsidR="005A33E0" w:rsidRDefault="005A33E0" w:rsidP="005A33E0">
            <w:pPr>
              <w:jc w:val="center"/>
            </w:pPr>
            <w:r>
              <w:t>270</w:t>
            </w:r>
          </w:p>
        </w:tc>
      </w:tr>
      <w:tr w:rsidR="005A33E0" w14:paraId="589874FE" w14:textId="77777777" w:rsidTr="00F8613A">
        <w:tc>
          <w:tcPr>
            <w:tcW w:w="709" w:type="dxa"/>
            <w:vMerge/>
            <w:vAlign w:val="center"/>
          </w:tcPr>
          <w:p w14:paraId="70AEB208" w14:textId="77777777" w:rsidR="005A33E0" w:rsidRDefault="005A33E0" w:rsidP="005A33E0">
            <w:pPr>
              <w:jc w:val="center"/>
            </w:pPr>
          </w:p>
        </w:tc>
        <w:tc>
          <w:tcPr>
            <w:tcW w:w="1134" w:type="dxa"/>
            <w:vMerge w:val="restart"/>
            <w:vAlign w:val="center"/>
          </w:tcPr>
          <w:p w14:paraId="78F0C461" w14:textId="77777777" w:rsidR="005A33E0" w:rsidRDefault="005A33E0" w:rsidP="005A33E0">
            <w:r>
              <w:t>Medium</w:t>
            </w:r>
          </w:p>
        </w:tc>
        <w:tc>
          <w:tcPr>
            <w:tcW w:w="709" w:type="dxa"/>
          </w:tcPr>
          <w:p w14:paraId="47AAB799" w14:textId="77777777" w:rsidR="005A33E0" w:rsidRDefault="005A33E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Default="005A33E0" w:rsidP="005A33E0">
            <w:pPr>
              <w:jc w:val="center"/>
            </w:pPr>
            <w:r>
              <w:t>14.139</w:t>
            </w:r>
          </w:p>
        </w:tc>
        <w:tc>
          <w:tcPr>
            <w:tcW w:w="1276" w:type="dxa"/>
          </w:tcPr>
          <w:p w14:paraId="1B9D53FF" w14:textId="77777777" w:rsidR="005A33E0" w:rsidRDefault="005A33E0" w:rsidP="005A33E0">
            <w:pPr>
              <w:jc w:val="center"/>
            </w:pPr>
            <w:r>
              <w:t>1.024</w:t>
            </w:r>
          </w:p>
        </w:tc>
        <w:tc>
          <w:tcPr>
            <w:tcW w:w="1276" w:type="dxa"/>
          </w:tcPr>
          <w:p w14:paraId="7DAC30E1" w14:textId="77777777" w:rsidR="005A33E0" w:rsidRDefault="005A33E0" w:rsidP="005A33E0">
            <w:pPr>
              <w:jc w:val="center"/>
            </w:pPr>
            <w:r>
              <w:t>0.966</w:t>
            </w:r>
          </w:p>
        </w:tc>
        <w:tc>
          <w:tcPr>
            <w:tcW w:w="1275" w:type="dxa"/>
          </w:tcPr>
          <w:p w14:paraId="51DC205F" w14:textId="77777777" w:rsidR="005A33E0" w:rsidRDefault="005A33E0" w:rsidP="005A33E0">
            <w:pPr>
              <w:jc w:val="center"/>
            </w:pPr>
            <w:r>
              <w:rPr>
                <w:rStyle w:val="numbercell"/>
              </w:rPr>
              <w:t>4.472</w:t>
            </w:r>
          </w:p>
        </w:tc>
        <w:tc>
          <w:tcPr>
            <w:tcW w:w="1276" w:type="dxa"/>
          </w:tcPr>
          <w:p w14:paraId="04D2C770" w14:textId="77777777" w:rsidR="005A33E0" w:rsidRDefault="005A33E0" w:rsidP="005A33E0">
            <w:pPr>
              <w:jc w:val="center"/>
            </w:pPr>
            <w:r>
              <w:rPr>
                <w:rStyle w:val="numbercell"/>
              </w:rPr>
              <w:t>3.458</w:t>
            </w:r>
          </w:p>
        </w:tc>
        <w:tc>
          <w:tcPr>
            <w:tcW w:w="1276" w:type="dxa"/>
          </w:tcPr>
          <w:p w14:paraId="2539CEE2" w14:textId="77777777" w:rsidR="005A33E0" w:rsidRDefault="005A33E0" w:rsidP="005A33E0">
            <w:pPr>
              <w:jc w:val="center"/>
            </w:pPr>
            <w:r>
              <w:rPr>
                <w:rStyle w:val="numbercell"/>
              </w:rPr>
              <w:t>1.786</w:t>
            </w:r>
          </w:p>
        </w:tc>
        <w:tc>
          <w:tcPr>
            <w:tcW w:w="1275" w:type="dxa"/>
          </w:tcPr>
          <w:p w14:paraId="35C27A9C" w14:textId="77777777" w:rsidR="005A33E0" w:rsidRDefault="005A33E0" w:rsidP="005A33E0">
            <w:pPr>
              <w:jc w:val="center"/>
            </w:pPr>
            <w:r>
              <w:rPr>
                <w:rStyle w:val="numbercell"/>
              </w:rPr>
              <w:t>0.465</w:t>
            </w:r>
          </w:p>
        </w:tc>
        <w:tc>
          <w:tcPr>
            <w:tcW w:w="1276" w:type="dxa"/>
          </w:tcPr>
          <w:p w14:paraId="00E68998" w14:textId="77777777" w:rsidR="005A33E0" w:rsidRDefault="005A33E0" w:rsidP="005A33E0">
            <w:pPr>
              <w:jc w:val="center"/>
            </w:pPr>
            <w:r>
              <w:rPr>
                <w:rStyle w:val="numbercell"/>
              </w:rPr>
              <w:t>-0.207</w:t>
            </w:r>
          </w:p>
        </w:tc>
        <w:tc>
          <w:tcPr>
            <w:tcW w:w="1276" w:type="dxa"/>
          </w:tcPr>
          <w:p w14:paraId="2739344F" w14:textId="77777777" w:rsidR="005A33E0" w:rsidRDefault="005A33E0" w:rsidP="005A33E0">
            <w:pPr>
              <w:jc w:val="center"/>
            </w:pPr>
            <w:r>
              <w:rPr>
                <w:rStyle w:val="numbercell"/>
              </w:rPr>
              <w:t>0.042</w:t>
            </w:r>
          </w:p>
        </w:tc>
      </w:tr>
      <w:tr w:rsidR="005A33E0" w14:paraId="47B362EC" w14:textId="77777777" w:rsidTr="00F8613A">
        <w:tc>
          <w:tcPr>
            <w:tcW w:w="709" w:type="dxa"/>
            <w:vMerge/>
            <w:vAlign w:val="center"/>
          </w:tcPr>
          <w:p w14:paraId="6BCD25C0" w14:textId="77777777" w:rsidR="005A33E0" w:rsidRDefault="005A33E0" w:rsidP="005A33E0">
            <w:pPr>
              <w:jc w:val="center"/>
            </w:pPr>
          </w:p>
        </w:tc>
        <w:tc>
          <w:tcPr>
            <w:tcW w:w="1134" w:type="dxa"/>
            <w:vMerge/>
            <w:vAlign w:val="center"/>
          </w:tcPr>
          <w:p w14:paraId="382E2771" w14:textId="77777777" w:rsidR="005A33E0" w:rsidRDefault="005A33E0" w:rsidP="005A33E0"/>
        </w:tc>
        <w:tc>
          <w:tcPr>
            <w:tcW w:w="709" w:type="dxa"/>
          </w:tcPr>
          <w:p w14:paraId="5DABFB15" w14:textId="77777777" w:rsidR="005A33E0" w:rsidRDefault="005A33E0" w:rsidP="005A33E0">
            <w:pPr>
              <w:jc w:val="center"/>
            </w:pPr>
            <w:r>
              <w:t>S.E.</w:t>
            </w:r>
          </w:p>
        </w:tc>
        <w:tc>
          <w:tcPr>
            <w:tcW w:w="992" w:type="dxa"/>
          </w:tcPr>
          <w:p w14:paraId="29CC3716" w14:textId="77777777" w:rsidR="005A33E0" w:rsidRDefault="005A33E0" w:rsidP="005A33E0">
            <w:pPr>
              <w:jc w:val="center"/>
            </w:pPr>
            <w:r>
              <w:t>0.288</w:t>
            </w:r>
          </w:p>
        </w:tc>
        <w:tc>
          <w:tcPr>
            <w:tcW w:w="1276" w:type="dxa"/>
          </w:tcPr>
          <w:p w14:paraId="1A6A1465" w14:textId="77777777" w:rsidR="005A33E0" w:rsidRDefault="005A33E0" w:rsidP="005A33E0">
            <w:pPr>
              <w:jc w:val="center"/>
            </w:pPr>
            <w:r>
              <w:t>0.114</w:t>
            </w:r>
          </w:p>
        </w:tc>
        <w:tc>
          <w:tcPr>
            <w:tcW w:w="1276" w:type="dxa"/>
          </w:tcPr>
          <w:p w14:paraId="729D3284" w14:textId="77777777" w:rsidR="005A33E0" w:rsidRDefault="005A33E0" w:rsidP="005A33E0">
            <w:pPr>
              <w:jc w:val="center"/>
            </w:pPr>
            <w:r>
              <w:t>0.077</w:t>
            </w:r>
          </w:p>
        </w:tc>
        <w:tc>
          <w:tcPr>
            <w:tcW w:w="1275" w:type="dxa"/>
          </w:tcPr>
          <w:p w14:paraId="13A7EB44" w14:textId="77777777" w:rsidR="005A33E0" w:rsidRDefault="005A33E0" w:rsidP="005A33E0">
            <w:pPr>
              <w:jc w:val="center"/>
            </w:pPr>
            <w:r>
              <w:rPr>
                <w:rStyle w:val="numbercell"/>
              </w:rPr>
              <w:t>0.623</w:t>
            </w:r>
          </w:p>
        </w:tc>
        <w:tc>
          <w:tcPr>
            <w:tcW w:w="1276" w:type="dxa"/>
          </w:tcPr>
          <w:p w14:paraId="2BF9462D" w14:textId="77777777" w:rsidR="005A33E0" w:rsidRDefault="005A33E0" w:rsidP="005A33E0">
            <w:pPr>
              <w:jc w:val="center"/>
            </w:pPr>
            <w:r>
              <w:rPr>
                <w:rStyle w:val="numbercell"/>
              </w:rPr>
              <w:t>2.438</w:t>
            </w:r>
          </w:p>
        </w:tc>
        <w:tc>
          <w:tcPr>
            <w:tcW w:w="1276" w:type="dxa"/>
          </w:tcPr>
          <w:p w14:paraId="15060836" w14:textId="77777777" w:rsidR="005A33E0" w:rsidRDefault="005A33E0" w:rsidP="005A33E0">
            <w:pPr>
              <w:jc w:val="center"/>
            </w:pPr>
            <w:r>
              <w:rPr>
                <w:rStyle w:val="numbercell"/>
              </w:rPr>
              <w:t>0.040</w:t>
            </w:r>
          </w:p>
        </w:tc>
        <w:tc>
          <w:tcPr>
            <w:tcW w:w="1275" w:type="dxa"/>
          </w:tcPr>
          <w:p w14:paraId="2375CD9F" w14:textId="77777777" w:rsidR="005A33E0" w:rsidRDefault="005A33E0" w:rsidP="005A33E0">
            <w:pPr>
              <w:jc w:val="center"/>
            </w:pPr>
            <w:r>
              <w:rPr>
                <w:rStyle w:val="numbercell"/>
              </w:rPr>
              <w:t>0.098</w:t>
            </w:r>
          </w:p>
        </w:tc>
        <w:tc>
          <w:tcPr>
            <w:tcW w:w="1276" w:type="dxa"/>
          </w:tcPr>
          <w:p w14:paraId="795E039B" w14:textId="77777777" w:rsidR="005A33E0" w:rsidRDefault="005A33E0" w:rsidP="005A33E0">
            <w:pPr>
              <w:jc w:val="center"/>
            </w:pPr>
            <w:r>
              <w:t>0.167</w:t>
            </w:r>
          </w:p>
        </w:tc>
        <w:tc>
          <w:tcPr>
            <w:tcW w:w="1276" w:type="dxa"/>
          </w:tcPr>
          <w:p w14:paraId="26BD5004" w14:textId="77777777" w:rsidR="005A33E0" w:rsidRDefault="005A33E0" w:rsidP="005A33E0">
            <w:pPr>
              <w:jc w:val="center"/>
            </w:pPr>
            <w:r>
              <w:rPr>
                <w:rStyle w:val="numbercell"/>
              </w:rPr>
              <w:t>0.003</w:t>
            </w:r>
          </w:p>
        </w:tc>
      </w:tr>
      <w:tr w:rsidR="005A33E0" w14:paraId="14299650" w14:textId="77777777" w:rsidTr="00F8613A">
        <w:tc>
          <w:tcPr>
            <w:tcW w:w="709" w:type="dxa"/>
            <w:vMerge/>
            <w:vAlign w:val="center"/>
          </w:tcPr>
          <w:p w14:paraId="47E6DDC9" w14:textId="77777777" w:rsidR="005A33E0" w:rsidRDefault="005A33E0" w:rsidP="005A33E0">
            <w:pPr>
              <w:jc w:val="center"/>
            </w:pPr>
          </w:p>
        </w:tc>
        <w:tc>
          <w:tcPr>
            <w:tcW w:w="1134" w:type="dxa"/>
            <w:vMerge/>
            <w:vAlign w:val="center"/>
          </w:tcPr>
          <w:p w14:paraId="7ED750FE" w14:textId="77777777" w:rsidR="005A33E0" w:rsidRDefault="005A33E0" w:rsidP="005A33E0"/>
        </w:tc>
        <w:tc>
          <w:tcPr>
            <w:tcW w:w="709" w:type="dxa"/>
          </w:tcPr>
          <w:p w14:paraId="254B0C79" w14:textId="77777777" w:rsidR="005A33E0" w:rsidRDefault="005A33E0" w:rsidP="005A33E0">
            <w:pPr>
              <w:jc w:val="center"/>
            </w:pPr>
            <w:r>
              <w:t>n</w:t>
            </w:r>
          </w:p>
        </w:tc>
        <w:tc>
          <w:tcPr>
            <w:tcW w:w="992" w:type="dxa"/>
          </w:tcPr>
          <w:p w14:paraId="4B2A3C86" w14:textId="77777777" w:rsidR="005A33E0" w:rsidRDefault="005A33E0" w:rsidP="005A33E0">
            <w:pPr>
              <w:jc w:val="center"/>
            </w:pPr>
            <w:r>
              <w:t>15</w:t>
            </w:r>
          </w:p>
        </w:tc>
        <w:tc>
          <w:tcPr>
            <w:tcW w:w="1276" w:type="dxa"/>
          </w:tcPr>
          <w:p w14:paraId="2E60ADDB" w14:textId="77777777" w:rsidR="005A33E0" w:rsidRDefault="005A33E0" w:rsidP="005A33E0">
            <w:pPr>
              <w:jc w:val="center"/>
            </w:pPr>
            <w:r>
              <w:t>83</w:t>
            </w:r>
          </w:p>
        </w:tc>
        <w:tc>
          <w:tcPr>
            <w:tcW w:w="1276" w:type="dxa"/>
          </w:tcPr>
          <w:p w14:paraId="4DFA87D8" w14:textId="77777777" w:rsidR="005A33E0" w:rsidRDefault="005A33E0" w:rsidP="005A33E0">
            <w:pPr>
              <w:jc w:val="center"/>
            </w:pPr>
            <w:r>
              <w:t>109</w:t>
            </w:r>
          </w:p>
        </w:tc>
        <w:tc>
          <w:tcPr>
            <w:tcW w:w="1275" w:type="dxa"/>
          </w:tcPr>
          <w:p w14:paraId="1F3A48C8" w14:textId="77777777" w:rsidR="005A33E0" w:rsidRDefault="005A33E0" w:rsidP="005A33E0">
            <w:pPr>
              <w:jc w:val="center"/>
            </w:pPr>
            <w:r>
              <w:t>15</w:t>
            </w:r>
          </w:p>
        </w:tc>
        <w:tc>
          <w:tcPr>
            <w:tcW w:w="1276" w:type="dxa"/>
          </w:tcPr>
          <w:p w14:paraId="1A06D5EF" w14:textId="77777777" w:rsidR="005A33E0" w:rsidRDefault="005A33E0" w:rsidP="005A33E0">
            <w:pPr>
              <w:jc w:val="center"/>
            </w:pPr>
            <w:r>
              <w:t>83</w:t>
            </w:r>
          </w:p>
        </w:tc>
        <w:tc>
          <w:tcPr>
            <w:tcW w:w="1276" w:type="dxa"/>
          </w:tcPr>
          <w:p w14:paraId="1349EAEC" w14:textId="77777777" w:rsidR="005A33E0" w:rsidRDefault="005A33E0" w:rsidP="005A33E0">
            <w:pPr>
              <w:jc w:val="center"/>
            </w:pPr>
            <w:r>
              <w:t>109</w:t>
            </w:r>
          </w:p>
        </w:tc>
        <w:tc>
          <w:tcPr>
            <w:tcW w:w="1275" w:type="dxa"/>
          </w:tcPr>
          <w:p w14:paraId="15C622F3" w14:textId="77777777" w:rsidR="005A33E0" w:rsidRDefault="005A33E0" w:rsidP="005A33E0">
            <w:pPr>
              <w:jc w:val="center"/>
            </w:pPr>
            <w:r>
              <w:t>15</w:t>
            </w:r>
          </w:p>
        </w:tc>
        <w:tc>
          <w:tcPr>
            <w:tcW w:w="1276" w:type="dxa"/>
          </w:tcPr>
          <w:p w14:paraId="6D377521" w14:textId="77777777" w:rsidR="005A33E0" w:rsidRDefault="005A33E0" w:rsidP="005A33E0">
            <w:pPr>
              <w:jc w:val="center"/>
            </w:pPr>
            <w:r>
              <w:t>83</w:t>
            </w:r>
          </w:p>
        </w:tc>
        <w:tc>
          <w:tcPr>
            <w:tcW w:w="1276" w:type="dxa"/>
          </w:tcPr>
          <w:p w14:paraId="03955D51" w14:textId="77777777" w:rsidR="005A33E0" w:rsidRDefault="005A33E0" w:rsidP="005A33E0">
            <w:pPr>
              <w:jc w:val="center"/>
            </w:pPr>
            <w:r>
              <w:t>109</w:t>
            </w:r>
          </w:p>
        </w:tc>
      </w:tr>
      <w:tr w:rsidR="005A33E0" w14:paraId="4FE4D13E" w14:textId="77777777" w:rsidTr="00F8613A">
        <w:tc>
          <w:tcPr>
            <w:tcW w:w="709" w:type="dxa"/>
            <w:vMerge/>
            <w:vAlign w:val="center"/>
          </w:tcPr>
          <w:p w14:paraId="1A784325" w14:textId="77777777" w:rsidR="005A33E0" w:rsidRDefault="005A33E0" w:rsidP="005A33E0">
            <w:pPr>
              <w:jc w:val="center"/>
            </w:pPr>
          </w:p>
        </w:tc>
        <w:tc>
          <w:tcPr>
            <w:tcW w:w="1134" w:type="dxa"/>
            <w:vMerge w:val="restart"/>
            <w:vAlign w:val="center"/>
          </w:tcPr>
          <w:p w14:paraId="12B4B23E" w14:textId="77777777" w:rsidR="005A33E0" w:rsidRDefault="005A33E0" w:rsidP="005A33E0">
            <w:r>
              <w:t>High</w:t>
            </w:r>
          </w:p>
        </w:tc>
        <w:tc>
          <w:tcPr>
            <w:tcW w:w="709" w:type="dxa"/>
          </w:tcPr>
          <w:p w14:paraId="3926B929" w14:textId="77777777" w:rsidR="005A33E0" w:rsidRDefault="005A33E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Default="005A33E0" w:rsidP="005A33E0">
            <w:pPr>
              <w:jc w:val="center"/>
            </w:pPr>
            <w:r>
              <w:t>13.952</w:t>
            </w:r>
          </w:p>
        </w:tc>
        <w:tc>
          <w:tcPr>
            <w:tcW w:w="1276" w:type="dxa"/>
          </w:tcPr>
          <w:p w14:paraId="3C332DD6" w14:textId="77777777" w:rsidR="005A33E0" w:rsidRDefault="005A33E0" w:rsidP="005A33E0">
            <w:pPr>
              <w:jc w:val="center"/>
            </w:pPr>
            <w:r>
              <w:t>0.581</w:t>
            </w:r>
          </w:p>
        </w:tc>
        <w:tc>
          <w:tcPr>
            <w:tcW w:w="1276" w:type="dxa"/>
          </w:tcPr>
          <w:p w14:paraId="12724209" w14:textId="77777777" w:rsidR="005A33E0" w:rsidRDefault="005A33E0" w:rsidP="005A33E0">
            <w:pPr>
              <w:jc w:val="center"/>
            </w:pPr>
            <w:r>
              <w:t>1.063</w:t>
            </w:r>
          </w:p>
        </w:tc>
        <w:tc>
          <w:tcPr>
            <w:tcW w:w="1275" w:type="dxa"/>
          </w:tcPr>
          <w:p w14:paraId="445C1E33" w14:textId="77777777" w:rsidR="005A33E0" w:rsidRDefault="005A33E0" w:rsidP="005A33E0">
            <w:pPr>
              <w:jc w:val="center"/>
            </w:pPr>
            <w:r>
              <w:rPr>
                <w:rStyle w:val="numbercell"/>
              </w:rPr>
              <w:t>3.539</w:t>
            </w:r>
          </w:p>
        </w:tc>
        <w:tc>
          <w:tcPr>
            <w:tcW w:w="1276" w:type="dxa"/>
          </w:tcPr>
          <w:p w14:paraId="1CFF5695" w14:textId="77777777" w:rsidR="005A33E0" w:rsidRDefault="005A33E0" w:rsidP="005A33E0">
            <w:pPr>
              <w:jc w:val="center"/>
            </w:pPr>
            <w:r>
              <w:t>0.140</w:t>
            </w:r>
          </w:p>
        </w:tc>
        <w:tc>
          <w:tcPr>
            <w:tcW w:w="1276" w:type="dxa"/>
          </w:tcPr>
          <w:p w14:paraId="0AA9539F" w14:textId="77777777" w:rsidR="005A33E0" w:rsidRDefault="005A33E0" w:rsidP="005A33E0">
            <w:pPr>
              <w:jc w:val="center"/>
            </w:pPr>
            <w:r>
              <w:rPr>
                <w:rStyle w:val="numbercell"/>
              </w:rPr>
              <w:t>1.639</w:t>
            </w:r>
          </w:p>
        </w:tc>
        <w:tc>
          <w:tcPr>
            <w:tcW w:w="1275" w:type="dxa"/>
          </w:tcPr>
          <w:p w14:paraId="1CF9A4CD" w14:textId="77777777" w:rsidR="005A33E0" w:rsidRDefault="005A33E0" w:rsidP="005A33E0">
            <w:pPr>
              <w:jc w:val="center"/>
            </w:pPr>
            <w:r>
              <w:t>0.113</w:t>
            </w:r>
          </w:p>
        </w:tc>
        <w:tc>
          <w:tcPr>
            <w:tcW w:w="1276" w:type="dxa"/>
          </w:tcPr>
          <w:p w14:paraId="3033FC21" w14:textId="77777777" w:rsidR="005A33E0" w:rsidRDefault="005A33E0" w:rsidP="005A33E0">
            <w:pPr>
              <w:jc w:val="center"/>
            </w:pPr>
            <w:r>
              <w:rPr>
                <w:rStyle w:val="numbercell"/>
              </w:rPr>
              <w:t>0.002</w:t>
            </w:r>
          </w:p>
        </w:tc>
        <w:tc>
          <w:tcPr>
            <w:tcW w:w="1276" w:type="dxa"/>
          </w:tcPr>
          <w:p w14:paraId="555C458B" w14:textId="77777777" w:rsidR="005A33E0" w:rsidRDefault="005A33E0" w:rsidP="005A33E0">
            <w:pPr>
              <w:jc w:val="center"/>
            </w:pPr>
            <w:r>
              <w:rPr>
                <w:rStyle w:val="numbercell"/>
              </w:rPr>
              <w:t>0.019</w:t>
            </w:r>
          </w:p>
        </w:tc>
      </w:tr>
      <w:tr w:rsidR="005A33E0" w14:paraId="0FEFC68C" w14:textId="77777777" w:rsidTr="00F8613A">
        <w:tc>
          <w:tcPr>
            <w:tcW w:w="709" w:type="dxa"/>
            <w:vMerge/>
            <w:vAlign w:val="center"/>
          </w:tcPr>
          <w:p w14:paraId="183C1902" w14:textId="77777777" w:rsidR="005A33E0" w:rsidRDefault="005A33E0" w:rsidP="005A33E0">
            <w:pPr>
              <w:jc w:val="center"/>
            </w:pPr>
          </w:p>
        </w:tc>
        <w:tc>
          <w:tcPr>
            <w:tcW w:w="1134" w:type="dxa"/>
            <w:vMerge/>
            <w:vAlign w:val="center"/>
          </w:tcPr>
          <w:p w14:paraId="54982144" w14:textId="77777777" w:rsidR="005A33E0" w:rsidRDefault="005A33E0" w:rsidP="005A33E0">
            <w:pPr>
              <w:jc w:val="center"/>
            </w:pPr>
          </w:p>
        </w:tc>
        <w:tc>
          <w:tcPr>
            <w:tcW w:w="709" w:type="dxa"/>
          </w:tcPr>
          <w:p w14:paraId="6B4108BD" w14:textId="77777777" w:rsidR="005A33E0" w:rsidRDefault="005A33E0" w:rsidP="005A33E0">
            <w:pPr>
              <w:jc w:val="center"/>
            </w:pPr>
            <w:r>
              <w:t>S.E.</w:t>
            </w:r>
          </w:p>
        </w:tc>
        <w:tc>
          <w:tcPr>
            <w:tcW w:w="992" w:type="dxa"/>
          </w:tcPr>
          <w:p w14:paraId="38F92F19" w14:textId="77777777" w:rsidR="005A33E0" w:rsidRDefault="005A33E0" w:rsidP="005A33E0">
            <w:pPr>
              <w:jc w:val="center"/>
            </w:pPr>
            <w:r>
              <w:t>0.308</w:t>
            </w:r>
          </w:p>
        </w:tc>
        <w:tc>
          <w:tcPr>
            <w:tcW w:w="1276" w:type="dxa"/>
          </w:tcPr>
          <w:p w14:paraId="4A90B669" w14:textId="77777777" w:rsidR="005A33E0" w:rsidRDefault="005A33E0" w:rsidP="005A33E0">
            <w:pPr>
              <w:jc w:val="center"/>
            </w:pPr>
            <w:r>
              <w:t>0.028</w:t>
            </w:r>
          </w:p>
        </w:tc>
        <w:tc>
          <w:tcPr>
            <w:tcW w:w="1276" w:type="dxa"/>
          </w:tcPr>
          <w:p w14:paraId="2CB2BC4D" w14:textId="77777777" w:rsidR="005A33E0" w:rsidRDefault="005A33E0" w:rsidP="005A33E0">
            <w:pPr>
              <w:jc w:val="center"/>
            </w:pPr>
            <w:r>
              <w:t>0.067</w:t>
            </w:r>
          </w:p>
        </w:tc>
        <w:tc>
          <w:tcPr>
            <w:tcW w:w="1275" w:type="dxa"/>
          </w:tcPr>
          <w:p w14:paraId="5FEEADDD" w14:textId="77777777" w:rsidR="005A33E0" w:rsidRDefault="005A33E0" w:rsidP="005A33E0">
            <w:pPr>
              <w:jc w:val="center"/>
            </w:pPr>
            <w:r>
              <w:rPr>
                <w:rStyle w:val="numbercell"/>
              </w:rPr>
              <w:t>1.362</w:t>
            </w:r>
          </w:p>
        </w:tc>
        <w:tc>
          <w:tcPr>
            <w:tcW w:w="1276" w:type="dxa"/>
          </w:tcPr>
          <w:p w14:paraId="6290D398" w14:textId="77777777" w:rsidR="005A33E0" w:rsidRDefault="005A33E0" w:rsidP="005A33E0">
            <w:pPr>
              <w:jc w:val="center"/>
            </w:pPr>
            <w:r>
              <w:rPr>
                <w:rStyle w:val="numbercell"/>
              </w:rPr>
              <w:t>0.006</w:t>
            </w:r>
          </w:p>
        </w:tc>
        <w:tc>
          <w:tcPr>
            <w:tcW w:w="1276" w:type="dxa"/>
          </w:tcPr>
          <w:p w14:paraId="69126607" w14:textId="77777777" w:rsidR="005A33E0" w:rsidRDefault="005A33E0" w:rsidP="005A33E0">
            <w:pPr>
              <w:jc w:val="center"/>
            </w:pPr>
            <w:r>
              <w:rPr>
                <w:rStyle w:val="numbercell"/>
              </w:rPr>
              <w:t>0.047</w:t>
            </w:r>
          </w:p>
        </w:tc>
        <w:tc>
          <w:tcPr>
            <w:tcW w:w="1275" w:type="dxa"/>
          </w:tcPr>
          <w:p w14:paraId="01E10565" w14:textId="77777777" w:rsidR="005A33E0" w:rsidRDefault="005A33E0" w:rsidP="005A33E0">
            <w:pPr>
              <w:jc w:val="center"/>
            </w:pPr>
            <w:r>
              <w:t>0.060</w:t>
            </w:r>
          </w:p>
        </w:tc>
        <w:tc>
          <w:tcPr>
            <w:tcW w:w="1276" w:type="dxa"/>
          </w:tcPr>
          <w:p w14:paraId="3098A7EB" w14:textId="77777777" w:rsidR="005A33E0" w:rsidRDefault="005A33E0" w:rsidP="005A33E0">
            <w:pPr>
              <w:jc w:val="center"/>
            </w:pPr>
            <w:r>
              <w:rPr>
                <w:rStyle w:val="numbercell"/>
              </w:rPr>
              <w:t>0.0002</w:t>
            </w:r>
          </w:p>
        </w:tc>
        <w:tc>
          <w:tcPr>
            <w:tcW w:w="1276" w:type="dxa"/>
          </w:tcPr>
          <w:p w14:paraId="6B6EAD00" w14:textId="77777777" w:rsidR="005A33E0" w:rsidRDefault="005A33E0" w:rsidP="005A33E0">
            <w:pPr>
              <w:jc w:val="center"/>
            </w:pPr>
            <w:r>
              <w:rPr>
                <w:rStyle w:val="numbercell"/>
              </w:rPr>
              <w:t>0.003</w:t>
            </w:r>
          </w:p>
        </w:tc>
      </w:tr>
      <w:tr w:rsidR="005A33E0" w14:paraId="4187F5C7" w14:textId="77777777" w:rsidTr="00F8613A">
        <w:tc>
          <w:tcPr>
            <w:tcW w:w="709" w:type="dxa"/>
            <w:vMerge/>
            <w:vAlign w:val="center"/>
          </w:tcPr>
          <w:p w14:paraId="7CA0B1E9" w14:textId="77777777" w:rsidR="005A33E0" w:rsidRDefault="005A33E0" w:rsidP="005A33E0">
            <w:pPr>
              <w:jc w:val="center"/>
            </w:pPr>
          </w:p>
        </w:tc>
        <w:tc>
          <w:tcPr>
            <w:tcW w:w="1134" w:type="dxa"/>
            <w:vMerge/>
            <w:vAlign w:val="center"/>
          </w:tcPr>
          <w:p w14:paraId="3BD63BAB" w14:textId="77777777" w:rsidR="005A33E0" w:rsidRDefault="005A33E0" w:rsidP="005A33E0">
            <w:pPr>
              <w:jc w:val="center"/>
            </w:pPr>
          </w:p>
        </w:tc>
        <w:tc>
          <w:tcPr>
            <w:tcW w:w="709" w:type="dxa"/>
          </w:tcPr>
          <w:p w14:paraId="24BBEB0F" w14:textId="77777777" w:rsidR="005A33E0" w:rsidRDefault="005A33E0" w:rsidP="005A33E0">
            <w:pPr>
              <w:jc w:val="center"/>
            </w:pPr>
            <w:r>
              <w:t>n</w:t>
            </w:r>
          </w:p>
        </w:tc>
        <w:tc>
          <w:tcPr>
            <w:tcW w:w="992" w:type="dxa"/>
          </w:tcPr>
          <w:p w14:paraId="5835736B" w14:textId="77777777" w:rsidR="005A33E0" w:rsidRDefault="005A33E0" w:rsidP="005A33E0">
            <w:pPr>
              <w:jc w:val="center"/>
            </w:pPr>
            <w:r>
              <w:t>18</w:t>
            </w:r>
          </w:p>
        </w:tc>
        <w:tc>
          <w:tcPr>
            <w:tcW w:w="1276" w:type="dxa"/>
          </w:tcPr>
          <w:p w14:paraId="1599A8F7" w14:textId="77777777" w:rsidR="005A33E0" w:rsidRDefault="005A33E0" w:rsidP="005A33E0">
            <w:pPr>
              <w:jc w:val="center"/>
            </w:pPr>
            <w:r>
              <w:t>299</w:t>
            </w:r>
          </w:p>
        </w:tc>
        <w:tc>
          <w:tcPr>
            <w:tcW w:w="1276" w:type="dxa"/>
          </w:tcPr>
          <w:p w14:paraId="42F3BE15" w14:textId="77777777" w:rsidR="005A33E0" w:rsidRDefault="005A33E0" w:rsidP="005A33E0">
            <w:pPr>
              <w:jc w:val="center"/>
            </w:pPr>
            <w:r>
              <w:t>93</w:t>
            </w:r>
          </w:p>
        </w:tc>
        <w:tc>
          <w:tcPr>
            <w:tcW w:w="1275" w:type="dxa"/>
          </w:tcPr>
          <w:p w14:paraId="1BD007DE" w14:textId="77777777" w:rsidR="005A33E0" w:rsidRDefault="005A33E0" w:rsidP="005A33E0">
            <w:pPr>
              <w:jc w:val="center"/>
            </w:pPr>
            <w:r>
              <w:t>18</w:t>
            </w:r>
          </w:p>
        </w:tc>
        <w:tc>
          <w:tcPr>
            <w:tcW w:w="1276" w:type="dxa"/>
          </w:tcPr>
          <w:p w14:paraId="16CA9A21" w14:textId="77777777" w:rsidR="005A33E0" w:rsidRDefault="005A33E0" w:rsidP="005A33E0">
            <w:pPr>
              <w:jc w:val="center"/>
            </w:pPr>
            <w:r>
              <w:t>299</w:t>
            </w:r>
          </w:p>
        </w:tc>
        <w:tc>
          <w:tcPr>
            <w:tcW w:w="1276" w:type="dxa"/>
          </w:tcPr>
          <w:p w14:paraId="7587AC97" w14:textId="77777777" w:rsidR="005A33E0" w:rsidRDefault="005A33E0" w:rsidP="005A33E0">
            <w:pPr>
              <w:jc w:val="center"/>
            </w:pPr>
            <w:r>
              <w:t>93</w:t>
            </w:r>
          </w:p>
        </w:tc>
        <w:tc>
          <w:tcPr>
            <w:tcW w:w="1275" w:type="dxa"/>
          </w:tcPr>
          <w:p w14:paraId="70F51D6E" w14:textId="77777777" w:rsidR="005A33E0" w:rsidRDefault="005A33E0" w:rsidP="005A33E0">
            <w:pPr>
              <w:jc w:val="center"/>
            </w:pPr>
            <w:r>
              <w:t>18</w:t>
            </w:r>
          </w:p>
        </w:tc>
        <w:tc>
          <w:tcPr>
            <w:tcW w:w="1276" w:type="dxa"/>
          </w:tcPr>
          <w:p w14:paraId="0676F97A" w14:textId="77777777" w:rsidR="005A33E0" w:rsidRDefault="005A33E0" w:rsidP="005A33E0">
            <w:pPr>
              <w:jc w:val="center"/>
            </w:pPr>
            <w:r>
              <w:t>299</w:t>
            </w:r>
          </w:p>
        </w:tc>
        <w:tc>
          <w:tcPr>
            <w:tcW w:w="1276" w:type="dxa"/>
          </w:tcPr>
          <w:p w14:paraId="1D4D822F" w14:textId="77777777" w:rsidR="005A33E0" w:rsidRDefault="005A33E0" w:rsidP="005A33E0">
            <w:pPr>
              <w:jc w:val="center"/>
            </w:pPr>
            <w:r>
              <w:t>93</w:t>
            </w:r>
          </w:p>
        </w:tc>
      </w:tr>
      <w:tr w:rsidR="005A33E0" w14:paraId="4BACD999" w14:textId="77777777" w:rsidTr="00F8613A">
        <w:trPr>
          <w:trHeight w:val="585"/>
        </w:trPr>
        <w:tc>
          <w:tcPr>
            <w:tcW w:w="1843" w:type="dxa"/>
            <w:gridSpan w:val="2"/>
            <w:vAlign w:val="center"/>
          </w:tcPr>
          <w:p w14:paraId="17ECAFAF" w14:textId="77777777" w:rsidR="005A33E0" w:rsidRDefault="005A33E0" w:rsidP="005A33E0">
            <w:r>
              <w:t>Mutational correlation</w:t>
            </w:r>
          </w:p>
        </w:tc>
        <w:tc>
          <w:tcPr>
            <w:tcW w:w="709" w:type="dxa"/>
          </w:tcPr>
          <w:p w14:paraId="6E1C7EA0" w14:textId="77777777" w:rsidR="005A33E0" w:rsidRPr="00A96C5E" w:rsidRDefault="005A33E0" w:rsidP="005A33E0">
            <w:pPr>
              <w:jc w:val="center"/>
              <w:rPr>
                <w:rFonts w:ascii="Calibri" w:eastAsia="Calibri" w:hAnsi="Calibri" w:cs="Times New Roman"/>
              </w:rPr>
            </w:pPr>
          </w:p>
        </w:tc>
        <w:tc>
          <w:tcPr>
            <w:tcW w:w="992" w:type="dxa"/>
          </w:tcPr>
          <w:p w14:paraId="5632A6DA" w14:textId="77777777" w:rsidR="005A33E0" w:rsidRDefault="005A33E0" w:rsidP="005A33E0"/>
        </w:tc>
        <w:tc>
          <w:tcPr>
            <w:tcW w:w="1276" w:type="dxa"/>
          </w:tcPr>
          <w:p w14:paraId="7037D43B" w14:textId="77777777" w:rsidR="005A33E0" w:rsidRDefault="005A33E0" w:rsidP="005A33E0"/>
        </w:tc>
        <w:tc>
          <w:tcPr>
            <w:tcW w:w="1276" w:type="dxa"/>
          </w:tcPr>
          <w:p w14:paraId="28D5CFE0" w14:textId="77777777" w:rsidR="005A33E0" w:rsidRDefault="005A33E0" w:rsidP="005A33E0"/>
        </w:tc>
        <w:tc>
          <w:tcPr>
            <w:tcW w:w="1275" w:type="dxa"/>
          </w:tcPr>
          <w:p w14:paraId="2D948258" w14:textId="77777777" w:rsidR="005A33E0" w:rsidRDefault="005A33E0" w:rsidP="005A33E0">
            <w:pPr>
              <w:rPr>
                <w:rStyle w:val="numbercell"/>
              </w:rPr>
            </w:pPr>
          </w:p>
        </w:tc>
        <w:tc>
          <w:tcPr>
            <w:tcW w:w="1276" w:type="dxa"/>
          </w:tcPr>
          <w:p w14:paraId="355925C3" w14:textId="77777777" w:rsidR="005A33E0" w:rsidRDefault="005A33E0" w:rsidP="005A33E0">
            <w:pPr>
              <w:rPr>
                <w:rStyle w:val="numbercell"/>
              </w:rPr>
            </w:pPr>
          </w:p>
        </w:tc>
        <w:tc>
          <w:tcPr>
            <w:tcW w:w="1276" w:type="dxa"/>
          </w:tcPr>
          <w:p w14:paraId="380A81BB" w14:textId="77777777" w:rsidR="005A33E0" w:rsidRDefault="005A33E0" w:rsidP="005A33E0">
            <w:pPr>
              <w:rPr>
                <w:rStyle w:val="numbercell"/>
              </w:rPr>
            </w:pPr>
          </w:p>
        </w:tc>
        <w:tc>
          <w:tcPr>
            <w:tcW w:w="1275" w:type="dxa"/>
          </w:tcPr>
          <w:p w14:paraId="061FBF40" w14:textId="77777777" w:rsidR="005A33E0" w:rsidRDefault="005A33E0" w:rsidP="005A33E0">
            <w:pPr>
              <w:rPr>
                <w:rStyle w:val="numbercell"/>
              </w:rPr>
            </w:pPr>
          </w:p>
        </w:tc>
        <w:tc>
          <w:tcPr>
            <w:tcW w:w="1276" w:type="dxa"/>
          </w:tcPr>
          <w:p w14:paraId="0AF8A556" w14:textId="77777777" w:rsidR="005A33E0" w:rsidRDefault="005A33E0" w:rsidP="005A33E0">
            <w:pPr>
              <w:rPr>
                <w:rStyle w:val="numbercell"/>
              </w:rPr>
            </w:pPr>
          </w:p>
        </w:tc>
        <w:tc>
          <w:tcPr>
            <w:tcW w:w="1276" w:type="dxa"/>
          </w:tcPr>
          <w:p w14:paraId="7FEB98B9" w14:textId="77777777" w:rsidR="005A33E0" w:rsidRDefault="005A33E0" w:rsidP="005A33E0">
            <w:pPr>
              <w:rPr>
                <w:rStyle w:val="numbercell"/>
              </w:rPr>
            </w:pPr>
          </w:p>
          <w:p w14:paraId="0C4EF229" w14:textId="77777777" w:rsidR="005A33E0" w:rsidRDefault="005A33E0" w:rsidP="005A33E0">
            <w:pPr>
              <w:rPr>
                <w:rStyle w:val="numbercell"/>
              </w:rPr>
            </w:pPr>
          </w:p>
        </w:tc>
      </w:tr>
      <w:tr w:rsidR="005A33E0" w14:paraId="77F0A1EC" w14:textId="77777777" w:rsidTr="00F8613A">
        <w:tc>
          <w:tcPr>
            <w:tcW w:w="709" w:type="dxa"/>
            <w:vMerge w:val="restart"/>
            <w:vAlign w:val="center"/>
          </w:tcPr>
          <w:p w14:paraId="4124A018" w14:textId="77777777" w:rsidR="005A33E0" w:rsidRDefault="005A33E0" w:rsidP="005A33E0">
            <w:pPr>
              <w:jc w:val="center"/>
            </w:pPr>
          </w:p>
        </w:tc>
        <w:tc>
          <w:tcPr>
            <w:tcW w:w="1134" w:type="dxa"/>
            <w:vMerge w:val="restart"/>
            <w:vAlign w:val="center"/>
          </w:tcPr>
          <w:p w14:paraId="351E8692" w14:textId="77777777" w:rsidR="005A33E0" w:rsidRDefault="005A33E0" w:rsidP="005A33E0">
            <w:r>
              <w:t>Low</w:t>
            </w:r>
          </w:p>
        </w:tc>
        <w:tc>
          <w:tcPr>
            <w:tcW w:w="709" w:type="dxa"/>
          </w:tcPr>
          <w:p w14:paraId="6F1D5E50" w14:textId="77777777" w:rsidR="005A33E0" w:rsidRDefault="005A33E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Default="005A33E0" w:rsidP="005A33E0">
            <w:pPr>
              <w:jc w:val="center"/>
            </w:pPr>
            <w:r>
              <w:t>13.722</w:t>
            </w:r>
          </w:p>
        </w:tc>
        <w:tc>
          <w:tcPr>
            <w:tcW w:w="1276" w:type="dxa"/>
          </w:tcPr>
          <w:p w14:paraId="3270B007" w14:textId="77777777" w:rsidR="005A33E0" w:rsidRDefault="005A33E0" w:rsidP="005A33E0">
            <w:pPr>
              <w:jc w:val="center"/>
            </w:pPr>
            <w:r>
              <w:t>0.629</w:t>
            </w:r>
          </w:p>
        </w:tc>
        <w:tc>
          <w:tcPr>
            <w:tcW w:w="1276" w:type="dxa"/>
          </w:tcPr>
          <w:p w14:paraId="281DC347" w14:textId="77777777" w:rsidR="005A33E0" w:rsidRDefault="005A33E0" w:rsidP="005A33E0">
            <w:pPr>
              <w:jc w:val="center"/>
            </w:pPr>
            <w:r>
              <w:t>1.499</w:t>
            </w:r>
          </w:p>
        </w:tc>
        <w:tc>
          <w:tcPr>
            <w:tcW w:w="1275" w:type="dxa"/>
          </w:tcPr>
          <w:p w14:paraId="18D94041" w14:textId="77777777" w:rsidR="005A33E0" w:rsidRDefault="005A33E0" w:rsidP="005A33E0">
            <w:pPr>
              <w:jc w:val="center"/>
            </w:pPr>
            <w:r>
              <w:rPr>
                <w:rStyle w:val="numbercell"/>
              </w:rPr>
              <w:t>1.559</w:t>
            </w:r>
          </w:p>
        </w:tc>
        <w:tc>
          <w:tcPr>
            <w:tcW w:w="1276" w:type="dxa"/>
          </w:tcPr>
          <w:p w14:paraId="6182BFB3" w14:textId="77777777" w:rsidR="005A33E0" w:rsidRDefault="005A33E0" w:rsidP="005A33E0">
            <w:pPr>
              <w:jc w:val="center"/>
            </w:pPr>
            <w:r>
              <w:rPr>
                <w:rStyle w:val="numbercell"/>
              </w:rPr>
              <w:t>0.414</w:t>
            </w:r>
          </w:p>
        </w:tc>
        <w:tc>
          <w:tcPr>
            <w:tcW w:w="1276" w:type="dxa"/>
          </w:tcPr>
          <w:p w14:paraId="700117CE" w14:textId="77777777" w:rsidR="005A33E0" w:rsidRDefault="005A33E0" w:rsidP="005A33E0">
            <w:pPr>
              <w:jc w:val="center"/>
            </w:pPr>
            <w:r>
              <w:rPr>
                <w:rStyle w:val="numbercell"/>
              </w:rPr>
              <w:t>1.981</w:t>
            </w:r>
          </w:p>
        </w:tc>
        <w:tc>
          <w:tcPr>
            <w:tcW w:w="1275" w:type="dxa"/>
          </w:tcPr>
          <w:p w14:paraId="74FB3B9C" w14:textId="77777777" w:rsidR="005A33E0" w:rsidRDefault="005A33E0" w:rsidP="005A33E0">
            <w:pPr>
              <w:jc w:val="center"/>
            </w:pPr>
            <w:r>
              <w:rPr>
                <w:rStyle w:val="numbercell"/>
              </w:rPr>
              <w:t>0.005</w:t>
            </w:r>
          </w:p>
        </w:tc>
        <w:tc>
          <w:tcPr>
            <w:tcW w:w="1276" w:type="dxa"/>
          </w:tcPr>
          <w:p w14:paraId="652AC096" w14:textId="77777777" w:rsidR="005A33E0" w:rsidRDefault="005A33E0" w:rsidP="005A33E0">
            <w:pPr>
              <w:jc w:val="center"/>
            </w:pPr>
            <w:r>
              <w:rPr>
                <w:rStyle w:val="numbercell"/>
              </w:rPr>
              <w:t>-0.016</w:t>
            </w:r>
          </w:p>
        </w:tc>
        <w:tc>
          <w:tcPr>
            <w:tcW w:w="1276" w:type="dxa"/>
          </w:tcPr>
          <w:p w14:paraId="342B3081" w14:textId="77777777" w:rsidR="005A33E0" w:rsidRDefault="005A33E0" w:rsidP="005A33E0">
            <w:pPr>
              <w:jc w:val="center"/>
            </w:pPr>
            <w:r>
              <w:rPr>
                <w:rStyle w:val="numbercell"/>
              </w:rPr>
              <w:t>0.0003</w:t>
            </w:r>
          </w:p>
        </w:tc>
      </w:tr>
      <w:tr w:rsidR="005A33E0" w14:paraId="6D4E721B" w14:textId="77777777" w:rsidTr="00F8613A">
        <w:tc>
          <w:tcPr>
            <w:tcW w:w="709" w:type="dxa"/>
            <w:vMerge/>
          </w:tcPr>
          <w:p w14:paraId="6580CB80" w14:textId="77777777" w:rsidR="005A33E0" w:rsidRDefault="005A33E0" w:rsidP="005A33E0"/>
        </w:tc>
        <w:tc>
          <w:tcPr>
            <w:tcW w:w="1134" w:type="dxa"/>
            <w:vMerge/>
            <w:vAlign w:val="center"/>
          </w:tcPr>
          <w:p w14:paraId="190BD594" w14:textId="77777777" w:rsidR="005A33E0" w:rsidRDefault="005A33E0" w:rsidP="005A33E0"/>
        </w:tc>
        <w:tc>
          <w:tcPr>
            <w:tcW w:w="709" w:type="dxa"/>
          </w:tcPr>
          <w:p w14:paraId="760D4DB4" w14:textId="77777777" w:rsidR="005A33E0" w:rsidRDefault="005A33E0" w:rsidP="005A33E0">
            <w:pPr>
              <w:jc w:val="center"/>
            </w:pPr>
            <w:r>
              <w:t>S.E.</w:t>
            </w:r>
          </w:p>
        </w:tc>
        <w:tc>
          <w:tcPr>
            <w:tcW w:w="992" w:type="dxa"/>
          </w:tcPr>
          <w:p w14:paraId="776AE268" w14:textId="77777777" w:rsidR="005A33E0" w:rsidRDefault="005A33E0" w:rsidP="005A33E0">
            <w:pPr>
              <w:jc w:val="center"/>
            </w:pPr>
            <w:r>
              <w:t>0.161</w:t>
            </w:r>
          </w:p>
        </w:tc>
        <w:tc>
          <w:tcPr>
            <w:tcW w:w="1276" w:type="dxa"/>
          </w:tcPr>
          <w:p w14:paraId="5A7C9EE6" w14:textId="77777777" w:rsidR="005A33E0" w:rsidRDefault="005A33E0" w:rsidP="005A33E0">
            <w:pPr>
              <w:jc w:val="center"/>
            </w:pPr>
            <w:r>
              <w:t>0.039</w:t>
            </w:r>
          </w:p>
        </w:tc>
        <w:tc>
          <w:tcPr>
            <w:tcW w:w="1276" w:type="dxa"/>
          </w:tcPr>
          <w:p w14:paraId="79E8C5C7" w14:textId="77777777" w:rsidR="005A33E0" w:rsidRDefault="005A33E0" w:rsidP="005A33E0">
            <w:pPr>
              <w:jc w:val="center"/>
            </w:pPr>
            <w:r>
              <w:t>0.076</w:t>
            </w:r>
          </w:p>
        </w:tc>
        <w:tc>
          <w:tcPr>
            <w:tcW w:w="1275" w:type="dxa"/>
          </w:tcPr>
          <w:p w14:paraId="71F85688" w14:textId="77777777" w:rsidR="005A33E0" w:rsidRDefault="005A33E0" w:rsidP="005A33E0">
            <w:pPr>
              <w:jc w:val="center"/>
            </w:pPr>
            <w:r>
              <w:rPr>
                <w:rStyle w:val="numbercell"/>
              </w:rPr>
              <w:t>0.098</w:t>
            </w:r>
          </w:p>
        </w:tc>
        <w:tc>
          <w:tcPr>
            <w:tcW w:w="1276" w:type="dxa"/>
          </w:tcPr>
          <w:p w14:paraId="5F1C8755" w14:textId="77777777" w:rsidR="005A33E0" w:rsidRDefault="005A33E0" w:rsidP="005A33E0">
            <w:pPr>
              <w:jc w:val="center"/>
            </w:pPr>
            <w:r>
              <w:rPr>
                <w:rStyle w:val="numbercell"/>
              </w:rPr>
              <w:t>0.208</w:t>
            </w:r>
          </w:p>
        </w:tc>
        <w:tc>
          <w:tcPr>
            <w:tcW w:w="1276" w:type="dxa"/>
          </w:tcPr>
          <w:p w14:paraId="64809F51" w14:textId="77777777" w:rsidR="005A33E0" w:rsidRDefault="005A33E0" w:rsidP="005A33E0">
            <w:pPr>
              <w:jc w:val="center"/>
            </w:pPr>
            <w:r>
              <w:rPr>
                <w:rStyle w:val="numbercell"/>
              </w:rPr>
              <w:t>0.051</w:t>
            </w:r>
          </w:p>
        </w:tc>
        <w:tc>
          <w:tcPr>
            <w:tcW w:w="1275" w:type="dxa"/>
          </w:tcPr>
          <w:p w14:paraId="356CE5A8" w14:textId="77777777" w:rsidR="005A33E0" w:rsidRDefault="005A33E0" w:rsidP="005A33E0">
            <w:pPr>
              <w:jc w:val="center"/>
            </w:pPr>
            <w:r>
              <w:rPr>
                <w:rStyle w:val="numbercell"/>
              </w:rPr>
              <w:t>0.009</w:t>
            </w:r>
          </w:p>
        </w:tc>
        <w:tc>
          <w:tcPr>
            <w:tcW w:w="1276" w:type="dxa"/>
          </w:tcPr>
          <w:p w14:paraId="2DB321D8" w14:textId="77777777" w:rsidR="005A33E0" w:rsidRDefault="005A33E0" w:rsidP="005A33E0">
            <w:pPr>
              <w:jc w:val="center"/>
            </w:pPr>
            <w:r>
              <w:rPr>
                <w:rStyle w:val="numbercell"/>
              </w:rPr>
              <w:t>0.017</w:t>
            </w:r>
          </w:p>
        </w:tc>
        <w:tc>
          <w:tcPr>
            <w:tcW w:w="1276" w:type="dxa"/>
          </w:tcPr>
          <w:p w14:paraId="4C261DB4" w14:textId="77777777" w:rsidR="005A33E0" w:rsidRDefault="005A33E0" w:rsidP="005A33E0">
            <w:pPr>
              <w:jc w:val="center"/>
            </w:pPr>
            <w:r>
              <w:rPr>
                <w:rStyle w:val="numbercell"/>
              </w:rPr>
              <w:t>0.002</w:t>
            </w:r>
          </w:p>
        </w:tc>
      </w:tr>
      <w:tr w:rsidR="005A33E0" w14:paraId="2F2353C4" w14:textId="77777777" w:rsidTr="00F8613A">
        <w:tc>
          <w:tcPr>
            <w:tcW w:w="709" w:type="dxa"/>
            <w:vMerge/>
          </w:tcPr>
          <w:p w14:paraId="757C6F57" w14:textId="77777777" w:rsidR="005A33E0" w:rsidRDefault="005A33E0" w:rsidP="005A33E0"/>
        </w:tc>
        <w:tc>
          <w:tcPr>
            <w:tcW w:w="1134" w:type="dxa"/>
            <w:vMerge/>
            <w:vAlign w:val="center"/>
          </w:tcPr>
          <w:p w14:paraId="41C84E6C" w14:textId="77777777" w:rsidR="005A33E0" w:rsidRDefault="005A33E0" w:rsidP="005A33E0"/>
        </w:tc>
        <w:tc>
          <w:tcPr>
            <w:tcW w:w="709" w:type="dxa"/>
          </w:tcPr>
          <w:p w14:paraId="3C755BC7" w14:textId="77777777" w:rsidR="005A33E0" w:rsidRDefault="005A33E0" w:rsidP="005A33E0">
            <w:pPr>
              <w:jc w:val="center"/>
            </w:pPr>
            <w:r>
              <w:t>n</w:t>
            </w:r>
          </w:p>
        </w:tc>
        <w:tc>
          <w:tcPr>
            <w:tcW w:w="992" w:type="dxa"/>
          </w:tcPr>
          <w:p w14:paraId="7D4EB343" w14:textId="77777777" w:rsidR="005A33E0" w:rsidRDefault="005A33E0" w:rsidP="005A33E0">
            <w:pPr>
              <w:jc w:val="center"/>
            </w:pPr>
            <w:r>
              <w:t>117</w:t>
            </w:r>
          </w:p>
        </w:tc>
        <w:tc>
          <w:tcPr>
            <w:tcW w:w="1276" w:type="dxa"/>
          </w:tcPr>
          <w:p w14:paraId="4F40069A" w14:textId="77777777" w:rsidR="005A33E0" w:rsidRDefault="005A33E0" w:rsidP="005A33E0">
            <w:pPr>
              <w:jc w:val="center"/>
            </w:pPr>
            <w:r>
              <w:t>253</w:t>
            </w:r>
          </w:p>
        </w:tc>
        <w:tc>
          <w:tcPr>
            <w:tcW w:w="1276" w:type="dxa"/>
          </w:tcPr>
          <w:p w14:paraId="664A261F" w14:textId="77777777" w:rsidR="005A33E0" w:rsidRDefault="005A33E0" w:rsidP="005A33E0">
            <w:pPr>
              <w:jc w:val="center"/>
            </w:pPr>
            <w:r>
              <w:t>238</w:t>
            </w:r>
          </w:p>
        </w:tc>
        <w:tc>
          <w:tcPr>
            <w:tcW w:w="1275" w:type="dxa"/>
          </w:tcPr>
          <w:p w14:paraId="45A56DD8" w14:textId="77777777" w:rsidR="005A33E0" w:rsidRDefault="005A33E0" w:rsidP="005A33E0">
            <w:pPr>
              <w:jc w:val="center"/>
            </w:pPr>
            <w:r>
              <w:t>117</w:t>
            </w:r>
          </w:p>
        </w:tc>
        <w:tc>
          <w:tcPr>
            <w:tcW w:w="1276" w:type="dxa"/>
          </w:tcPr>
          <w:p w14:paraId="7673D799" w14:textId="77777777" w:rsidR="005A33E0" w:rsidRDefault="005A33E0" w:rsidP="005A33E0">
            <w:pPr>
              <w:jc w:val="center"/>
            </w:pPr>
            <w:r>
              <w:rPr>
                <w:rStyle w:val="numbercell"/>
              </w:rPr>
              <w:t>253</w:t>
            </w:r>
          </w:p>
        </w:tc>
        <w:tc>
          <w:tcPr>
            <w:tcW w:w="1276" w:type="dxa"/>
          </w:tcPr>
          <w:p w14:paraId="55230A82" w14:textId="77777777" w:rsidR="005A33E0" w:rsidRDefault="005A33E0" w:rsidP="005A33E0">
            <w:pPr>
              <w:jc w:val="center"/>
            </w:pPr>
            <w:r>
              <w:t>238</w:t>
            </w:r>
          </w:p>
        </w:tc>
        <w:tc>
          <w:tcPr>
            <w:tcW w:w="1275" w:type="dxa"/>
          </w:tcPr>
          <w:p w14:paraId="3C56F5DE" w14:textId="77777777" w:rsidR="005A33E0" w:rsidRDefault="005A33E0" w:rsidP="005A33E0">
            <w:pPr>
              <w:jc w:val="center"/>
            </w:pPr>
            <w:r>
              <w:t>117</w:t>
            </w:r>
          </w:p>
        </w:tc>
        <w:tc>
          <w:tcPr>
            <w:tcW w:w="1276" w:type="dxa"/>
          </w:tcPr>
          <w:p w14:paraId="6F231AEA" w14:textId="77777777" w:rsidR="005A33E0" w:rsidRDefault="005A33E0" w:rsidP="005A33E0">
            <w:pPr>
              <w:jc w:val="center"/>
            </w:pPr>
            <w:r>
              <w:t>253</w:t>
            </w:r>
          </w:p>
        </w:tc>
        <w:tc>
          <w:tcPr>
            <w:tcW w:w="1276" w:type="dxa"/>
          </w:tcPr>
          <w:p w14:paraId="30CC77F9" w14:textId="77777777" w:rsidR="005A33E0" w:rsidRDefault="005A33E0" w:rsidP="005A33E0">
            <w:pPr>
              <w:jc w:val="center"/>
            </w:pPr>
            <w:r>
              <w:t>238</w:t>
            </w:r>
          </w:p>
        </w:tc>
      </w:tr>
      <w:tr w:rsidR="005A33E0" w14:paraId="5D6884B0" w14:textId="77777777" w:rsidTr="00F8613A">
        <w:tc>
          <w:tcPr>
            <w:tcW w:w="709" w:type="dxa"/>
            <w:vMerge/>
          </w:tcPr>
          <w:p w14:paraId="7951448A" w14:textId="77777777" w:rsidR="005A33E0" w:rsidRDefault="005A33E0" w:rsidP="005A33E0"/>
        </w:tc>
        <w:tc>
          <w:tcPr>
            <w:tcW w:w="1134" w:type="dxa"/>
            <w:vMerge w:val="restart"/>
            <w:vAlign w:val="center"/>
          </w:tcPr>
          <w:p w14:paraId="3DBF6722" w14:textId="77777777" w:rsidR="005A33E0" w:rsidRDefault="005A33E0" w:rsidP="005A33E0">
            <w:r>
              <w:t>Medium</w:t>
            </w:r>
          </w:p>
        </w:tc>
        <w:tc>
          <w:tcPr>
            <w:tcW w:w="709" w:type="dxa"/>
          </w:tcPr>
          <w:p w14:paraId="72E446B6" w14:textId="77777777" w:rsidR="005A33E0" w:rsidRDefault="005A33E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Default="005A33E0" w:rsidP="005A33E0">
            <w:pPr>
              <w:jc w:val="center"/>
            </w:pPr>
            <w:r>
              <w:t>13.885</w:t>
            </w:r>
          </w:p>
        </w:tc>
        <w:tc>
          <w:tcPr>
            <w:tcW w:w="1276" w:type="dxa"/>
          </w:tcPr>
          <w:p w14:paraId="65F9CE4C" w14:textId="77777777" w:rsidR="005A33E0" w:rsidRDefault="005A33E0" w:rsidP="005A33E0">
            <w:pPr>
              <w:jc w:val="center"/>
            </w:pPr>
            <w:r>
              <w:t>2.521</w:t>
            </w:r>
          </w:p>
        </w:tc>
        <w:tc>
          <w:tcPr>
            <w:tcW w:w="1276" w:type="dxa"/>
          </w:tcPr>
          <w:p w14:paraId="3B6C1878" w14:textId="77777777" w:rsidR="005A33E0" w:rsidRDefault="005A33E0" w:rsidP="005A33E0">
            <w:pPr>
              <w:jc w:val="center"/>
            </w:pPr>
            <w:r>
              <w:t>1.118</w:t>
            </w:r>
          </w:p>
        </w:tc>
        <w:tc>
          <w:tcPr>
            <w:tcW w:w="1275" w:type="dxa"/>
          </w:tcPr>
          <w:p w14:paraId="3CF38BC9" w14:textId="77777777" w:rsidR="005A33E0" w:rsidRDefault="005A33E0" w:rsidP="005A33E0">
            <w:pPr>
              <w:jc w:val="center"/>
            </w:pPr>
            <w:r>
              <w:rPr>
                <w:rStyle w:val="numbercell"/>
              </w:rPr>
              <w:t>3.378</w:t>
            </w:r>
          </w:p>
        </w:tc>
        <w:tc>
          <w:tcPr>
            <w:tcW w:w="1276" w:type="dxa"/>
          </w:tcPr>
          <w:p w14:paraId="66466FD7" w14:textId="77777777" w:rsidR="005A33E0" w:rsidRDefault="005A33E0" w:rsidP="005A33E0">
            <w:pPr>
              <w:jc w:val="center"/>
            </w:pPr>
            <w:r>
              <w:rPr>
                <w:rStyle w:val="numbercell"/>
              </w:rPr>
              <w:t>22.616</w:t>
            </w:r>
          </w:p>
        </w:tc>
        <w:tc>
          <w:tcPr>
            <w:tcW w:w="1276" w:type="dxa"/>
          </w:tcPr>
          <w:p w14:paraId="373D726F" w14:textId="77777777" w:rsidR="005A33E0" w:rsidRDefault="005A33E0" w:rsidP="005A33E0">
            <w:pPr>
              <w:jc w:val="center"/>
            </w:pPr>
            <w:r>
              <w:rPr>
                <w:rStyle w:val="numbercell"/>
              </w:rPr>
              <w:t>1.681</w:t>
            </w:r>
          </w:p>
        </w:tc>
        <w:tc>
          <w:tcPr>
            <w:tcW w:w="1275" w:type="dxa"/>
          </w:tcPr>
          <w:p w14:paraId="4B5BD24F" w14:textId="77777777" w:rsidR="005A33E0" w:rsidRDefault="005A33E0" w:rsidP="005A33E0">
            <w:pPr>
              <w:jc w:val="center"/>
            </w:pPr>
            <w:r>
              <w:rPr>
                <w:rStyle w:val="numbercell"/>
              </w:rPr>
              <w:t>0.196</w:t>
            </w:r>
          </w:p>
        </w:tc>
        <w:tc>
          <w:tcPr>
            <w:tcW w:w="1276" w:type="dxa"/>
          </w:tcPr>
          <w:p w14:paraId="1C9FED34" w14:textId="77777777" w:rsidR="005A33E0" w:rsidRDefault="005A33E0" w:rsidP="005A33E0">
            <w:pPr>
              <w:jc w:val="center"/>
            </w:pPr>
            <w:r>
              <w:rPr>
                <w:rStyle w:val="numbercell"/>
              </w:rPr>
              <w:t>-1.461</w:t>
            </w:r>
          </w:p>
        </w:tc>
        <w:tc>
          <w:tcPr>
            <w:tcW w:w="1276" w:type="dxa"/>
          </w:tcPr>
          <w:p w14:paraId="3E5BA8D3" w14:textId="77777777" w:rsidR="005A33E0" w:rsidRDefault="005A33E0" w:rsidP="005A33E0">
            <w:pPr>
              <w:jc w:val="center"/>
            </w:pPr>
            <w:r>
              <w:rPr>
                <w:rStyle w:val="numbercell"/>
              </w:rPr>
              <w:t>0.016</w:t>
            </w:r>
          </w:p>
        </w:tc>
      </w:tr>
      <w:tr w:rsidR="005A33E0" w14:paraId="3E8F6A98" w14:textId="77777777" w:rsidTr="00F8613A">
        <w:tc>
          <w:tcPr>
            <w:tcW w:w="709" w:type="dxa"/>
            <w:vMerge/>
          </w:tcPr>
          <w:p w14:paraId="0DB72C35" w14:textId="77777777" w:rsidR="005A33E0" w:rsidRDefault="005A33E0" w:rsidP="005A33E0"/>
        </w:tc>
        <w:tc>
          <w:tcPr>
            <w:tcW w:w="1134" w:type="dxa"/>
            <w:vMerge/>
            <w:vAlign w:val="center"/>
          </w:tcPr>
          <w:p w14:paraId="47279FAE" w14:textId="77777777" w:rsidR="005A33E0" w:rsidRDefault="005A33E0" w:rsidP="005A33E0"/>
        </w:tc>
        <w:tc>
          <w:tcPr>
            <w:tcW w:w="709" w:type="dxa"/>
          </w:tcPr>
          <w:p w14:paraId="5625B96A" w14:textId="77777777" w:rsidR="005A33E0" w:rsidRDefault="005A33E0" w:rsidP="005A33E0">
            <w:pPr>
              <w:jc w:val="center"/>
            </w:pPr>
            <w:r>
              <w:t>S.E.</w:t>
            </w:r>
          </w:p>
        </w:tc>
        <w:tc>
          <w:tcPr>
            <w:tcW w:w="992" w:type="dxa"/>
          </w:tcPr>
          <w:p w14:paraId="0047043C" w14:textId="77777777" w:rsidR="005A33E0" w:rsidRDefault="005A33E0" w:rsidP="005A33E0">
            <w:pPr>
              <w:jc w:val="center"/>
            </w:pPr>
            <w:r>
              <w:t>0.240</w:t>
            </w:r>
          </w:p>
        </w:tc>
        <w:tc>
          <w:tcPr>
            <w:tcW w:w="1276" w:type="dxa"/>
          </w:tcPr>
          <w:p w14:paraId="3F7A146A" w14:textId="77777777" w:rsidR="005A33E0" w:rsidRDefault="005A33E0" w:rsidP="005A33E0">
            <w:pPr>
              <w:jc w:val="center"/>
            </w:pPr>
            <w:r>
              <w:t>0.778</w:t>
            </w:r>
          </w:p>
        </w:tc>
        <w:tc>
          <w:tcPr>
            <w:tcW w:w="1276" w:type="dxa"/>
          </w:tcPr>
          <w:p w14:paraId="496DFD33" w14:textId="77777777" w:rsidR="005A33E0" w:rsidRDefault="005A33E0" w:rsidP="005A33E0">
            <w:pPr>
              <w:jc w:val="center"/>
            </w:pPr>
            <w:r>
              <w:t>0.100</w:t>
            </w:r>
          </w:p>
        </w:tc>
        <w:tc>
          <w:tcPr>
            <w:tcW w:w="1275" w:type="dxa"/>
          </w:tcPr>
          <w:p w14:paraId="1B977BD3" w14:textId="77777777" w:rsidR="005A33E0" w:rsidRDefault="005A33E0" w:rsidP="005A33E0">
            <w:pPr>
              <w:jc w:val="center"/>
            </w:pPr>
            <w:r>
              <w:rPr>
                <w:rStyle w:val="numbercell"/>
              </w:rPr>
              <w:t>0.509</w:t>
            </w:r>
          </w:p>
        </w:tc>
        <w:tc>
          <w:tcPr>
            <w:tcW w:w="1276" w:type="dxa"/>
          </w:tcPr>
          <w:p w14:paraId="1D760F84" w14:textId="77777777" w:rsidR="005A33E0" w:rsidRDefault="005A33E0" w:rsidP="005A33E0">
            <w:pPr>
              <w:jc w:val="center"/>
            </w:pPr>
            <w:r>
              <w:t>21.752</w:t>
            </w:r>
          </w:p>
        </w:tc>
        <w:tc>
          <w:tcPr>
            <w:tcW w:w="1276" w:type="dxa"/>
          </w:tcPr>
          <w:p w14:paraId="553E07D4" w14:textId="77777777" w:rsidR="005A33E0" w:rsidRDefault="005A33E0" w:rsidP="005A33E0">
            <w:pPr>
              <w:jc w:val="center"/>
            </w:pPr>
            <w:r>
              <w:rPr>
                <w:rStyle w:val="numbercell"/>
              </w:rPr>
              <w:t>0.054</w:t>
            </w:r>
          </w:p>
        </w:tc>
        <w:tc>
          <w:tcPr>
            <w:tcW w:w="1275" w:type="dxa"/>
          </w:tcPr>
          <w:p w14:paraId="47BF37CB" w14:textId="77777777" w:rsidR="005A33E0" w:rsidRDefault="005A33E0" w:rsidP="005A33E0">
            <w:pPr>
              <w:jc w:val="center"/>
            </w:pPr>
            <w:r>
              <w:t>0.036</w:t>
            </w:r>
          </w:p>
        </w:tc>
        <w:tc>
          <w:tcPr>
            <w:tcW w:w="1276" w:type="dxa"/>
          </w:tcPr>
          <w:p w14:paraId="0DCC302E" w14:textId="77777777" w:rsidR="005A33E0" w:rsidRDefault="005A33E0" w:rsidP="005A33E0">
            <w:pPr>
              <w:jc w:val="center"/>
            </w:pPr>
            <w:r>
              <w:rPr>
                <w:rStyle w:val="numbercell"/>
              </w:rPr>
              <w:t>1.468</w:t>
            </w:r>
          </w:p>
        </w:tc>
        <w:tc>
          <w:tcPr>
            <w:tcW w:w="1276" w:type="dxa"/>
          </w:tcPr>
          <w:p w14:paraId="6D61087C" w14:textId="77777777" w:rsidR="005A33E0" w:rsidRDefault="005A33E0" w:rsidP="005A33E0">
            <w:pPr>
              <w:jc w:val="center"/>
            </w:pPr>
            <w:r>
              <w:rPr>
                <w:rStyle w:val="numbercell"/>
              </w:rPr>
              <w:t>0.002</w:t>
            </w:r>
          </w:p>
        </w:tc>
      </w:tr>
      <w:tr w:rsidR="005A33E0" w14:paraId="09560461" w14:textId="77777777" w:rsidTr="00F8613A">
        <w:tc>
          <w:tcPr>
            <w:tcW w:w="709" w:type="dxa"/>
            <w:vMerge/>
          </w:tcPr>
          <w:p w14:paraId="1EF91247" w14:textId="77777777" w:rsidR="005A33E0" w:rsidRDefault="005A33E0" w:rsidP="005A33E0"/>
        </w:tc>
        <w:tc>
          <w:tcPr>
            <w:tcW w:w="1134" w:type="dxa"/>
            <w:vMerge/>
            <w:vAlign w:val="center"/>
          </w:tcPr>
          <w:p w14:paraId="543EE517" w14:textId="77777777" w:rsidR="005A33E0" w:rsidRDefault="005A33E0" w:rsidP="005A33E0"/>
        </w:tc>
        <w:tc>
          <w:tcPr>
            <w:tcW w:w="709" w:type="dxa"/>
          </w:tcPr>
          <w:p w14:paraId="0BE77F25" w14:textId="77777777" w:rsidR="005A33E0" w:rsidRDefault="005A33E0" w:rsidP="005A33E0">
            <w:pPr>
              <w:jc w:val="center"/>
            </w:pPr>
            <w:r>
              <w:t>n</w:t>
            </w:r>
          </w:p>
        </w:tc>
        <w:tc>
          <w:tcPr>
            <w:tcW w:w="992" w:type="dxa"/>
          </w:tcPr>
          <w:p w14:paraId="4B057579" w14:textId="77777777" w:rsidR="005A33E0" w:rsidRDefault="005A33E0" w:rsidP="005A33E0">
            <w:pPr>
              <w:jc w:val="center"/>
            </w:pPr>
            <w:r>
              <w:t>51</w:t>
            </w:r>
          </w:p>
        </w:tc>
        <w:tc>
          <w:tcPr>
            <w:tcW w:w="1276" w:type="dxa"/>
          </w:tcPr>
          <w:p w14:paraId="2B78844A" w14:textId="77777777" w:rsidR="005A33E0" w:rsidRDefault="005A33E0" w:rsidP="005A33E0">
            <w:pPr>
              <w:jc w:val="center"/>
            </w:pPr>
            <w:r>
              <w:t>9</w:t>
            </w:r>
          </w:p>
        </w:tc>
        <w:tc>
          <w:tcPr>
            <w:tcW w:w="1276" w:type="dxa"/>
          </w:tcPr>
          <w:p w14:paraId="4977E2D9" w14:textId="77777777" w:rsidR="005A33E0" w:rsidRDefault="005A33E0" w:rsidP="005A33E0">
            <w:pPr>
              <w:jc w:val="center"/>
            </w:pPr>
            <w:r>
              <w:t>83</w:t>
            </w:r>
          </w:p>
        </w:tc>
        <w:tc>
          <w:tcPr>
            <w:tcW w:w="1275" w:type="dxa"/>
          </w:tcPr>
          <w:p w14:paraId="1746821D" w14:textId="77777777" w:rsidR="005A33E0" w:rsidRDefault="005A33E0" w:rsidP="005A33E0">
            <w:pPr>
              <w:jc w:val="center"/>
            </w:pPr>
            <w:r>
              <w:t>51</w:t>
            </w:r>
          </w:p>
        </w:tc>
        <w:tc>
          <w:tcPr>
            <w:tcW w:w="1276" w:type="dxa"/>
          </w:tcPr>
          <w:p w14:paraId="06FA5FDD" w14:textId="77777777" w:rsidR="005A33E0" w:rsidRDefault="005A33E0" w:rsidP="005A33E0">
            <w:pPr>
              <w:jc w:val="center"/>
            </w:pPr>
            <w:r>
              <w:t>9</w:t>
            </w:r>
          </w:p>
        </w:tc>
        <w:tc>
          <w:tcPr>
            <w:tcW w:w="1276" w:type="dxa"/>
          </w:tcPr>
          <w:p w14:paraId="4E3C6625" w14:textId="77777777" w:rsidR="005A33E0" w:rsidRDefault="005A33E0" w:rsidP="005A33E0">
            <w:pPr>
              <w:jc w:val="center"/>
            </w:pPr>
            <w:r>
              <w:t>83</w:t>
            </w:r>
          </w:p>
        </w:tc>
        <w:tc>
          <w:tcPr>
            <w:tcW w:w="1275" w:type="dxa"/>
          </w:tcPr>
          <w:p w14:paraId="7E277081" w14:textId="77777777" w:rsidR="005A33E0" w:rsidRDefault="005A33E0" w:rsidP="005A33E0">
            <w:pPr>
              <w:jc w:val="center"/>
            </w:pPr>
            <w:r>
              <w:t>51</w:t>
            </w:r>
          </w:p>
        </w:tc>
        <w:tc>
          <w:tcPr>
            <w:tcW w:w="1276" w:type="dxa"/>
          </w:tcPr>
          <w:p w14:paraId="4A14079D" w14:textId="77777777" w:rsidR="005A33E0" w:rsidRDefault="005A33E0" w:rsidP="005A33E0">
            <w:pPr>
              <w:jc w:val="center"/>
            </w:pPr>
            <w:r>
              <w:t>9</w:t>
            </w:r>
          </w:p>
        </w:tc>
        <w:tc>
          <w:tcPr>
            <w:tcW w:w="1276" w:type="dxa"/>
          </w:tcPr>
          <w:p w14:paraId="7D74EA86" w14:textId="77777777" w:rsidR="005A33E0" w:rsidRDefault="005A33E0" w:rsidP="005A33E0">
            <w:pPr>
              <w:jc w:val="center"/>
            </w:pPr>
            <w:r>
              <w:t>83</w:t>
            </w:r>
          </w:p>
        </w:tc>
      </w:tr>
      <w:tr w:rsidR="005A33E0" w14:paraId="25E28CEA" w14:textId="77777777" w:rsidTr="00F8613A">
        <w:tc>
          <w:tcPr>
            <w:tcW w:w="709" w:type="dxa"/>
            <w:vMerge/>
          </w:tcPr>
          <w:p w14:paraId="43F2ADB8" w14:textId="77777777" w:rsidR="005A33E0" w:rsidRDefault="005A33E0" w:rsidP="005A33E0"/>
        </w:tc>
        <w:tc>
          <w:tcPr>
            <w:tcW w:w="1134" w:type="dxa"/>
            <w:vMerge w:val="restart"/>
            <w:vAlign w:val="center"/>
          </w:tcPr>
          <w:p w14:paraId="4FFF3353" w14:textId="77777777" w:rsidR="005A33E0" w:rsidRDefault="005A33E0" w:rsidP="005A33E0">
            <w:r>
              <w:t>High</w:t>
            </w:r>
          </w:p>
        </w:tc>
        <w:tc>
          <w:tcPr>
            <w:tcW w:w="709" w:type="dxa"/>
          </w:tcPr>
          <w:p w14:paraId="0C60DBEF" w14:textId="77777777" w:rsidR="005A33E0" w:rsidRDefault="005A33E0"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Default="005A33E0" w:rsidP="005A33E0">
            <w:pPr>
              <w:jc w:val="center"/>
            </w:pPr>
            <w:r>
              <w:t>9.983</w:t>
            </w:r>
            <w:r>
              <w:t>*</w:t>
            </w:r>
          </w:p>
        </w:tc>
        <w:tc>
          <w:tcPr>
            <w:tcW w:w="1276" w:type="dxa"/>
          </w:tcPr>
          <w:p w14:paraId="4FCE8E57" w14:textId="77777777" w:rsidR="005A33E0" w:rsidRDefault="005A33E0" w:rsidP="005A33E0">
            <w:pPr>
              <w:jc w:val="center"/>
            </w:pPr>
            <w:r>
              <w:t>0.820</w:t>
            </w:r>
          </w:p>
        </w:tc>
        <w:tc>
          <w:tcPr>
            <w:tcW w:w="1276" w:type="dxa"/>
          </w:tcPr>
          <w:p w14:paraId="42377E3D" w14:textId="77777777" w:rsidR="005A33E0" w:rsidRDefault="005A33E0" w:rsidP="005A33E0">
            <w:pPr>
              <w:jc w:val="center"/>
            </w:pPr>
            <w:r>
              <w:t>1.479</w:t>
            </w:r>
          </w:p>
        </w:tc>
        <w:tc>
          <w:tcPr>
            <w:tcW w:w="1275" w:type="dxa"/>
          </w:tcPr>
          <w:p w14:paraId="65F2D3CF" w14:textId="77777777" w:rsidR="005A33E0" w:rsidRDefault="005A33E0" w:rsidP="005A33E0">
            <w:pPr>
              <w:jc w:val="center"/>
            </w:pPr>
            <w:r>
              <w:t>0.555</w:t>
            </w:r>
          </w:p>
        </w:tc>
        <w:tc>
          <w:tcPr>
            <w:tcW w:w="1276" w:type="dxa"/>
          </w:tcPr>
          <w:p w14:paraId="2FB48A63" w14:textId="77777777" w:rsidR="005A33E0" w:rsidRDefault="005A33E0" w:rsidP="005A33E0">
            <w:pPr>
              <w:jc w:val="center"/>
            </w:pPr>
            <w:r>
              <w:rPr>
                <w:rStyle w:val="numbercell"/>
              </w:rPr>
              <w:t>0.934</w:t>
            </w:r>
          </w:p>
        </w:tc>
        <w:tc>
          <w:tcPr>
            <w:tcW w:w="1276" w:type="dxa"/>
          </w:tcPr>
          <w:p w14:paraId="3C2DB7CE" w14:textId="77777777" w:rsidR="005A33E0" w:rsidRDefault="005A33E0" w:rsidP="005A33E0">
            <w:pPr>
              <w:jc w:val="center"/>
            </w:pPr>
            <w:r>
              <w:rPr>
                <w:rStyle w:val="numbercell"/>
              </w:rPr>
              <w:t>1.672</w:t>
            </w:r>
          </w:p>
        </w:tc>
        <w:tc>
          <w:tcPr>
            <w:tcW w:w="1275" w:type="dxa"/>
          </w:tcPr>
          <w:p w14:paraId="40F12A62" w14:textId="77777777" w:rsidR="005A33E0" w:rsidRDefault="005A33E0" w:rsidP="005A33E0">
            <w:pPr>
              <w:jc w:val="center"/>
            </w:pPr>
            <w:r>
              <w:rPr>
                <w:rStyle w:val="numbercell"/>
              </w:rPr>
              <w:t>0.072</w:t>
            </w:r>
          </w:p>
        </w:tc>
        <w:tc>
          <w:tcPr>
            <w:tcW w:w="1276" w:type="dxa"/>
          </w:tcPr>
          <w:p w14:paraId="7EF3D58D" w14:textId="77777777" w:rsidR="005A33E0" w:rsidRDefault="005A33E0" w:rsidP="005A33E0">
            <w:pPr>
              <w:jc w:val="center"/>
            </w:pPr>
            <w:r>
              <w:rPr>
                <w:rStyle w:val="numbercell"/>
              </w:rPr>
              <w:t>-0.077</w:t>
            </w:r>
          </w:p>
        </w:tc>
        <w:tc>
          <w:tcPr>
            <w:tcW w:w="1276" w:type="dxa"/>
          </w:tcPr>
          <w:p w14:paraId="6B548E43" w14:textId="77777777" w:rsidR="005A33E0" w:rsidRDefault="005A33E0" w:rsidP="005A33E0">
            <w:pPr>
              <w:jc w:val="center"/>
            </w:pPr>
            <w:r>
              <w:rPr>
                <w:rStyle w:val="numbercell"/>
              </w:rPr>
              <w:t>0.039</w:t>
            </w:r>
          </w:p>
        </w:tc>
      </w:tr>
      <w:tr w:rsidR="005A33E0" w14:paraId="3AAB91F1" w14:textId="77777777" w:rsidTr="00F8613A">
        <w:tc>
          <w:tcPr>
            <w:tcW w:w="709" w:type="dxa"/>
            <w:vMerge/>
          </w:tcPr>
          <w:p w14:paraId="7F44A81F" w14:textId="77777777" w:rsidR="005A33E0" w:rsidRDefault="005A33E0" w:rsidP="005A33E0"/>
        </w:tc>
        <w:tc>
          <w:tcPr>
            <w:tcW w:w="1134" w:type="dxa"/>
            <w:vMerge/>
          </w:tcPr>
          <w:p w14:paraId="07F2B988" w14:textId="77777777" w:rsidR="005A33E0" w:rsidRDefault="005A33E0" w:rsidP="005A33E0"/>
        </w:tc>
        <w:tc>
          <w:tcPr>
            <w:tcW w:w="709" w:type="dxa"/>
          </w:tcPr>
          <w:p w14:paraId="05C44B16" w14:textId="77777777" w:rsidR="005A33E0" w:rsidRDefault="005A33E0" w:rsidP="005A33E0">
            <w:pPr>
              <w:jc w:val="center"/>
            </w:pPr>
            <w:r>
              <w:t>S.E.</w:t>
            </w:r>
          </w:p>
        </w:tc>
        <w:tc>
          <w:tcPr>
            <w:tcW w:w="992" w:type="dxa"/>
          </w:tcPr>
          <w:p w14:paraId="568132B4" w14:textId="77777777" w:rsidR="005A33E0" w:rsidRDefault="005A33E0" w:rsidP="005A33E0">
            <w:pPr>
              <w:jc w:val="center"/>
            </w:pPr>
            <w:r>
              <w:t>0.148</w:t>
            </w:r>
          </w:p>
        </w:tc>
        <w:tc>
          <w:tcPr>
            <w:tcW w:w="1276" w:type="dxa"/>
          </w:tcPr>
          <w:p w14:paraId="35830792" w14:textId="77777777" w:rsidR="005A33E0" w:rsidRDefault="005A33E0" w:rsidP="005A33E0">
            <w:pPr>
              <w:jc w:val="center"/>
            </w:pPr>
            <w:r>
              <w:t>0.054</w:t>
            </w:r>
          </w:p>
        </w:tc>
        <w:tc>
          <w:tcPr>
            <w:tcW w:w="1276" w:type="dxa"/>
          </w:tcPr>
          <w:p w14:paraId="7EC64041" w14:textId="77777777" w:rsidR="005A33E0" w:rsidRDefault="005A33E0" w:rsidP="005A33E0">
            <w:pPr>
              <w:jc w:val="center"/>
            </w:pPr>
            <w:r>
              <w:t>0.145</w:t>
            </w:r>
          </w:p>
        </w:tc>
        <w:tc>
          <w:tcPr>
            <w:tcW w:w="1275" w:type="dxa"/>
          </w:tcPr>
          <w:p w14:paraId="169C041D" w14:textId="77777777" w:rsidR="005A33E0" w:rsidRDefault="005A33E0" w:rsidP="005A33E0">
            <w:pPr>
              <w:jc w:val="center"/>
            </w:pPr>
            <w:r>
              <w:rPr>
                <w:rStyle w:val="numbercell"/>
              </w:rPr>
              <w:t>0.031</w:t>
            </w:r>
          </w:p>
        </w:tc>
        <w:tc>
          <w:tcPr>
            <w:tcW w:w="1276" w:type="dxa"/>
          </w:tcPr>
          <w:p w14:paraId="7A5681CE" w14:textId="77777777" w:rsidR="005A33E0" w:rsidRDefault="005A33E0" w:rsidP="005A33E0">
            <w:pPr>
              <w:jc w:val="center"/>
            </w:pPr>
            <w:r>
              <w:rPr>
                <w:rStyle w:val="numbercell"/>
              </w:rPr>
              <w:t>0.647</w:t>
            </w:r>
          </w:p>
        </w:tc>
        <w:tc>
          <w:tcPr>
            <w:tcW w:w="1276" w:type="dxa"/>
          </w:tcPr>
          <w:p w14:paraId="63BEC1A8" w14:textId="77777777" w:rsidR="005A33E0" w:rsidRDefault="005A33E0" w:rsidP="005A33E0">
            <w:pPr>
              <w:jc w:val="center"/>
            </w:pPr>
            <w:r>
              <w:rPr>
                <w:rStyle w:val="numbercell"/>
              </w:rPr>
              <w:t>0.030</w:t>
            </w:r>
          </w:p>
        </w:tc>
        <w:tc>
          <w:tcPr>
            <w:tcW w:w="1275" w:type="dxa"/>
          </w:tcPr>
          <w:p w14:paraId="281833C2" w14:textId="77777777" w:rsidR="005A33E0" w:rsidRDefault="005A33E0" w:rsidP="005A33E0">
            <w:pPr>
              <w:jc w:val="center"/>
            </w:pPr>
            <w:r>
              <w:rPr>
                <w:rStyle w:val="numbercell"/>
              </w:rPr>
              <w:t>0.009</w:t>
            </w:r>
          </w:p>
        </w:tc>
        <w:tc>
          <w:tcPr>
            <w:tcW w:w="1276" w:type="dxa"/>
          </w:tcPr>
          <w:p w14:paraId="43865844" w14:textId="77777777" w:rsidR="005A33E0" w:rsidRDefault="005A33E0" w:rsidP="005A33E0">
            <w:pPr>
              <w:jc w:val="center"/>
            </w:pPr>
            <w:r>
              <w:rPr>
                <w:rStyle w:val="numbercell"/>
              </w:rPr>
              <w:t>0.081</w:t>
            </w:r>
          </w:p>
        </w:tc>
        <w:tc>
          <w:tcPr>
            <w:tcW w:w="1276" w:type="dxa"/>
          </w:tcPr>
          <w:p w14:paraId="13F50ACA" w14:textId="77777777" w:rsidR="005A33E0" w:rsidRDefault="005A33E0" w:rsidP="005A33E0">
            <w:pPr>
              <w:jc w:val="center"/>
            </w:pPr>
            <w:r>
              <w:rPr>
                <w:rStyle w:val="numbercell"/>
              </w:rPr>
              <w:t>0.004</w:t>
            </w:r>
          </w:p>
        </w:tc>
      </w:tr>
      <w:tr w:rsidR="005A33E0" w14:paraId="007F5B8B" w14:textId="77777777" w:rsidTr="00F8613A">
        <w:tc>
          <w:tcPr>
            <w:tcW w:w="709" w:type="dxa"/>
            <w:vMerge/>
          </w:tcPr>
          <w:p w14:paraId="630AAAFB" w14:textId="77777777" w:rsidR="005A33E0" w:rsidRDefault="005A33E0" w:rsidP="005A33E0"/>
        </w:tc>
        <w:tc>
          <w:tcPr>
            <w:tcW w:w="1134" w:type="dxa"/>
            <w:vMerge/>
          </w:tcPr>
          <w:p w14:paraId="2B4E569F" w14:textId="77777777" w:rsidR="005A33E0" w:rsidRDefault="005A33E0" w:rsidP="005A33E0"/>
        </w:tc>
        <w:tc>
          <w:tcPr>
            <w:tcW w:w="709" w:type="dxa"/>
          </w:tcPr>
          <w:p w14:paraId="775DD9C4" w14:textId="77777777" w:rsidR="005A33E0" w:rsidRDefault="005A33E0" w:rsidP="005A33E0">
            <w:pPr>
              <w:jc w:val="center"/>
            </w:pPr>
            <w:r>
              <w:t>n</w:t>
            </w:r>
          </w:p>
        </w:tc>
        <w:tc>
          <w:tcPr>
            <w:tcW w:w="992" w:type="dxa"/>
          </w:tcPr>
          <w:p w14:paraId="66782365" w14:textId="77777777" w:rsidR="005A33E0" w:rsidRDefault="005A33E0" w:rsidP="005A33E0">
            <w:pPr>
              <w:jc w:val="center"/>
            </w:pPr>
            <w:r>
              <w:t>377</w:t>
            </w:r>
          </w:p>
        </w:tc>
        <w:tc>
          <w:tcPr>
            <w:tcW w:w="1276" w:type="dxa"/>
          </w:tcPr>
          <w:p w14:paraId="29F2C8D0" w14:textId="77777777" w:rsidR="005A33E0" w:rsidRDefault="005A33E0" w:rsidP="005A33E0">
            <w:pPr>
              <w:jc w:val="center"/>
            </w:pPr>
            <w:r>
              <w:t>205</w:t>
            </w:r>
          </w:p>
        </w:tc>
        <w:tc>
          <w:tcPr>
            <w:tcW w:w="1276" w:type="dxa"/>
          </w:tcPr>
          <w:p w14:paraId="620E9559" w14:textId="77777777" w:rsidR="005A33E0" w:rsidRDefault="005A33E0" w:rsidP="005A33E0">
            <w:pPr>
              <w:jc w:val="center"/>
            </w:pPr>
            <w:r>
              <w:t>151</w:t>
            </w:r>
          </w:p>
        </w:tc>
        <w:tc>
          <w:tcPr>
            <w:tcW w:w="1275" w:type="dxa"/>
          </w:tcPr>
          <w:p w14:paraId="6484639A" w14:textId="77777777" w:rsidR="005A33E0" w:rsidRDefault="005A33E0" w:rsidP="005A33E0">
            <w:pPr>
              <w:jc w:val="center"/>
            </w:pPr>
            <w:r>
              <w:t>377</w:t>
            </w:r>
          </w:p>
        </w:tc>
        <w:tc>
          <w:tcPr>
            <w:tcW w:w="1276" w:type="dxa"/>
          </w:tcPr>
          <w:p w14:paraId="45EDF6D8" w14:textId="77777777" w:rsidR="005A33E0" w:rsidRDefault="005A33E0" w:rsidP="005A33E0">
            <w:pPr>
              <w:jc w:val="center"/>
            </w:pPr>
            <w:r>
              <w:t>205</w:t>
            </w:r>
          </w:p>
        </w:tc>
        <w:tc>
          <w:tcPr>
            <w:tcW w:w="1276" w:type="dxa"/>
          </w:tcPr>
          <w:p w14:paraId="55238586" w14:textId="77777777" w:rsidR="005A33E0" w:rsidRDefault="005A33E0" w:rsidP="005A33E0">
            <w:pPr>
              <w:jc w:val="center"/>
            </w:pPr>
            <w:r>
              <w:t>151</w:t>
            </w:r>
          </w:p>
        </w:tc>
        <w:tc>
          <w:tcPr>
            <w:tcW w:w="1275" w:type="dxa"/>
          </w:tcPr>
          <w:p w14:paraId="4EC64357" w14:textId="77777777" w:rsidR="005A33E0" w:rsidRDefault="005A33E0" w:rsidP="005A33E0">
            <w:pPr>
              <w:jc w:val="center"/>
            </w:pPr>
            <w:r>
              <w:t>377</w:t>
            </w:r>
          </w:p>
        </w:tc>
        <w:tc>
          <w:tcPr>
            <w:tcW w:w="1276" w:type="dxa"/>
          </w:tcPr>
          <w:p w14:paraId="27123C65" w14:textId="77777777" w:rsidR="005A33E0" w:rsidRDefault="005A33E0" w:rsidP="005A33E0">
            <w:pPr>
              <w:jc w:val="center"/>
            </w:pPr>
            <w:r>
              <w:t>205</w:t>
            </w:r>
          </w:p>
        </w:tc>
        <w:tc>
          <w:tcPr>
            <w:tcW w:w="1276" w:type="dxa"/>
          </w:tcPr>
          <w:p w14:paraId="01A3B5BA" w14:textId="77777777" w:rsidR="005A33E0" w:rsidRDefault="005A33E0" w:rsidP="005A33E0">
            <w:pPr>
              <w:jc w:val="center"/>
            </w:pPr>
            <w:r>
              <w:t>151</w:t>
            </w:r>
          </w:p>
        </w:tc>
      </w:tr>
    </w:tbl>
    <w:p w14:paraId="30E7951A" w14:textId="77777777" w:rsidR="00F8613A" w:rsidRDefault="00F8613A" w:rsidP="00F8613A"/>
    <w:p w14:paraId="706A3B33" w14:textId="1DF4127A" w:rsidR="000A5D7E" w:rsidRPr="000A5D7E" w:rsidRDefault="000A5D7E" w:rsidP="00F8613A"/>
    <w:p w14:paraId="366E0FD6" w14:textId="77777777" w:rsidR="000A5D7E" w:rsidRDefault="000A5D7E" w:rsidP="00F8613A"/>
    <w:p w14:paraId="7CA9ECF3" w14:textId="77777777" w:rsidR="00F8613A" w:rsidRDefault="00F8613A" w:rsidP="00F95FA6">
      <w:pPr>
        <w:pStyle w:val="Heading1"/>
        <w:sectPr w:rsidR="00F8613A" w:rsidSect="00F8613A">
          <w:pgSz w:w="16840" w:h="11900" w:orient="landscape" w:code="1"/>
          <w:pgMar w:top="1440" w:right="1440" w:bottom="1440" w:left="1440" w:header="720" w:footer="720" w:gutter="0"/>
          <w:cols w:space="720"/>
          <w:docGrid w:linePitch="360"/>
        </w:sectPr>
      </w:pPr>
    </w:p>
    <w:p w14:paraId="538304F3" w14:textId="046DA043" w:rsidR="00445817" w:rsidRDefault="00277530" w:rsidP="00F95FA6">
      <w:pPr>
        <w:pStyle w:val="Heading1"/>
      </w:pPr>
      <w:r>
        <w:lastRenderedPageBreak/>
        <w:t>Figure legends</w:t>
      </w:r>
    </w:p>
    <w:p w14:paraId="09B91060" w14:textId="75614F87" w:rsidR="00277530" w:rsidRDefault="00277530" w:rsidP="00F95FA6">
      <w:pPr>
        <w:spacing w:before="120" w:after="120" w:line="480" w:lineRule="auto"/>
        <w:rPr>
          <w:lang w:val="en-US"/>
        </w:rPr>
      </w:pPr>
      <w:r w:rsidRPr="00277530">
        <w:rPr>
          <w:b/>
          <w:lang w:val="en-US"/>
        </w:rPr>
        <w:t>Figure 3</w:t>
      </w:r>
      <w:r>
        <w:rPr>
          <w:b/>
          <w:lang w:val="en-US"/>
        </w:rPr>
        <w:t>:</w:t>
      </w:r>
      <w:r>
        <w:rPr>
          <w:lang w:val="en-US"/>
        </w:rPr>
        <w:t xml:space="preserve"> Mean additive variance (V</w:t>
      </w:r>
      <w:r>
        <w:rPr>
          <w:vertAlign w:val="subscript"/>
          <w:lang w:val="en-US"/>
        </w:rPr>
        <w:t>A</w:t>
      </w:r>
      <w:r>
        <w:rPr>
          <w:lang w:val="en-US"/>
        </w:rPr>
        <w:t>; panel A) and mean between-trait covariance (B) over 100,000 generations of stabilizing selection of different strengths (</w:t>
      </w:r>
      <m:oMath>
        <m:r>
          <w:rPr>
            <w:rFonts w:ascii="Cambria Math" w:hAnsi="Cambria Math"/>
            <w:lang w:val="en-US"/>
          </w:rPr>
          <m:t>τ</m:t>
        </m:r>
      </m:oMath>
      <w:r>
        <w:rPr>
          <w:lang w:val="en-US"/>
        </w:rPr>
        <w:t>). 256 total models were sampled across the spectrum of selection strengths (</w:t>
      </w:r>
      <m:oMath>
        <m:r>
          <w:rPr>
            <w:rFonts w:ascii="Cambria Math" w:hAnsi="Cambria Math"/>
            <w:lang w:val="en-US"/>
          </w:rPr>
          <m:t>τ=[10, 1000)</m:t>
        </m:r>
      </m:oMath>
      <w:r>
        <w:rPr>
          <w:lang w:val="en-US"/>
        </w:rPr>
        <w:t>) with an additional 1024 models sampling the null space of parameters (</w:t>
      </w:r>
      <m:oMath>
        <m:r>
          <w:rPr>
            <w:rFonts w:ascii="Cambria Math" w:hAnsi="Cambria Math"/>
            <w:lang w:val="en-US"/>
          </w:rPr>
          <m:t>τ=0</m:t>
        </m:r>
      </m:oMath>
      <w:r>
        <w:rPr>
          <w:rFonts w:eastAsiaTheme="minorEastAsia"/>
          <w:lang w:val="en-US"/>
        </w:rPr>
        <w:t>)</w:t>
      </w:r>
      <w:r>
        <w:rPr>
          <w:lang w:val="en-US"/>
        </w:rPr>
        <w:t xml:space="preserve">. </w:t>
      </w:r>
    </w:p>
    <w:p w14:paraId="73303988" w14:textId="7E5A2C6E" w:rsidR="00277530" w:rsidRDefault="00277530" w:rsidP="00F95FA6">
      <w:pPr>
        <w:spacing w:before="120" w:after="120" w:line="480" w:lineRule="auto"/>
        <w:rPr>
          <w:lang w:val="en-US"/>
        </w:rPr>
      </w:pPr>
      <w:r w:rsidRPr="00277530">
        <w:rPr>
          <w:b/>
          <w:lang w:val="en-US"/>
        </w:rPr>
        <w:t>Figure 4:</w:t>
      </w:r>
      <w:r w:rsidRPr="00BA20A8">
        <w:rPr>
          <w:lang w:val="en-US"/>
        </w:rPr>
        <w:t xml:space="preserve"> Euclidean distances from the optimum over models. (A): total distributions of all models. (B): distributions of adapted models with small distance to the optimum. </w:t>
      </w:r>
    </w:p>
    <w:p w14:paraId="742BC80E" w14:textId="35F019AE" w:rsidR="00277530" w:rsidRDefault="00277530" w:rsidP="00F95FA6">
      <w:pPr>
        <w:spacing w:before="120" w:after="120" w:line="480" w:lineRule="auto"/>
        <w:rPr>
          <w:rFonts w:eastAsiaTheme="minorEastAsia"/>
          <w:lang w:val="en-US"/>
        </w:rPr>
      </w:pPr>
      <w:r w:rsidRPr="00277530">
        <w:rPr>
          <w:b/>
          <w:lang w:val="en-US"/>
        </w:rPr>
        <w:t>Figure 5:</w:t>
      </w:r>
      <w:r>
        <w:rPr>
          <w:lang w:val="en-US"/>
        </w:rPr>
        <w:t xml:space="preserve"> 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Pr>
          <w:rFonts w:eastAsiaTheme="minorEastAsia"/>
          <w:lang w:val="en-US"/>
        </w:rPr>
        <w:t>) among adapted populations with increasing additive effect size Note that there was only one adapted Gaussian population with high additive effect size</w:t>
      </w:r>
      <w:r w:rsidR="003B4352">
        <w:rPr>
          <w:rFonts w:eastAsiaTheme="minorEastAsia"/>
          <w:lang w:val="en-US"/>
        </w:rPr>
        <w:t>.</w:t>
      </w:r>
    </w:p>
    <w:p w14:paraId="2548BF14" w14:textId="1824C63E" w:rsidR="00277530" w:rsidRDefault="00277530" w:rsidP="00F95FA6">
      <w:pPr>
        <w:spacing w:before="120" w:after="120" w:line="480" w:lineRule="auto"/>
        <w:rPr>
          <w:lang w:val="en-US"/>
        </w:rPr>
      </w:pPr>
      <w:r w:rsidRPr="00277530">
        <w:rPr>
          <w:b/>
          <w:lang w:val="en-US"/>
        </w:rPr>
        <w:t>Figure 6:</w:t>
      </w:r>
      <w:r>
        <w:rPr>
          <w:lang w:val="en-US"/>
        </w:rPr>
        <w:t xml:space="preserve"> Mean additive variance (V</w:t>
      </w:r>
      <w:r>
        <w:rPr>
          <w:vertAlign w:val="subscript"/>
          <w:lang w:val="en-US"/>
        </w:rPr>
        <w:t>A</w:t>
      </w:r>
      <w:r>
        <w:rPr>
          <w:lang w:val="en-US"/>
        </w:rPr>
        <w:t>)</w:t>
      </w:r>
      <w:r>
        <w:rPr>
          <w:rFonts w:eastAsiaTheme="minorEastAsia"/>
          <w:lang w:val="en-US"/>
        </w:rPr>
        <w:t xml:space="preserve"> among adapted populations with increasing additive effect size Note that there was only one adapted Gaussian population with high additive effect size</w:t>
      </w:r>
      <w:r w:rsidR="003B4352">
        <w:rPr>
          <w:rFonts w:eastAsiaTheme="minorEastAsia"/>
          <w:lang w:val="en-US"/>
        </w:rPr>
        <w:t>. Several outliers were removed for improved readability.</w:t>
      </w:r>
    </w:p>
    <w:p w14:paraId="72D73AD4" w14:textId="7558B97A" w:rsidR="00277530" w:rsidRDefault="00277530" w:rsidP="00F95FA6">
      <w:pPr>
        <w:spacing w:before="120" w:after="120" w:line="480" w:lineRule="auto"/>
        <w:rPr>
          <w:rFonts w:eastAsiaTheme="minorEastAsia"/>
          <w:lang w:val="en-US"/>
        </w:rPr>
      </w:pPr>
      <w:r w:rsidRPr="00277530">
        <w:rPr>
          <w:b/>
          <w:lang w:val="en-US"/>
        </w:rPr>
        <w:t>Figure 7:</w:t>
      </w:r>
      <w:r w:rsidRPr="0081361F">
        <w:rPr>
          <w:lang w:val="en-US"/>
        </w:rPr>
        <w:t xml:space="preserve"> </w:t>
      </w:r>
      <w:r>
        <w:rPr>
          <w:lang w:val="en-US"/>
        </w:rPr>
        <w:t>Mean trait covariance</w:t>
      </w:r>
      <w:r>
        <w:rPr>
          <w:rFonts w:eastAsiaTheme="minorEastAsia"/>
          <w:lang w:val="en-US"/>
        </w:rPr>
        <w:t xml:space="preserve"> among adapted populations with increasing additive effect size</w:t>
      </w:r>
      <w:r w:rsidR="0025255F">
        <w:rPr>
          <w:rFonts w:eastAsiaTheme="minorEastAsia"/>
          <w:lang w:val="en-US"/>
        </w:rPr>
        <w:t xml:space="preserve">. </w:t>
      </w:r>
      <w:r>
        <w:rPr>
          <w:rFonts w:eastAsiaTheme="minorEastAsia"/>
          <w:lang w:val="en-US"/>
        </w:rPr>
        <w:t>Note that there was only one adapted Gaussian population with high additive effect size</w:t>
      </w:r>
      <w:r w:rsidR="0025255F">
        <w:rPr>
          <w:rFonts w:eastAsiaTheme="minorEastAsia"/>
          <w:lang w:val="en-US"/>
        </w:rPr>
        <w:t xml:space="preserve">. </w:t>
      </w:r>
      <w:r w:rsidR="0025255F">
        <w:rPr>
          <w:rFonts w:eastAsiaTheme="minorEastAsia"/>
          <w:lang w:val="en-US"/>
        </w:rPr>
        <w:t>Several outliers were removed for improved readability.</w:t>
      </w:r>
    </w:p>
    <w:p w14:paraId="59CEF8CD" w14:textId="6BD36EF9" w:rsidR="00277530" w:rsidRDefault="006F7EDA" w:rsidP="00F95FA6">
      <w:pPr>
        <w:spacing w:before="120" w:after="120" w:line="480" w:lineRule="auto"/>
        <w:rPr>
          <w:ins w:id="112" w:author="Nick" w:date="2020-11-02T19:40:00Z"/>
          <w:rFonts w:eastAsiaTheme="minorEastAsia"/>
          <w:lang w:val="en-US"/>
        </w:rPr>
      </w:pPr>
      <w:r w:rsidRPr="006F7EDA">
        <w:rPr>
          <w:rFonts w:eastAsiaTheme="minorEastAsia"/>
          <w:b/>
          <w:lang w:val="en-US"/>
        </w:rPr>
        <w:t>Figure 8:</w:t>
      </w:r>
      <w:r>
        <w:rPr>
          <w:rFonts w:eastAsiaTheme="minorEastAsia"/>
          <w:lang w:val="en-US"/>
        </w:rPr>
        <w:t xml:space="preserve">  Density estimates of mutational effect sizes for adapted populations at generation 100,000 under different Continuum of Alleles models, with additive effect size distribution.</w:t>
      </w:r>
    </w:p>
    <w:p w14:paraId="67D073EE" w14:textId="77777777" w:rsidR="00165025" w:rsidRDefault="00165025" w:rsidP="00F95FA6">
      <w:pPr>
        <w:spacing w:before="120" w:after="120" w:line="480" w:lineRule="auto"/>
        <w:rPr>
          <w:ins w:id="113" w:author="Nick" w:date="2020-11-02T19:40:00Z"/>
          <w:rFonts w:eastAsiaTheme="minorEastAsia"/>
          <w:lang w:val="en-US"/>
        </w:rPr>
      </w:pPr>
    </w:p>
    <w:p w14:paraId="42FC5FFB" w14:textId="77777777" w:rsidR="00165025" w:rsidRPr="006F7EDA" w:rsidRDefault="00165025" w:rsidP="00F95FA6">
      <w:pPr>
        <w:spacing w:before="120" w:after="120" w:line="480" w:lineRule="auto"/>
        <w:rPr>
          <w:rFonts w:eastAsiaTheme="minorEastAsia"/>
          <w:lang w:val="en-US"/>
        </w:rPr>
      </w:pPr>
    </w:p>
    <w:p w14:paraId="51FE5D50" w14:textId="77777777" w:rsidR="006F7A0D" w:rsidRDefault="006F7A0D">
      <w:pPr>
        <w:pStyle w:val="Heading1"/>
        <w:pPrChange w:id="114" w:author="Daniel Ortiz-Barrientos" w:date="2020-11-02T13:10:00Z">
          <w:pPr>
            <w:spacing w:before="120" w:after="120" w:line="480" w:lineRule="auto"/>
          </w:pPr>
        </w:pPrChange>
      </w:pPr>
      <w:r>
        <w:rPr>
          <w:noProof/>
        </w:rPr>
        <w:lastRenderedPageBreak/>
        <w:pict w14:anchorId="69202B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4.25pt;margin-top:17.8pt;width:436.1pt;height:545.3pt;z-index:-251651072;mso-position-horizontal:absolute;mso-position-horizontal-relative:text;mso-position-vertical:absolute;mso-position-vertical-relative:text">
            <v:imagedata r:id="rId8" o:title="fig3a_vartime"/>
          </v:shape>
        </w:pict>
      </w:r>
      <w:r w:rsidR="00277530" w:rsidRPr="00277530">
        <w:t xml:space="preserve">Figure </w:t>
      </w:r>
      <w:r w:rsidR="006F7EDA">
        <w:t>3</w:t>
      </w:r>
      <w:ins w:id="115" w:author="Nick" w:date="2020-11-02T18:50:00Z">
        <w:r w:rsidR="002A3ABD">
          <w:t>A</w:t>
        </w:r>
      </w:ins>
    </w:p>
    <w:p w14:paraId="43BBDECD" w14:textId="264EAC0B" w:rsidR="006F7EDA" w:rsidRDefault="006F7EDA" w:rsidP="006F7A0D">
      <w:pPr>
        <w:pStyle w:val="Heading1"/>
      </w:pPr>
      <w:r>
        <w:br w:type="page"/>
      </w:r>
    </w:p>
    <w:p w14:paraId="0E85A689" w14:textId="53031510" w:rsidR="006F7A0D" w:rsidRDefault="006F7A0D" w:rsidP="006F7A0D">
      <w:pPr>
        <w:pStyle w:val="Heading1"/>
      </w:pPr>
      <w:r>
        <w:lastRenderedPageBreak/>
        <w:t>Figure 3B</w:t>
      </w:r>
    </w:p>
    <w:p w14:paraId="385293F6" w14:textId="521B4873" w:rsidR="006F7A0D" w:rsidRPr="006F7A0D" w:rsidRDefault="006F7A0D" w:rsidP="006F7A0D">
      <w:pPr>
        <w:rPr>
          <w:lang w:val="en-US"/>
        </w:rPr>
      </w:pPr>
      <w:r>
        <w:rPr>
          <w:noProof/>
        </w:rPr>
        <w:pict w14:anchorId="0AA0B3B8">
          <v:shape id="_x0000_s1031" type="#_x0000_t75" style="position:absolute;margin-left:0;margin-top:-.85pt;width:450.35pt;height:563.1pt;z-index:-251649024;mso-position-horizontal:absolute;mso-position-horizontal-relative:text;mso-position-vertical:absolute;mso-position-vertical-relative:text">
            <v:imagedata r:id="rId9" o:title="fig3b_covtime"/>
          </v:shape>
        </w:pict>
      </w:r>
    </w:p>
    <w:p w14:paraId="3FA6E95D" w14:textId="77777777" w:rsidR="006F7A0D" w:rsidRDefault="006F7A0D" w:rsidP="006F7A0D"/>
    <w:p w14:paraId="01537107" w14:textId="77777777" w:rsidR="006F7A0D" w:rsidRDefault="006F7A0D" w:rsidP="006F7A0D"/>
    <w:p w14:paraId="7923BDA8" w14:textId="77777777" w:rsidR="006F7A0D" w:rsidRDefault="006F7A0D" w:rsidP="006F7A0D"/>
    <w:p w14:paraId="6B2FC500" w14:textId="77777777" w:rsidR="006F7A0D" w:rsidRDefault="006F7A0D" w:rsidP="006F7A0D"/>
    <w:p w14:paraId="22A576D4" w14:textId="77777777" w:rsidR="006F7A0D" w:rsidRDefault="006F7A0D" w:rsidP="006F7A0D"/>
    <w:p w14:paraId="40CC7729" w14:textId="77777777" w:rsidR="006F7A0D" w:rsidRDefault="006F7A0D" w:rsidP="006F7A0D"/>
    <w:p w14:paraId="7F04390E" w14:textId="77777777" w:rsidR="006F7A0D" w:rsidRDefault="006F7A0D" w:rsidP="006F7A0D"/>
    <w:p w14:paraId="600DD422" w14:textId="77777777" w:rsidR="006F7A0D" w:rsidRDefault="006F7A0D" w:rsidP="006F7A0D"/>
    <w:p w14:paraId="0D8FF48C" w14:textId="77777777" w:rsidR="006F7A0D" w:rsidRDefault="006F7A0D" w:rsidP="006F7A0D"/>
    <w:p w14:paraId="66A54A51" w14:textId="77777777" w:rsidR="006F7A0D" w:rsidRDefault="006F7A0D" w:rsidP="006F7A0D"/>
    <w:p w14:paraId="6E20ECC0" w14:textId="77777777" w:rsidR="006F7A0D" w:rsidRDefault="006F7A0D" w:rsidP="006F7A0D"/>
    <w:p w14:paraId="00276E1A" w14:textId="77777777" w:rsidR="006F7A0D" w:rsidRDefault="006F7A0D" w:rsidP="006F7A0D"/>
    <w:p w14:paraId="03B781BD" w14:textId="77777777" w:rsidR="006F7A0D" w:rsidRDefault="006F7A0D" w:rsidP="006F7A0D"/>
    <w:p w14:paraId="31F8DC2C" w14:textId="77777777" w:rsidR="006F7A0D" w:rsidRDefault="006F7A0D" w:rsidP="006F7A0D"/>
    <w:p w14:paraId="332341CA" w14:textId="77777777" w:rsidR="006F7A0D" w:rsidRDefault="006F7A0D" w:rsidP="006F7A0D"/>
    <w:p w14:paraId="6A9F9FB6" w14:textId="77777777" w:rsidR="006F7A0D" w:rsidRDefault="006F7A0D" w:rsidP="006F7A0D"/>
    <w:p w14:paraId="08BEE997" w14:textId="77777777" w:rsidR="006F7A0D" w:rsidRDefault="006F7A0D" w:rsidP="006F7A0D"/>
    <w:p w14:paraId="1F140732" w14:textId="77777777" w:rsidR="006F7A0D" w:rsidRDefault="006F7A0D" w:rsidP="006F7A0D"/>
    <w:p w14:paraId="5E64CBA0" w14:textId="77777777" w:rsidR="006F7A0D" w:rsidRDefault="006F7A0D" w:rsidP="006F7A0D"/>
    <w:p w14:paraId="5BE49762" w14:textId="77777777" w:rsidR="006F7A0D" w:rsidRDefault="006F7A0D" w:rsidP="006F7A0D"/>
    <w:p w14:paraId="6B9077C5" w14:textId="77777777" w:rsidR="006F7A0D" w:rsidRDefault="006F7A0D" w:rsidP="006F7A0D"/>
    <w:p w14:paraId="204FB35C" w14:textId="77777777" w:rsidR="006F7A0D" w:rsidRDefault="006F7A0D" w:rsidP="006F7A0D"/>
    <w:p w14:paraId="2CA08E64" w14:textId="77777777" w:rsidR="006F7A0D" w:rsidRDefault="006F7A0D" w:rsidP="006F7A0D"/>
    <w:p w14:paraId="26834E1F" w14:textId="77777777" w:rsidR="006F7A0D" w:rsidRDefault="006F7A0D" w:rsidP="006F7A0D"/>
    <w:p w14:paraId="3608862A" w14:textId="77777777" w:rsidR="006F7A0D" w:rsidRDefault="006F7A0D" w:rsidP="006F7A0D"/>
    <w:p w14:paraId="10F94B9D" w14:textId="77777777" w:rsidR="00F76EC9" w:rsidRDefault="00F76EC9">
      <w:pPr>
        <w:pStyle w:val="Heading1"/>
        <w:sectPr w:rsidR="00F76EC9" w:rsidSect="00277530">
          <w:pgSz w:w="11900" w:h="16840" w:code="1"/>
          <w:pgMar w:top="1440" w:right="1440" w:bottom="1440" w:left="1440" w:header="720" w:footer="720" w:gutter="0"/>
          <w:cols w:space="720"/>
          <w:docGrid w:linePitch="360"/>
        </w:sectPr>
      </w:pPr>
    </w:p>
    <w:p w14:paraId="3B495779" w14:textId="73BF67AD" w:rsidR="00277530" w:rsidRDefault="006F7A0D">
      <w:pPr>
        <w:pStyle w:val="Heading1"/>
        <w:pPrChange w:id="116" w:author="Daniel Ortiz-Barrientos" w:date="2020-11-02T13:56:00Z">
          <w:pPr>
            <w:spacing w:before="120" w:after="120" w:line="480" w:lineRule="auto"/>
          </w:pPr>
        </w:pPrChange>
      </w:pPr>
      <w:r>
        <w:rPr>
          <w:noProof/>
        </w:rPr>
        <w:lastRenderedPageBreak/>
        <w:pict w14:anchorId="609A50E3">
          <v:shape id="_x0000_s1032" type="#_x0000_t75" style="position:absolute;margin-left:15.6pt;margin-top:10.4pt;width:713.85pt;height:475.95pt;z-index:-251646976;mso-position-horizontal:absolute;mso-position-horizontal-relative:text;mso-position-vertical:absolute;mso-position-vertical-relative:text">
            <v:imagedata r:id="rId10" o:title="fig4a_dist_mod_full"/>
          </v:shape>
        </w:pict>
      </w:r>
      <w:r w:rsidR="00277530">
        <w:t>Figure 4</w:t>
      </w:r>
      <w:r>
        <w:t>A</w:t>
      </w:r>
    </w:p>
    <w:p w14:paraId="46D691F0" w14:textId="77777777" w:rsidR="00F76EC9" w:rsidRDefault="00F76EC9" w:rsidP="00F76EC9">
      <w:pPr>
        <w:rPr>
          <w:lang w:val="en-US"/>
        </w:rPr>
      </w:pPr>
    </w:p>
    <w:p w14:paraId="30A97E1A" w14:textId="77777777" w:rsidR="00F76EC9" w:rsidRDefault="00F76EC9" w:rsidP="00F76EC9">
      <w:pPr>
        <w:rPr>
          <w:lang w:val="en-US"/>
        </w:rPr>
      </w:pPr>
    </w:p>
    <w:p w14:paraId="71578415" w14:textId="77777777" w:rsidR="00F76EC9" w:rsidRDefault="00F76EC9" w:rsidP="00F76EC9">
      <w:pPr>
        <w:rPr>
          <w:lang w:val="en-US"/>
        </w:rPr>
      </w:pPr>
    </w:p>
    <w:p w14:paraId="45731543" w14:textId="77777777" w:rsidR="00F76EC9" w:rsidRDefault="00F76EC9" w:rsidP="00F76EC9">
      <w:pPr>
        <w:rPr>
          <w:lang w:val="en-US"/>
        </w:rPr>
      </w:pPr>
    </w:p>
    <w:p w14:paraId="6B037A16" w14:textId="77777777" w:rsidR="00F76EC9" w:rsidRDefault="00F76EC9" w:rsidP="00F76EC9">
      <w:pPr>
        <w:rPr>
          <w:lang w:val="en-US"/>
        </w:rPr>
      </w:pPr>
    </w:p>
    <w:p w14:paraId="7F6F9A85" w14:textId="77777777" w:rsidR="00F76EC9" w:rsidRDefault="00F76EC9" w:rsidP="00F76EC9">
      <w:pPr>
        <w:rPr>
          <w:lang w:val="en-US"/>
        </w:rPr>
      </w:pPr>
    </w:p>
    <w:p w14:paraId="7787DC52" w14:textId="77777777" w:rsidR="00F76EC9" w:rsidRDefault="00F76EC9" w:rsidP="00F76EC9">
      <w:pPr>
        <w:rPr>
          <w:lang w:val="en-US"/>
        </w:rPr>
      </w:pPr>
    </w:p>
    <w:p w14:paraId="321C274E" w14:textId="77777777" w:rsidR="00F76EC9" w:rsidRDefault="00F76EC9" w:rsidP="00F76EC9">
      <w:pPr>
        <w:rPr>
          <w:lang w:val="en-US"/>
        </w:rPr>
      </w:pPr>
    </w:p>
    <w:p w14:paraId="7D1CBC5D" w14:textId="77777777" w:rsidR="00F76EC9" w:rsidRDefault="00F76EC9" w:rsidP="00F76EC9">
      <w:pPr>
        <w:rPr>
          <w:lang w:val="en-US"/>
        </w:rPr>
      </w:pPr>
    </w:p>
    <w:p w14:paraId="5273449A" w14:textId="77777777" w:rsidR="00F76EC9" w:rsidRDefault="00F76EC9" w:rsidP="00F76EC9">
      <w:pPr>
        <w:rPr>
          <w:lang w:val="en-US"/>
        </w:rPr>
      </w:pPr>
    </w:p>
    <w:p w14:paraId="2B1BBBDC" w14:textId="77777777" w:rsidR="00F76EC9" w:rsidRDefault="00F76EC9" w:rsidP="00F76EC9">
      <w:pPr>
        <w:rPr>
          <w:lang w:val="en-US"/>
        </w:rPr>
      </w:pPr>
    </w:p>
    <w:p w14:paraId="6202C0AF" w14:textId="77777777" w:rsidR="00F76EC9" w:rsidRDefault="00F76EC9" w:rsidP="00F76EC9">
      <w:pPr>
        <w:rPr>
          <w:lang w:val="en-US"/>
        </w:rPr>
      </w:pPr>
    </w:p>
    <w:p w14:paraId="1EA6EAA5" w14:textId="77777777" w:rsidR="00F76EC9" w:rsidRDefault="00F76EC9" w:rsidP="00F76EC9">
      <w:pPr>
        <w:rPr>
          <w:lang w:val="en-US"/>
        </w:rPr>
      </w:pPr>
    </w:p>
    <w:p w14:paraId="04847318" w14:textId="77777777" w:rsidR="00F76EC9" w:rsidRDefault="00F76EC9" w:rsidP="00F76EC9">
      <w:pPr>
        <w:rPr>
          <w:lang w:val="en-US"/>
        </w:rPr>
      </w:pPr>
    </w:p>
    <w:p w14:paraId="68400734" w14:textId="77777777" w:rsidR="00F76EC9" w:rsidRDefault="00F76EC9" w:rsidP="00F76EC9">
      <w:pPr>
        <w:rPr>
          <w:lang w:val="en-US"/>
        </w:rPr>
      </w:pPr>
    </w:p>
    <w:p w14:paraId="7B614B86" w14:textId="77777777" w:rsidR="00F76EC9" w:rsidRDefault="00F76EC9" w:rsidP="00F76EC9">
      <w:pPr>
        <w:rPr>
          <w:lang w:val="en-US"/>
        </w:rPr>
      </w:pPr>
    </w:p>
    <w:p w14:paraId="0F195D5A" w14:textId="286A5DDE" w:rsidR="00F76EC9" w:rsidRDefault="00F76EC9" w:rsidP="00F76EC9">
      <w:pPr>
        <w:pStyle w:val="Heading1"/>
      </w:pPr>
      <w:r>
        <w:rPr>
          <w:noProof/>
        </w:rPr>
        <w:lastRenderedPageBreak/>
        <w:pict w14:anchorId="4542A2BF">
          <v:shape id="_x0000_s1034" type="#_x0000_t75" style="position:absolute;margin-left:15.65pt;margin-top:10.45pt;width:660.2pt;height:439.9pt;z-index:-251644928;mso-position-horizontal:absolute;mso-position-horizontal-relative:text;mso-position-vertical:absolute;mso-position-vertical-relative:text">
            <v:imagedata r:id="rId11" o:title="fig4b_dist_mod_p1"/>
          </v:shape>
        </w:pict>
      </w:r>
      <w:r>
        <w:t>Figure 4B</w:t>
      </w:r>
    </w:p>
    <w:p w14:paraId="5741AA1F" w14:textId="1B2060D2" w:rsidR="00F76EC9" w:rsidRDefault="00F76EC9" w:rsidP="00F76EC9">
      <w:pPr>
        <w:rPr>
          <w:lang w:val="en-US"/>
        </w:rPr>
      </w:pPr>
    </w:p>
    <w:p w14:paraId="761673E2" w14:textId="77777777" w:rsidR="00F76EC9" w:rsidRDefault="00F76EC9" w:rsidP="00F76EC9">
      <w:pPr>
        <w:rPr>
          <w:lang w:val="en-US"/>
        </w:rPr>
      </w:pPr>
    </w:p>
    <w:p w14:paraId="5668A886" w14:textId="77777777" w:rsidR="00F76EC9" w:rsidRDefault="00F76EC9" w:rsidP="00F76EC9">
      <w:pPr>
        <w:rPr>
          <w:lang w:val="en-US"/>
        </w:rPr>
      </w:pPr>
    </w:p>
    <w:p w14:paraId="08160D9A" w14:textId="77777777" w:rsidR="00F76EC9" w:rsidRDefault="00F76EC9" w:rsidP="00F76EC9">
      <w:pPr>
        <w:rPr>
          <w:lang w:val="en-US"/>
        </w:rPr>
      </w:pPr>
    </w:p>
    <w:p w14:paraId="51147628" w14:textId="77777777" w:rsidR="00F76EC9" w:rsidRDefault="00F76EC9" w:rsidP="00F76EC9">
      <w:pPr>
        <w:rPr>
          <w:lang w:val="en-US"/>
        </w:rPr>
      </w:pPr>
    </w:p>
    <w:p w14:paraId="1905B2A0" w14:textId="77777777" w:rsidR="00F76EC9" w:rsidRDefault="00F76EC9" w:rsidP="00F76EC9">
      <w:pPr>
        <w:rPr>
          <w:lang w:val="en-US"/>
        </w:rPr>
      </w:pPr>
    </w:p>
    <w:p w14:paraId="0AA272A7" w14:textId="77777777" w:rsidR="00F76EC9" w:rsidRDefault="00F76EC9" w:rsidP="00F76EC9">
      <w:pPr>
        <w:rPr>
          <w:lang w:val="en-US"/>
        </w:rPr>
      </w:pPr>
    </w:p>
    <w:p w14:paraId="151531EF" w14:textId="77777777" w:rsidR="00F76EC9" w:rsidRDefault="00F76EC9" w:rsidP="00F76EC9">
      <w:pPr>
        <w:rPr>
          <w:lang w:val="en-US"/>
        </w:rPr>
      </w:pPr>
    </w:p>
    <w:p w14:paraId="69295951" w14:textId="77777777" w:rsidR="00F76EC9" w:rsidRDefault="00F76EC9" w:rsidP="00F76EC9">
      <w:pPr>
        <w:rPr>
          <w:lang w:val="en-US"/>
        </w:rPr>
      </w:pPr>
    </w:p>
    <w:p w14:paraId="72545ACE" w14:textId="77777777" w:rsidR="00F76EC9" w:rsidRDefault="00F76EC9" w:rsidP="00F76EC9">
      <w:pPr>
        <w:rPr>
          <w:lang w:val="en-US"/>
        </w:rPr>
      </w:pPr>
    </w:p>
    <w:p w14:paraId="292C7DA2" w14:textId="77777777" w:rsidR="00F76EC9" w:rsidRDefault="00F76EC9" w:rsidP="00F76EC9">
      <w:pPr>
        <w:rPr>
          <w:lang w:val="en-US"/>
        </w:rPr>
      </w:pPr>
    </w:p>
    <w:p w14:paraId="2ADC7FCD" w14:textId="77777777" w:rsidR="00F76EC9" w:rsidRDefault="00F76EC9" w:rsidP="00F76EC9">
      <w:pPr>
        <w:rPr>
          <w:lang w:val="en-US"/>
        </w:rPr>
      </w:pPr>
    </w:p>
    <w:p w14:paraId="681FAE0B" w14:textId="77777777" w:rsidR="00F76EC9" w:rsidRDefault="00F76EC9" w:rsidP="00F76EC9">
      <w:pPr>
        <w:rPr>
          <w:lang w:val="en-US"/>
        </w:rPr>
      </w:pPr>
    </w:p>
    <w:p w14:paraId="2264BC48" w14:textId="77777777" w:rsidR="00F76EC9" w:rsidRDefault="00F76EC9" w:rsidP="00F76EC9">
      <w:pPr>
        <w:rPr>
          <w:lang w:val="en-US"/>
        </w:rPr>
      </w:pPr>
    </w:p>
    <w:p w14:paraId="0D97D94C" w14:textId="77777777" w:rsidR="00F76EC9" w:rsidRDefault="00F76EC9" w:rsidP="00F76EC9">
      <w:pPr>
        <w:rPr>
          <w:lang w:val="en-US"/>
        </w:rPr>
      </w:pPr>
    </w:p>
    <w:p w14:paraId="297E3625" w14:textId="77777777" w:rsidR="00F76EC9" w:rsidRPr="00F76EC9" w:rsidRDefault="00F76EC9" w:rsidP="00F76EC9">
      <w:pPr>
        <w:rPr>
          <w:lang w:val="en-US"/>
        </w:rPr>
        <w:sectPr w:rsidR="00F76EC9" w:rsidRPr="00F76EC9" w:rsidSect="00F76EC9">
          <w:pgSz w:w="16840" w:h="11900" w:orient="landscape" w:code="1"/>
          <w:pgMar w:top="1440" w:right="1440" w:bottom="1440" w:left="1440" w:header="720" w:footer="720" w:gutter="0"/>
          <w:cols w:space="720"/>
          <w:docGrid w:linePitch="360"/>
        </w:sectPr>
      </w:pPr>
    </w:p>
    <w:p w14:paraId="27CFB52F" w14:textId="1AE02343" w:rsidR="00277530" w:rsidRDefault="00CB3821">
      <w:pPr>
        <w:pStyle w:val="Heading1"/>
        <w:rPr>
          <w:b w:val="0"/>
          <w:bCs w:val="0"/>
        </w:rPr>
        <w:sectPr w:rsidR="00277530" w:rsidSect="00277530">
          <w:pgSz w:w="16840" w:h="11900" w:orient="landscape" w:code="1"/>
          <w:pgMar w:top="1440" w:right="1440" w:bottom="1440" w:left="1440" w:header="720" w:footer="720" w:gutter="0"/>
          <w:cols w:space="720"/>
          <w:docGrid w:linePitch="360"/>
        </w:sectPr>
        <w:pPrChange w:id="117" w:author="Daniel Ortiz-Barrientos" w:date="2020-11-02T13:56:00Z">
          <w:pPr>
            <w:spacing w:before="120" w:after="120" w:line="480" w:lineRule="auto"/>
          </w:pPr>
        </w:pPrChange>
      </w:pPr>
      <w:r>
        <w:rPr>
          <w:noProof/>
        </w:rPr>
        <w:lastRenderedPageBreak/>
        <w:pict w14:anchorId="01A465C0">
          <v:shape id="_x0000_s1035" type="#_x0000_t75" style="position:absolute;margin-left:11.55pt;margin-top:7.7pt;width:664.3pt;height:442.65pt;z-index:-251642880;mso-position-horizontal:absolute;mso-position-horizontal-relative:text;mso-position-vertical:absolute;mso-position-vertical-relative:text">
            <v:imagedata r:id="rId12" o:title="fig5_dist_ls"/>
          </v:shape>
        </w:pict>
      </w:r>
      <w:r w:rsidR="00277530">
        <w:t>Figure 5</w:t>
      </w:r>
      <w:r w:rsidR="006F7EDA">
        <w:t xml:space="preserve"> </w:t>
      </w:r>
    </w:p>
    <w:p w14:paraId="14C18E45" w14:textId="52727E4A" w:rsidR="00277530" w:rsidRPr="006F7EDA" w:rsidRDefault="00CB3821">
      <w:pPr>
        <w:pStyle w:val="Heading1"/>
        <w:pPrChange w:id="118" w:author="Daniel Ortiz-Barrientos" w:date="2020-11-02T13:56:00Z">
          <w:pPr>
            <w:spacing w:before="120" w:after="120" w:line="480" w:lineRule="auto"/>
          </w:pPr>
        </w:pPrChange>
      </w:pPr>
      <w:r>
        <w:rPr>
          <w:noProof/>
        </w:rPr>
        <w:lastRenderedPageBreak/>
        <w:pict w14:anchorId="04C69C9A">
          <v:shape id="_x0000_s1036" type="#_x0000_t75" style="position:absolute;margin-left:0;margin-top:0;width:675.85pt;height:450.35pt;z-index:-251640832;mso-position-horizontal:absolute;mso-position-horizontal-relative:text;mso-position-vertical:absolute;mso-position-vertical-relative:text">
            <v:imagedata r:id="rId13" o:title="fig6_var_ls"/>
          </v:shape>
        </w:pict>
      </w:r>
      <w:r w:rsidR="006F7EDA">
        <w:t>Figure 6</w:t>
      </w:r>
    </w:p>
    <w:p w14:paraId="31BA015F" w14:textId="02B41A16" w:rsidR="008104CD" w:rsidRDefault="008104CD" w:rsidP="005343F5">
      <w:pPr>
        <w:spacing w:before="120" w:after="120" w:line="480" w:lineRule="auto"/>
        <w:ind w:firstLine="720"/>
        <w:rPr>
          <w:lang w:val="en-US"/>
        </w:rPr>
      </w:pPr>
    </w:p>
    <w:p w14:paraId="39FA4DE5" w14:textId="77777777" w:rsidR="00277530" w:rsidRDefault="00277530" w:rsidP="005343F5">
      <w:pPr>
        <w:spacing w:before="120" w:after="120" w:line="480" w:lineRule="auto"/>
        <w:ind w:firstLine="720"/>
        <w:rPr>
          <w:rFonts w:eastAsiaTheme="minorEastAsia"/>
          <w:lang w:val="en-US"/>
        </w:rPr>
        <w:sectPr w:rsidR="00277530" w:rsidSect="006F7EDA">
          <w:pgSz w:w="16840" w:h="11900" w:orient="landscape" w:code="1"/>
          <w:pgMar w:top="1440" w:right="1440" w:bottom="1440" w:left="1440" w:header="720" w:footer="720" w:gutter="0"/>
          <w:cols w:space="720"/>
          <w:docGrid w:linePitch="360"/>
        </w:sectPr>
      </w:pPr>
    </w:p>
    <w:p w14:paraId="4BB71EA5" w14:textId="160A2540" w:rsidR="006F7EDA" w:rsidRPr="00CB3821" w:rsidRDefault="00CB3821" w:rsidP="00CB3821">
      <w:pPr>
        <w:pStyle w:val="Heading1"/>
        <w:sectPr w:rsidR="006F7EDA" w:rsidRPr="00CB3821" w:rsidSect="006F7EDA">
          <w:pgSz w:w="16840" w:h="11900" w:orient="landscape" w:code="1"/>
          <w:pgMar w:top="1440" w:right="1440" w:bottom="1440" w:left="1440" w:header="720" w:footer="720" w:gutter="0"/>
          <w:cols w:space="720"/>
          <w:docGrid w:linePitch="360"/>
        </w:sectPr>
      </w:pPr>
      <w:r>
        <w:rPr>
          <w:noProof/>
        </w:rPr>
        <w:lastRenderedPageBreak/>
        <w:pict w14:anchorId="41F031EE">
          <v:shape id="_x0000_s1037" type="#_x0000_t75" style="position:absolute;margin-left:0;margin-top:0;width:675.85pt;height:450.35pt;z-index:-251638784;mso-position-horizontal:absolute;mso-position-horizontal-relative:text;mso-position-vertical:absolute;mso-position-vertical-relative:text">
            <v:imagedata r:id="rId14" o:title="fig7_cov_ls"/>
          </v:shape>
        </w:pict>
      </w:r>
      <w:r w:rsidR="006F7EDA" w:rsidRPr="006F7EDA">
        <w:t>Figure 7</w:t>
      </w:r>
    </w:p>
    <w:p w14:paraId="3658C21D" w14:textId="17E9D3D3" w:rsidR="004B113A" w:rsidRPr="006F7EDA" w:rsidRDefault="006F7EDA">
      <w:pPr>
        <w:pStyle w:val="Heading1"/>
        <w:pPrChange w:id="119" w:author="Daniel Ortiz-Barrientos" w:date="2020-11-02T13:56:00Z">
          <w:pPr>
            <w:spacing w:before="120" w:after="120" w:line="480" w:lineRule="auto"/>
          </w:pPr>
        </w:pPrChange>
      </w:pPr>
      <w:r>
        <w:lastRenderedPageBreak/>
        <w:t>Figure 8</w:t>
      </w:r>
    </w:p>
    <w:p w14:paraId="221BEAFF" w14:textId="67BE4E74" w:rsidR="00C138B4" w:rsidRDefault="00D72739" w:rsidP="005343F5">
      <w:pPr>
        <w:spacing w:before="120" w:after="120" w:line="480" w:lineRule="auto"/>
        <w:ind w:firstLine="720"/>
        <w:rPr>
          <w:rFonts w:eastAsiaTheme="minorEastAsia"/>
          <w:noProof/>
          <w:lang w:eastAsia="en-AU"/>
        </w:rPr>
      </w:pPr>
      <w:r>
        <w:rPr>
          <w:noProof/>
        </w:rPr>
        <w:pict w14:anchorId="659D89DA">
          <v:shape id="_x0000_s1038" type="#_x0000_t75" style="position:absolute;left:0;text-align:left;margin-left:36pt;margin-top:-.85pt;width:696.9pt;height:261.5pt;z-index:-251636736;mso-position-horizontal:absolute;mso-position-horizontal-relative:text;mso-position-vertical:absolute;mso-position-vertical-relative:text">
            <v:imagedata r:id="rId15" o:title="fig8AllelicFX_ls.m.po1"/>
          </v:shape>
        </w:pict>
      </w:r>
    </w:p>
    <w:p w14:paraId="64D7EAB2" w14:textId="77777777" w:rsidR="006F7EDA" w:rsidRDefault="006F7EDA" w:rsidP="005343F5">
      <w:pPr>
        <w:spacing w:before="120" w:after="120" w:line="480" w:lineRule="auto"/>
        <w:ind w:firstLine="720"/>
        <w:rPr>
          <w:rFonts w:eastAsiaTheme="minorEastAsia"/>
          <w:lang w:val="en-US"/>
        </w:rPr>
        <w:sectPr w:rsidR="006F7EDA" w:rsidSect="006F7EDA">
          <w:pgSz w:w="16840" w:h="11900" w:orient="landscape" w:code="1"/>
          <w:pgMar w:top="1440" w:right="1440" w:bottom="1440" w:left="1440" w:header="720" w:footer="720" w:gutter="0"/>
          <w:cols w:space="720"/>
          <w:docGrid w:linePitch="360"/>
        </w:sectPr>
      </w:pPr>
    </w:p>
    <w:p w14:paraId="11F01997" w14:textId="1DFEC300" w:rsidR="001F226B" w:rsidRPr="008567EE" w:rsidRDefault="008567EE" w:rsidP="008567EE">
      <w:pPr>
        <w:pStyle w:val="Heading1"/>
      </w:pPr>
      <w:r>
        <w:lastRenderedPageBreak/>
        <w:t>Supplementary material</w:t>
      </w:r>
    </w:p>
    <w:p w14:paraId="33967C9B" w14:textId="77777777" w:rsidR="001F226B" w:rsidRDefault="001F226B" w:rsidP="005343F5">
      <w:pPr>
        <w:spacing w:before="120" w:after="120" w:line="480" w:lineRule="auto"/>
        <w:ind w:firstLine="720"/>
        <w:rPr>
          <w:rFonts w:eastAsiaTheme="minorEastAsia"/>
          <w:lang w:val="en-US"/>
        </w:rPr>
      </w:pPr>
    </w:p>
    <w:p w14:paraId="45DEDD35" w14:textId="77777777" w:rsidR="001F226B" w:rsidRDefault="001F226B" w:rsidP="005343F5">
      <w:pPr>
        <w:spacing w:before="120" w:after="120" w:line="480" w:lineRule="auto"/>
        <w:ind w:firstLine="720"/>
        <w:rPr>
          <w:rFonts w:eastAsiaTheme="minorEastAsia"/>
          <w:noProof/>
          <w:lang w:val="en-US"/>
        </w:rPr>
      </w:pPr>
    </w:p>
    <w:p w14:paraId="58208B7D" w14:textId="1386252A" w:rsidR="001F226B" w:rsidRDefault="001F226B" w:rsidP="005343F5">
      <w:pPr>
        <w:spacing w:before="120" w:after="120" w:line="480" w:lineRule="auto"/>
        <w:ind w:firstLine="720"/>
        <w:rPr>
          <w:lang w:val="en-US"/>
        </w:rPr>
      </w:pPr>
      <w:r>
        <w:rPr>
          <w:rFonts w:eastAsiaTheme="minorEastAsia"/>
          <w:noProof/>
          <w:lang w:eastAsia="en-AU"/>
        </w:rPr>
        <w:drawing>
          <wp:inline distT="0" distB="0" distL="0" distR="0" wp14:anchorId="7BCD506A" wp14:editId="007EE9DD">
            <wp:extent cx="5158596" cy="5158596"/>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0319" cy="5160319"/>
                    </a:xfrm>
                    <a:prstGeom prst="rect">
                      <a:avLst/>
                    </a:prstGeom>
                    <a:noFill/>
                    <a:ln>
                      <a:noFill/>
                    </a:ln>
                  </pic:spPr>
                </pic:pic>
              </a:graphicData>
            </a:graphic>
          </wp:inline>
        </w:drawing>
      </w:r>
    </w:p>
    <w:p w14:paraId="3ACF87AA" w14:textId="77777777" w:rsidR="0012438E" w:rsidRDefault="001F226B" w:rsidP="005343F5">
      <w:pPr>
        <w:spacing w:before="120" w:after="120" w:line="480" w:lineRule="auto"/>
        <w:ind w:firstLine="720"/>
        <w:rPr>
          <w:rFonts w:eastAsiaTheme="minorEastAsia"/>
          <w:lang w:val="en-US"/>
        </w:rPr>
      </w:pPr>
      <w:r>
        <w:rPr>
          <w:rFonts w:eastAsiaTheme="minorEastAsia"/>
          <w:lang w:val="en-US"/>
        </w:rPr>
        <w:t xml:space="preserve">Figure S1: Mean population heterozygosity over time. Lines represent </w:t>
      </w:r>
      <w:r w:rsidR="00C30547">
        <w:rPr>
          <w:rFonts w:eastAsiaTheme="minorEastAsia"/>
          <w:lang w:val="en-US"/>
        </w:rPr>
        <w:t xml:space="preserve">mean trajectories of 20 replicates, with ribbons representing standard errors. Dotted lines represent expected heterozygosities </w:t>
      </w:r>
      <w:r w:rsidR="00C30547">
        <w:rPr>
          <w:rFonts w:ascii="Times New Roman" w:eastAsiaTheme="minorEastAsia" w:hAnsi="Times New Roman" w:cs="Times New Roman"/>
          <w:lang w:val="en-US"/>
        </w:rPr>
        <w:t>±</w:t>
      </w:r>
      <w:r w:rsidR="00C30547">
        <w:rPr>
          <w:rFonts w:eastAsiaTheme="minorEastAsia"/>
          <w:lang w:val="en-US"/>
        </w:rPr>
        <w:t xml:space="preserve">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C30547">
        <w:rPr>
          <w:rFonts w:eastAsiaTheme="minorEastAsia"/>
          <w:lang w:val="en-US"/>
        </w:rPr>
        <w:t xml:space="preserve">.  </w:t>
      </w:r>
    </w:p>
    <w:p w14:paraId="273FD807" w14:textId="53ADA2CF" w:rsidR="009A464C" w:rsidRDefault="009A464C" w:rsidP="005343F5">
      <w:pPr>
        <w:spacing w:before="120" w:after="120" w:line="480" w:lineRule="auto"/>
        <w:ind w:firstLine="720"/>
        <w:rPr>
          <w:ins w:id="120" w:author="Nick" w:date="2020-11-02T19:42:00Z"/>
          <w:lang w:val="en-US"/>
        </w:rPr>
      </w:pPr>
    </w:p>
    <w:p w14:paraId="3E81DDCF" w14:textId="77777777" w:rsidR="00E93C5B" w:rsidRDefault="00E93C5B" w:rsidP="005343F5">
      <w:pPr>
        <w:spacing w:before="120" w:after="120" w:line="480" w:lineRule="auto"/>
        <w:ind w:firstLine="720"/>
        <w:rPr>
          <w:ins w:id="121" w:author="Nick" w:date="2020-11-02T19:42:00Z"/>
          <w:lang w:val="en-US"/>
        </w:rPr>
      </w:pPr>
    </w:p>
    <w:p w14:paraId="172717A2" w14:textId="77777777" w:rsidR="00E93C5B" w:rsidRDefault="00E93C5B" w:rsidP="005343F5">
      <w:pPr>
        <w:spacing w:before="120" w:after="120" w:line="480" w:lineRule="auto"/>
        <w:ind w:firstLine="720"/>
        <w:rPr>
          <w:ins w:id="122" w:author="Nick" w:date="2020-11-02T19:42:00Z"/>
          <w:lang w:val="en-US"/>
        </w:rPr>
      </w:pPr>
    </w:p>
    <w:p w14:paraId="51C255A0" w14:textId="072E3765" w:rsidR="00E93C5B" w:rsidRDefault="00E93C5B" w:rsidP="005343F5">
      <w:pPr>
        <w:spacing w:before="120" w:after="120" w:line="480" w:lineRule="auto"/>
        <w:ind w:firstLine="720"/>
        <w:rPr>
          <w:ins w:id="123" w:author="Nick" w:date="2020-11-02T19:42:00Z"/>
          <w:lang w:val="en-US"/>
        </w:rPr>
      </w:pPr>
      <w:ins w:id="124" w:author="Nick" w:date="2020-11-02T19:42:00Z">
        <w:r>
          <w:rPr>
            <w:lang w:val="en-US"/>
          </w:rPr>
          <w:lastRenderedPageBreak/>
          <w:t>Figure S2: A) Null model LHC B) Sel model LHC</w:t>
        </w:r>
      </w:ins>
    </w:p>
    <w:p w14:paraId="275BC8AC" w14:textId="77777777" w:rsidR="00E93C5B" w:rsidRDefault="00E93C5B" w:rsidP="005343F5">
      <w:pPr>
        <w:spacing w:before="120" w:after="120" w:line="480" w:lineRule="auto"/>
        <w:ind w:firstLine="720"/>
        <w:rPr>
          <w:ins w:id="125" w:author="Nick" w:date="2020-11-02T19:43:00Z"/>
          <w:lang w:val="en-US"/>
        </w:rPr>
      </w:pPr>
    </w:p>
    <w:p w14:paraId="130FC70E" w14:textId="5174CCFD" w:rsidR="00E93C5B" w:rsidRDefault="00E93C5B" w:rsidP="005343F5">
      <w:pPr>
        <w:spacing w:before="120" w:after="120" w:line="480" w:lineRule="auto"/>
        <w:ind w:firstLine="720"/>
        <w:rPr>
          <w:ins w:id="126" w:author="Nick" w:date="2020-11-02T19:43:00Z"/>
          <w:lang w:val="en-US"/>
        </w:rPr>
      </w:pPr>
      <w:ins w:id="127" w:author="Nick" w:date="2020-11-02T19:43:00Z">
        <w:r>
          <w:rPr>
            <w:lang w:val="en-US"/>
          </w:rPr>
          <w:t>Figure S3) Data cut from figure 6 - outliers</w:t>
        </w:r>
      </w:ins>
    </w:p>
    <w:p w14:paraId="5F5421C0" w14:textId="3E189E11" w:rsidR="00E93C5B" w:rsidRDefault="00E93C5B" w:rsidP="005343F5">
      <w:pPr>
        <w:spacing w:before="120" w:after="120" w:line="480" w:lineRule="auto"/>
        <w:ind w:firstLine="720"/>
        <w:rPr>
          <w:ins w:id="128" w:author="Nick" w:date="2020-11-02T19:40:00Z"/>
          <w:lang w:val="en-US"/>
        </w:rPr>
      </w:pPr>
      <w:ins w:id="129" w:author="Nick" w:date="2020-11-02T19:43:00Z">
        <w:r>
          <w:rPr>
            <w:lang w:val="en-US"/>
          </w:rPr>
          <w:t>Figure S4) Data cut from figure 7 - outliers</w:t>
        </w:r>
      </w:ins>
    </w:p>
    <w:p w14:paraId="66FAF6F3" w14:textId="7698C26C" w:rsidR="00165025" w:rsidDel="006B749A" w:rsidRDefault="00165025" w:rsidP="005343F5">
      <w:pPr>
        <w:spacing w:before="120" w:after="120" w:line="480" w:lineRule="auto"/>
        <w:ind w:firstLine="720"/>
        <w:rPr>
          <w:del w:id="130" w:author="Nick" w:date="2020-11-02T19:43:00Z"/>
          <w:lang w:val="en-US"/>
        </w:rPr>
        <w:sectPr w:rsidR="00165025" w:rsidDel="006B749A" w:rsidSect="00277530">
          <w:pgSz w:w="11900" w:h="16840" w:code="1"/>
          <w:pgMar w:top="1440" w:right="1440" w:bottom="1440" w:left="1440" w:header="720" w:footer="720" w:gutter="0"/>
          <w:cols w:space="720"/>
          <w:docGrid w:linePitch="360"/>
        </w:sectPr>
      </w:pPr>
      <w:bookmarkStart w:id="131" w:name="_GoBack"/>
      <w:bookmarkEnd w:id="131"/>
    </w:p>
    <w:p w14:paraId="11B55744" w14:textId="77777777" w:rsidR="00C95026" w:rsidRDefault="00C95026" w:rsidP="005343F5">
      <w:pPr>
        <w:spacing w:before="120" w:after="120" w:line="480" w:lineRule="auto"/>
        <w:ind w:firstLine="720"/>
      </w:pPr>
    </w:p>
    <w:p w14:paraId="559E4BE5" w14:textId="77777777" w:rsidR="00684609" w:rsidRDefault="001D7B57" w:rsidP="005343F5">
      <w:pPr>
        <w:pStyle w:val="Heading1"/>
      </w:pPr>
      <w:r>
        <w:t>References</w:t>
      </w:r>
    </w:p>
    <w:p w14:paraId="72780034" w14:textId="77777777" w:rsidR="00C20AA8" w:rsidRPr="00C20AA8" w:rsidRDefault="00684609" w:rsidP="00C20AA8">
      <w:pPr>
        <w:pStyle w:val="EndNoteBibliography"/>
        <w:spacing w:after="0"/>
        <w:ind w:left="720" w:hanging="720"/>
      </w:pPr>
      <w:r>
        <w:fldChar w:fldCharType="begin"/>
      </w:r>
      <w:r>
        <w:instrText xml:space="preserve"> ADDIN EN.REFLIST </w:instrText>
      </w:r>
      <w:r>
        <w:fldChar w:fldCharType="separate"/>
      </w:r>
      <w:r w:rsidR="00C20AA8" w:rsidRPr="00C20AA8">
        <w:t>Agashe, D., and D. I. Bolnick, 2010 Intraspecific genetic variation and competition interact to influence niche expansion. Proc Biol Sci 277</w:t>
      </w:r>
      <w:r w:rsidR="00C20AA8" w:rsidRPr="00C20AA8">
        <w:rPr>
          <w:b/>
        </w:rPr>
        <w:t>:</w:t>
      </w:r>
      <w:r w:rsidR="00C20AA8" w:rsidRPr="00C20AA8">
        <w:t xml:space="preserve"> 2915-2924.</w:t>
      </w:r>
    </w:p>
    <w:p w14:paraId="5AFC3A80" w14:textId="77777777" w:rsidR="00C20AA8" w:rsidRPr="00C20AA8" w:rsidRDefault="00C20AA8" w:rsidP="00C20AA8">
      <w:pPr>
        <w:pStyle w:val="EndNoteBibliography"/>
        <w:spacing w:after="0"/>
        <w:ind w:left="720" w:hanging="720"/>
      </w:pPr>
      <w:r w:rsidRPr="00C20AA8">
        <w:t>Agashe, D., J. J. Falk and D. I. Bolnick, 2011 Effects of founding genetic variation on adaptation to a novel resource. Evolution 65</w:t>
      </w:r>
      <w:r w:rsidRPr="00C20AA8">
        <w:rPr>
          <w:b/>
        </w:rPr>
        <w:t>:</w:t>
      </w:r>
      <w:r w:rsidRPr="00C20AA8">
        <w:t xml:space="preserve"> 2481-2491.</w:t>
      </w:r>
    </w:p>
    <w:p w14:paraId="24C541E6" w14:textId="77777777" w:rsidR="00C20AA8" w:rsidRPr="00C20AA8" w:rsidRDefault="00C20AA8" w:rsidP="00C20AA8">
      <w:pPr>
        <w:pStyle w:val="EndNoteBibliography"/>
        <w:spacing w:after="0"/>
        <w:ind w:left="720" w:hanging="720"/>
      </w:pPr>
      <w:r w:rsidRPr="00C20AA8">
        <w:t>Aguirre, J. D., E. Hine, K. McGuigan and M. W. Blows, 2014 Comparing G: multivariate analysis of genetic variation in multiple populations. Heredity 112</w:t>
      </w:r>
      <w:r w:rsidRPr="00C20AA8">
        <w:rPr>
          <w:b/>
        </w:rPr>
        <w:t>:</w:t>
      </w:r>
      <w:r w:rsidRPr="00C20AA8">
        <w:t xml:space="preserve"> 21-29.</w:t>
      </w:r>
    </w:p>
    <w:p w14:paraId="3099D933" w14:textId="77777777" w:rsidR="00C20AA8" w:rsidRPr="00C20AA8" w:rsidRDefault="00C20AA8" w:rsidP="00C20AA8">
      <w:pPr>
        <w:pStyle w:val="EndNoteBibliography"/>
        <w:spacing w:after="0"/>
        <w:ind w:left="720" w:hanging="720"/>
      </w:pPr>
      <w:r w:rsidRPr="00C20AA8">
        <w:t>Aston, E., A. Channon, R. V. Belavkin, D. R. Gifford, R. Krasovec</w:t>
      </w:r>
      <w:r w:rsidRPr="00C20AA8">
        <w:rPr>
          <w:i/>
        </w:rPr>
        <w:t xml:space="preserve"> et al.</w:t>
      </w:r>
      <w:r w:rsidRPr="00C20AA8">
        <w:t>, 2017 Critical Mutation Rate has an Exponential Dependence on Population Size for Eukaryotic-length Genomes with Crossover. Sci Rep 7</w:t>
      </w:r>
      <w:r w:rsidRPr="00C20AA8">
        <w:rPr>
          <w:b/>
        </w:rPr>
        <w:t>:</w:t>
      </w:r>
      <w:r w:rsidRPr="00C20AA8">
        <w:t xml:space="preserve"> 15519.</w:t>
      </w:r>
    </w:p>
    <w:p w14:paraId="7FDE0AAA" w14:textId="77777777" w:rsidR="00C20AA8" w:rsidRPr="00C20AA8" w:rsidRDefault="00C20AA8" w:rsidP="00C20AA8">
      <w:pPr>
        <w:pStyle w:val="EndNoteBibliography"/>
        <w:spacing w:after="0"/>
        <w:ind w:left="720" w:hanging="720"/>
      </w:pPr>
      <w:r w:rsidRPr="00C20AA8">
        <w:t>Barton, N. H., 2017 How does epistasis influence the response to selection? Heredity (Edinb) 118</w:t>
      </w:r>
      <w:r w:rsidRPr="00C20AA8">
        <w:rPr>
          <w:b/>
        </w:rPr>
        <w:t>:</w:t>
      </w:r>
      <w:r w:rsidRPr="00C20AA8">
        <w:t xml:space="preserve"> 96-109.</w:t>
      </w:r>
    </w:p>
    <w:p w14:paraId="7463FA5C" w14:textId="77777777" w:rsidR="00C20AA8" w:rsidRPr="00C20AA8" w:rsidRDefault="00C20AA8" w:rsidP="00C20AA8">
      <w:pPr>
        <w:pStyle w:val="EndNoteBibliography"/>
        <w:spacing w:after="0"/>
        <w:ind w:left="720" w:hanging="720"/>
      </w:pPr>
      <w:r w:rsidRPr="00C20AA8">
        <w:t>Barton, N. H., and B. Charlesworth, 1998 Why sex and recombination? Science 281</w:t>
      </w:r>
      <w:r w:rsidRPr="00C20AA8">
        <w:rPr>
          <w:b/>
        </w:rPr>
        <w:t>:</w:t>
      </w:r>
      <w:r w:rsidRPr="00C20AA8">
        <w:t xml:space="preserve"> 1986-1990.</w:t>
      </w:r>
    </w:p>
    <w:p w14:paraId="22FB5B27" w14:textId="77777777" w:rsidR="00C20AA8" w:rsidRPr="00C20AA8" w:rsidRDefault="00C20AA8" w:rsidP="00C20AA8">
      <w:pPr>
        <w:pStyle w:val="EndNoteBibliography"/>
        <w:spacing w:after="0"/>
        <w:ind w:left="720" w:hanging="720"/>
      </w:pPr>
      <w:r w:rsidRPr="00C20AA8">
        <w:t>Blair, G. C., J. Coppock, A. Humphreys, M. Sonnet, L., 2020 estimatr: Fast Estimators for Design-Based Inference, pp.</w:t>
      </w:r>
    </w:p>
    <w:p w14:paraId="389FE1D9" w14:textId="77777777" w:rsidR="00C20AA8" w:rsidRPr="00C20AA8" w:rsidRDefault="00C20AA8" w:rsidP="00C20AA8">
      <w:pPr>
        <w:pStyle w:val="EndNoteBibliography"/>
        <w:spacing w:after="0"/>
        <w:ind w:left="720" w:hanging="720"/>
      </w:pPr>
      <w:r w:rsidRPr="00C20AA8">
        <w:t>Brady, S. P., D. I. Bolnick, A. L. Angert, A. Gonzalez, R. D. H. Barrett</w:t>
      </w:r>
      <w:r w:rsidRPr="00C20AA8">
        <w:rPr>
          <w:i/>
        </w:rPr>
        <w:t xml:space="preserve"> et al.</w:t>
      </w:r>
      <w:r w:rsidRPr="00C20AA8">
        <w:t>, 2019 Causes of maladaptation. Evol Appl 12</w:t>
      </w:r>
      <w:r w:rsidRPr="00C20AA8">
        <w:rPr>
          <w:b/>
        </w:rPr>
        <w:t>:</w:t>
      </w:r>
      <w:r w:rsidRPr="00C20AA8">
        <w:t xml:space="preserve"> 1229-1242.</w:t>
      </w:r>
    </w:p>
    <w:p w14:paraId="33159FFD" w14:textId="77777777" w:rsidR="00C20AA8" w:rsidRPr="00C20AA8" w:rsidRDefault="00C20AA8" w:rsidP="00C20AA8">
      <w:pPr>
        <w:pStyle w:val="EndNoteBibliography"/>
        <w:spacing w:after="0"/>
        <w:ind w:left="720" w:hanging="720"/>
      </w:pPr>
      <w:r w:rsidRPr="00C20AA8">
        <w:t>Careau, V., M. E. Wolak, P. A. Carter and T. Garland, Jr., 2015 Evolution of the additive genetic variance-covariance matrix under continuous directional selection on a complex behavioural phenotype. Proc Biol Sci 282.</w:t>
      </w:r>
    </w:p>
    <w:p w14:paraId="37093B05" w14:textId="77777777" w:rsidR="00C20AA8" w:rsidRPr="00C20AA8" w:rsidRDefault="00C20AA8" w:rsidP="00C20AA8">
      <w:pPr>
        <w:pStyle w:val="EndNoteBibliography"/>
        <w:spacing w:after="0"/>
        <w:ind w:left="720" w:hanging="720"/>
      </w:pPr>
      <w:r w:rsidRPr="00C20AA8">
        <w:t xml:space="preserve">Charlesworth, B., and D. Charlesworth, 2010 </w:t>
      </w:r>
      <w:r w:rsidRPr="00C20AA8">
        <w:rPr>
          <w:i/>
        </w:rPr>
        <w:t>Elements of Evolutionary Genetics</w:t>
      </w:r>
      <w:r w:rsidRPr="00C20AA8">
        <w:t>. Roberts and Company, Greenwoord Village, Colorado, USA.</w:t>
      </w:r>
    </w:p>
    <w:p w14:paraId="046412E8" w14:textId="77777777" w:rsidR="00C20AA8" w:rsidRPr="00C20AA8" w:rsidRDefault="00C20AA8" w:rsidP="00C20AA8">
      <w:pPr>
        <w:pStyle w:val="EndNoteBibliography"/>
        <w:spacing w:after="0"/>
        <w:ind w:left="720" w:hanging="720"/>
      </w:pPr>
      <w:r w:rsidRPr="00C20AA8">
        <w:t>Charlesworth, B., M. Nordborg and D. Charlesworth, 1997 The effects of local selection, balanced polymorphism and background selection on equilibrium patterns of genetic diversity in subdivided populations. Genet Res 70</w:t>
      </w:r>
      <w:r w:rsidRPr="00C20AA8">
        <w:rPr>
          <w:b/>
        </w:rPr>
        <w:t>:</w:t>
      </w:r>
      <w:r w:rsidRPr="00C20AA8">
        <w:t xml:space="preserve"> 155-174.</w:t>
      </w:r>
    </w:p>
    <w:p w14:paraId="7F9C6716" w14:textId="77777777" w:rsidR="00C20AA8" w:rsidRPr="00C20AA8" w:rsidRDefault="00C20AA8" w:rsidP="00C20AA8">
      <w:pPr>
        <w:pStyle w:val="EndNoteBibliography"/>
        <w:spacing w:after="0"/>
        <w:ind w:left="720" w:hanging="720"/>
      </w:pPr>
      <w:r w:rsidRPr="00C20AA8">
        <w:t xml:space="preserve">Eicker, F., 1967 Limit theorems for regressions with unequal and dependent errors, pp. 59-82 in </w:t>
      </w:r>
      <w:r w:rsidRPr="00C20AA8">
        <w:rPr>
          <w:i/>
        </w:rPr>
        <w:t>Proceedings of the Fifth Berkeley Symposium on Mathematical Statistics and Probability, Volume 1: Statistics</w:t>
      </w:r>
      <w:r w:rsidRPr="00C20AA8">
        <w:t>. University of California Press, Berkeley, Calif.</w:t>
      </w:r>
    </w:p>
    <w:p w14:paraId="1043825E" w14:textId="77777777" w:rsidR="00C20AA8" w:rsidRPr="00C20AA8" w:rsidRDefault="00C20AA8" w:rsidP="00C20AA8">
      <w:pPr>
        <w:pStyle w:val="EndNoteBibliography"/>
        <w:spacing w:after="0"/>
        <w:ind w:left="720" w:hanging="720"/>
      </w:pPr>
      <w:r w:rsidRPr="00C20AA8">
        <w:t xml:space="preserve">Falconer, D. S. M., T. F. C., 1996 </w:t>
      </w:r>
      <w:r w:rsidRPr="00C20AA8">
        <w:rPr>
          <w:i/>
        </w:rPr>
        <w:t>Introduction to Quantitative Genetics</w:t>
      </w:r>
      <w:r w:rsidRPr="00C20AA8">
        <w:t>. Pearson Education Limited, Longmans Green, Harlow, Essex, UK.</w:t>
      </w:r>
    </w:p>
    <w:p w14:paraId="0771A5A5" w14:textId="77777777" w:rsidR="00C20AA8" w:rsidRPr="00C20AA8" w:rsidRDefault="00C20AA8" w:rsidP="00C20AA8">
      <w:pPr>
        <w:pStyle w:val="EndNoteBibliography"/>
        <w:spacing w:after="0"/>
        <w:ind w:left="720" w:hanging="720"/>
      </w:pPr>
      <w:r w:rsidRPr="00C20AA8">
        <w:t xml:space="preserve">Fisher, R. A., 1930 </w:t>
      </w:r>
      <w:r w:rsidRPr="00C20AA8">
        <w:rPr>
          <w:i/>
        </w:rPr>
        <w:t>The genetical theory of natural selection</w:t>
      </w:r>
      <w:r w:rsidRPr="00C20AA8">
        <w:t>. The Clarendon press, Oxford, UK.</w:t>
      </w:r>
    </w:p>
    <w:p w14:paraId="78772234" w14:textId="77777777" w:rsidR="00C20AA8" w:rsidRPr="00C20AA8" w:rsidRDefault="00C20AA8" w:rsidP="00C20AA8">
      <w:pPr>
        <w:pStyle w:val="EndNoteBibliography"/>
        <w:spacing w:after="0"/>
        <w:ind w:left="720" w:hanging="720"/>
      </w:pPr>
      <w:r w:rsidRPr="00C20AA8">
        <w:t>Fleming, W. H., 1979 Equilibrium Distributions of Continuous Polygenic Traits. Siam Journal on Applied Mathematics 36</w:t>
      </w:r>
      <w:r w:rsidRPr="00C20AA8">
        <w:rPr>
          <w:b/>
        </w:rPr>
        <w:t>:</w:t>
      </w:r>
      <w:r w:rsidRPr="00C20AA8">
        <w:t xml:space="preserve"> 148-168.</w:t>
      </w:r>
    </w:p>
    <w:p w14:paraId="6C41DF78" w14:textId="77777777" w:rsidR="00C20AA8" w:rsidRPr="00C20AA8" w:rsidRDefault="00C20AA8" w:rsidP="00C20AA8">
      <w:pPr>
        <w:pStyle w:val="EndNoteBibliography"/>
        <w:spacing w:after="0"/>
        <w:ind w:left="720" w:hanging="720"/>
      </w:pPr>
      <w:r w:rsidRPr="00C20AA8">
        <w:t>Haller, B. C., and P. W. Messer, 2019 SLiM 3: Forward Genetic Simulations Beyond the Wright-Fisher Model. Molecular Biology and Evolution 36</w:t>
      </w:r>
      <w:r w:rsidRPr="00C20AA8">
        <w:rPr>
          <w:b/>
        </w:rPr>
        <w:t>:</w:t>
      </w:r>
      <w:r w:rsidRPr="00C20AA8">
        <w:t xml:space="preserve"> 632-637.</w:t>
      </w:r>
    </w:p>
    <w:p w14:paraId="2F024716" w14:textId="77777777" w:rsidR="00C20AA8" w:rsidRPr="00C20AA8" w:rsidRDefault="00C20AA8" w:rsidP="00C20AA8">
      <w:pPr>
        <w:pStyle w:val="EndNoteBibliography"/>
        <w:spacing w:after="0"/>
        <w:ind w:left="720" w:hanging="720"/>
      </w:pPr>
      <w:r w:rsidRPr="00C20AA8">
        <w:t>Hayes, A. F., and L. Cai, 2007 Using heteroskedasticity-consistent standard error estimators in OLS regression: An introduction and software implementation. Behavior Research Methods 39</w:t>
      </w:r>
      <w:r w:rsidRPr="00C20AA8">
        <w:rPr>
          <w:b/>
        </w:rPr>
        <w:t>:</w:t>
      </w:r>
      <w:r w:rsidRPr="00C20AA8">
        <w:t xml:space="preserve"> 709-722.</w:t>
      </w:r>
    </w:p>
    <w:p w14:paraId="3A19D991" w14:textId="77777777" w:rsidR="00C20AA8" w:rsidRPr="00C20AA8" w:rsidRDefault="00C20AA8" w:rsidP="00C20AA8">
      <w:pPr>
        <w:pStyle w:val="EndNoteBibliography"/>
        <w:spacing w:after="0"/>
        <w:ind w:left="720" w:hanging="720"/>
      </w:pPr>
      <w:r w:rsidRPr="00C20AA8">
        <w:lastRenderedPageBreak/>
        <w:t>Helton, J. C., and F. J. Davis, 2003 Latin hypercube sampling and the propagation of uncertainty in analyses of complex systems. Reliability Engineering &amp; System Safety 81</w:t>
      </w:r>
      <w:r w:rsidRPr="00C20AA8">
        <w:rPr>
          <w:b/>
        </w:rPr>
        <w:t>:</w:t>
      </w:r>
      <w:r w:rsidRPr="00C20AA8">
        <w:t xml:space="preserve"> 23-69.</w:t>
      </w:r>
    </w:p>
    <w:p w14:paraId="33A45911" w14:textId="77777777" w:rsidR="00C20AA8" w:rsidRPr="00C20AA8" w:rsidRDefault="00C20AA8" w:rsidP="00C20AA8">
      <w:pPr>
        <w:pStyle w:val="EndNoteBibliography"/>
        <w:spacing w:after="0"/>
        <w:ind w:left="720" w:hanging="720"/>
      </w:pPr>
      <w:r w:rsidRPr="00C20AA8">
        <w:t>Houle, D., 1998 How should we explain variation in the genetic variance of traits? Genetica 102-103</w:t>
      </w:r>
      <w:r w:rsidRPr="00C20AA8">
        <w:rPr>
          <w:b/>
        </w:rPr>
        <w:t>:</w:t>
      </w:r>
      <w:r w:rsidRPr="00C20AA8">
        <w:t xml:space="preserve"> 241-253.</w:t>
      </w:r>
    </w:p>
    <w:p w14:paraId="441EBC55" w14:textId="77777777" w:rsidR="00C20AA8" w:rsidRPr="00C20AA8" w:rsidRDefault="00C20AA8" w:rsidP="00C20AA8">
      <w:pPr>
        <w:pStyle w:val="EndNoteBibliography"/>
        <w:spacing w:after="0"/>
        <w:ind w:left="720" w:hanging="720"/>
      </w:pPr>
      <w:r w:rsidRPr="00C20AA8">
        <w:t xml:space="preserve">Huber, P. J., 1967 The behavior of maximum likelihood estimates under nonstandard conditions, pp. 221-233 in </w:t>
      </w:r>
      <w:r w:rsidRPr="00C20AA8">
        <w:rPr>
          <w:i/>
        </w:rPr>
        <w:t>Proceedings of the Fifth Berkeley Symposium on Mathematical Statistics and Probability, Volume 1: Statistics</w:t>
      </w:r>
      <w:r w:rsidRPr="00C20AA8">
        <w:t>. University of California Press, Berkeley, Calif.</w:t>
      </w:r>
    </w:p>
    <w:p w14:paraId="682370B5" w14:textId="77777777" w:rsidR="00C20AA8" w:rsidRPr="00C20AA8" w:rsidRDefault="00C20AA8" w:rsidP="00C20AA8">
      <w:pPr>
        <w:pStyle w:val="EndNoteBibliography"/>
        <w:spacing w:after="0"/>
        <w:ind w:left="720" w:hanging="720"/>
      </w:pPr>
      <w:r w:rsidRPr="00C20AA8">
        <w:t>Kimura, M., 1965 A stochastic model concerning the maintenance of genetic variability in quantitative characters. Proc Natl Acad Sci U S A 54</w:t>
      </w:r>
      <w:r w:rsidRPr="00C20AA8">
        <w:rPr>
          <w:b/>
        </w:rPr>
        <w:t>:</w:t>
      </w:r>
      <w:r w:rsidRPr="00C20AA8">
        <w:t xml:space="preserve"> 731-736.</w:t>
      </w:r>
    </w:p>
    <w:p w14:paraId="679D414F" w14:textId="77777777" w:rsidR="00C20AA8" w:rsidRPr="00C20AA8" w:rsidRDefault="00C20AA8" w:rsidP="00C20AA8">
      <w:pPr>
        <w:pStyle w:val="EndNoteBibliography"/>
        <w:spacing w:after="0"/>
        <w:ind w:left="720" w:hanging="720"/>
      </w:pPr>
      <w:r w:rsidRPr="00C20AA8">
        <w:t>Kimura, M., and J. F. Crow, 1964 The Number of Alleles That Can Be Maintained in a Finite Population. Genetics 49</w:t>
      </w:r>
      <w:r w:rsidRPr="00C20AA8">
        <w:rPr>
          <w:b/>
        </w:rPr>
        <w:t>:</w:t>
      </w:r>
      <w:r w:rsidRPr="00C20AA8">
        <w:t xml:space="preserve"> 725-738.</w:t>
      </w:r>
    </w:p>
    <w:p w14:paraId="684BD856" w14:textId="77777777" w:rsidR="00C20AA8" w:rsidRPr="00C20AA8" w:rsidRDefault="00C20AA8" w:rsidP="00C20AA8">
      <w:pPr>
        <w:pStyle w:val="EndNoteBibliography"/>
        <w:spacing w:after="0"/>
        <w:ind w:left="720" w:hanging="720"/>
      </w:pPr>
      <w:r w:rsidRPr="00C20AA8">
        <w:t>Lande, R., 1975 The maintenance of genetic variability by mutation in a polygenic character with linked loci. Genet Res 26</w:t>
      </w:r>
      <w:r w:rsidRPr="00C20AA8">
        <w:rPr>
          <w:b/>
        </w:rPr>
        <w:t>:</w:t>
      </w:r>
      <w:r w:rsidRPr="00C20AA8">
        <w:t xml:space="preserve"> 221-235.</w:t>
      </w:r>
    </w:p>
    <w:p w14:paraId="54DFFA39" w14:textId="77777777" w:rsidR="00C20AA8" w:rsidRPr="00C20AA8" w:rsidRDefault="00C20AA8" w:rsidP="00C20AA8">
      <w:pPr>
        <w:pStyle w:val="EndNoteBibliography"/>
        <w:spacing w:after="0"/>
        <w:ind w:left="720" w:hanging="720"/>
      </w:pPr>
      <w:r w:rsidRPr="00C20AA8">
        <w:t xml:space="preserve">Lindeman, R. H. M., P.F. Gold, R.Z., 1980 </w:t>
      </w:r>
      <w:r w:rsidRPr="00C20AA8">
        <w:rPr>
          <w:i/>
        </w:rPr>
        <w:t>Introduction to Bivariate and Multivariate Analysis</w:t>
      </w:r>
      <w:r w:rsidRPr="00C20AA8">
        <w:t>. Scott, Foresman, Glenview, IL.</w:t>
      </w:r>
    </w:p>
    <w:p w14:paraId="3EF5E8F6" w14:textId="77777777" w:rsidR="00C20AA8" w:rsidRPr="00C20AA8" w:rsidRDefault="00C20AA8" w:rsidP="00C20AA8">
      <w:pPr>
        <w:pStyle w:val="EndNoteBibliography"/>
        <w:ind w:left="720" w:hanging="720"/>
      </w:pPr>
      <w:r w:rsidRPr="00C20AA8">
        <w:rPr>
          <w:sz w:val="20"/>
        </w:rPr>
        <w:t>Long, J. A.</w:t>
      </w:r>
      <w:r w:rsidRPr="00C20AA8">
        <w:t>, 2020 jtools: Analysis and Presentation of Social Scientific Data</w:t>
      </w:r>
    </w:p>
    <w:p w14:paraId="6FA9916F" w14:textId="77777777" w:rsidR="00C20AA8" w:rsidRPr="00C20AA8" w:rsidRDefault="00C20AA8" w:rsidP="00C20AA8">
      <w:pPr>
        <w:pStyle w:val="EndNoteBibliography"/>
        <w:spacing w:after="0"/>
      </w:pPr>
    </w:p>
    <w:p w14:paraId="638B9D88" w14:textId="77777777" w:rsidR="00C20AA8" w:rsidRPr="00C20AA8" w:rsidRDefault="00C20AA8" w:rsidP="00C20AA8">
      <w:pPr>
        <w:pStyle w:val="EndNoteBibliography"/>
        <w:spacing w:after="0"/>
        <w:ind w:left="720" w:hanging="720"/>
      </w:pPr>
      <w:r w:rsidRPr="00C20AA8">
        <w:t>Lumley, T., P. Diehr, S. Emerson and L. Chen, 2002 The importance of the normality assumption in large public health data sets. Annu Rev Public Health 23</w:t>
      </w:r>
      <w:r w:rsidRPr="00C20AA8">
        <w:rPr>
          <w:b/>
        </w:rPr>
        <w:t>:</w:t>
      </w:r>
      <w:r w:rsidRPr="00C20AA8">
        <w:t xml:space="preserve"> 151-169.</w:t>
      </w:r>
    </w:p>
    <w:p w14:paraId="6F8C5E52" w14:textId="77777777" w:rsidR="00C20AA8" w:rsidRPr="00C20AA8" w:rsidRDefault="00C20AA8" w:rsidP="00C20AA8">
      <w:pPr>
        <w:pStyle w:val="EndNoteBibliography"/>
        <w:spacing w:after="0"/>
        <w:ind w:left="720" w:hanging="720"/>
      </w:pPr>
      <w:r w:rsidRPr="00C20AA8">
        <w:t>Lynch, M., and R. Lande, 1998 The critical effective size for a genetically secure population. Animal Conservation 1</w:t>
      </w:r>
      <w:r w:rsidRPr="00C20AA8">
        <w:rPr>
          <w:b/>
        </w:rPr>
        <w:t>:</w:t>
      </w:r>
      <w:r w:rsidRPr="00C20AA8">
        <w:t xml:space="preserve"> 70-72.</w:t>
      </w:r>
    </w:p>
    <w:p w14:paraId="089885DB" w14:textId="77777777" w:rsidR="00C20AA8" w:rsidRPr="00C20AA8" w:rsidRDefault="00C20AA8" w:rsidP="00C20AA8">
      <w:pPr>
        <w:pStyle w:val="EndNoteBibliography"/>
        <w:spacing w:after="0"/>
        <w:ind w:left="720" w:hanging="720"/>
      </w:pPr>
      <w:r w:rsidRPr="00C20AA8">
        <w:t>Melo, D., G. Garcia, A. Hubbe, A. P. Assis and G. Marroig, 2015 EvolQG - An R package for evolutionary quantitative genetics. F1000Research 4</w:t>
      </w:r>
      <w:r w:rsidRPr="00C20AA8">
        <w:rPr>
          <w:b/>
        </w:rPr>
        <w:t>:</w:t>
      </w:r>
      <w:r w:rsidRPr="00C20AA8">
        <w:t xml:space="preserve"> 925.</w:t>
      </w:r>
    </w:p>
    <w:p w14:paraId="6B7BCF3F" w14:textId="77777777" w:rsidR="00C20AA8" w:rsidRPr="00C20AA8" w:rsidRDefault="00C20AA8" w:rsidP="00C20AA8">
      <w:pPr>
        <w:pStyle w:val="EndNoteBibliography"/>
        <w:spacing w:after="0"/>
        <w:ind w:left="720" w:hanging="720"/>
      </w:pPr>
      <w:r w:rsidRPr="00C20AA8">
        <w:t>Nesse, R. M., 2005 Maladaptation and natural selection. Q Rev Biol 80</w:t>
      </w:r>
      <w:r w:rsidRPr="00C20AA8">
        <w:rPr>
          <w:b/>
        </w:rPr>
        <w:t>:</w:t>
      </w:r>
      <w:r w:rsidRPr="00C20AA8">
        <w:t xml:space="preserve"> 62-70.</w:t>
      </w:r>
    </w:p>
    <w:p w14:paraId="03C3BB01" w14:textId="77777777" w:rsidR="00C20AA8" w:rsidRPr="00C20AA8" w:rsidRDefault="00C20AA8" w:rsidP="00C20AA8">
      <w:pPr>
        <w:pStyle w:val="EndNoteBibliography"/>
        <w:spacing w:after="0"/>
        <w:ind w:left="720" w:hanging="720"/>
      </w:pPr>
      <w:r w:rsidRPr="00C20AA8">
        <w:t>Pujol, B., and J. R. Pannell, 2008 Reduced responses to selection after species range expansion. Science 321</w:t>
      </w:r>
      <w:r w:rsidRPr="00C20AA8">
        <w:rPr>
          <w:b/>
        </w:rPr>
        <w:t>:</w:t>
      </w:r>
      <w:r w:rsidRPr="00C20AA8">
        <w:t xml:space="preserve"> 96.</w:t>
      </w:r>
    </w:p>
    <w:p w14:paraId="22B62CFE" w14:textId="77777777" w:rsidR="00C20AA8" w:rsidRPr="00C20AA8" w:rsidRDefault="00C20AA8" w:rsidP="00C20AA8">
      <w:pPr>
        <w:pStyle w:val="EndNoteBibliography"/>
        <w:spacing w:after="0"/>
        <w:ind w:left="720" w:hanging="720"/>
      </w:pPr>
      <w:r w:rsidRPr="00C20AA8">
        <w:t>R Developmental Core Team, 2019 R: A language and environment for statistical computing, pp. R Foundation for Statistical Computing, Vienna, Austria.</w:t>
      </w:r>
    </w:p>
    <w:p w14:paraId="19057AF1" w14:textId="77777777" w:rsidR="00C20AA8" w:rsidRPr="00C20AA8" w:rsidRDefault="00C20AA8" w:rsidP="00C20AA8">
      <w:pPr>
        <w:pStyle w:val="EndNoteBibliography"/>
        <w:spacing w:after="0"/>
        <w:ind w:left="720" w:hanging="720"/>
      </w:pPr>
      <w:r w:rsidRPr="00C20AA8">
        <w:t>Sztepanacz, J. L., and M. W. Blows, 2017 Artificial Selection to Increase the Phenotypic Variance in gmax Fails. Am Nat 190</w:t>
      </w:r>
      <w:r w:rsidRPr="00C20AA8">
        <w:rPr>
          <w:b/>
        </w:rPr>
        <w:t>:</w:t>
      </w:r>
      <w:r w:rsidRPr="00C20AA8">
        <w:t xml:space="preserve"> 707-723.</w:t>
      </w:r>
    </w:p>
    <w:p w14:paraId="51FBBCF9" w14:textId="77777777" w:rsidR="00C20AA8" w:rsidRPr="00C20AA8" w:rsidRDefault="00C20AA8" w:rsidP="00C20AA8">
      <w:pPr>
        <w:pStyle w:val="EndNoteBibliography"/>
        <w:spacing w:after="0"/>
        <w:ind w:left="720" w:hanging="720"/>
      </w:pPr>
      <w:r w:rsidRPr="00C20AA8">
        <w:t>Thornton, K. R., 2019 Polygenic Adaptation to an Environmental Shift: Temporal Dynamics of Variation Under Gaussian Stabilizing Selection and Additive Effects on a Single Trait. Genetics 213</w:t>
      </w:r>
      <w:r w:rsidRPr="00C20AA8">
        <w:rPr>
          <w:b/>
        </w:rPr>
        <w:t>:</w:t>
      </w:r>
      <w:r w:rsidRPr="00C20AA8">
        <w:t xml:space="preserve"> 1513-1530.</w:t>
      </w:r>
    </w:p>
    <w:p w14:paraId="476670E6" w14:textId="77777777" w:rsidR="00C20AA8" w:rsidRPr="00C20AA8" w:rsidRDefault="00C20AA8" w:rsidP="00C20AA8">
      <w:pPr>
        <w:pStyle w:val="EndNoteBibliography"/>
        <w:spacing w:after="0"/>
        <w:ind w:left="720" w:hanging="720"/>
      </w:pPr>
      <w:r w:rsidRPr="00C20AA8">
        <w:t>Turelli, M., 1984 Heritable Genetic-Variation Via Mutation Selection Balance - Lerch Zeta Meets the Abdominal Bristle. Theoretical Population Biology 25</w:t>
      </w:r>
      <w:r w:rsidRPr="00C20AA8">
        <w:rPr>
          <w:b/>
        </w:rPr>
        <w:t>:</w:t>
      </w:r>
      <w:r w:rsidRPr="00C20AA8">
        <w:t xml:space="preserve"> 138-193.</w:t>
      </w:r>
    </w:p>
    <w:p w14:paraId="3F53E9AD" w14:textId="77777777" w:rsidR="00C20AA8" w:rsidRPr="00C20AA8" w:rsidRDefault="00C20AA8" w:rsidP="00C20AA8">
      <w:pPr>
        <w:pStyle w:val="EndNoteBibliography"/>
        <w:spacing w:after="0"/>
        <w:ind w:left="720" w:hanging="720"/>
      </w:pPr>
      <w:r w:rsidRPr="00C20AA8">
        <w:t xml:space="preserve">Walsh, B., and M. Lynch, 2018 </w:t>
      </w:r>
      <w:r w:rsidRPr="00C20AA8">
        <w:rPr>
          <w:i/>
        </w:rPr>
        <w:t>Evolution and selection of quantitative traits</w:t>
      </w:r>
      <w:r w:rsidRPr="00C20AA8">
        <w:t>. Oxford University Press, New York, NY.</w:t>
      </w:r>
    </w:p>
    <w:p w14:paraId="48CCEBC9" w14:textId="77777777" w:rsidR="00C20AA8" w:rsidRPr="00C20AA8" w:rsidRDefault="00C20AA8" w:rsidP="00C20AA8">
      <w:pPr>
        <w:pStyle w:val="EndNoteBibliography"/>
        <w:spacing w:after="0"/>
        <w:ind w:left="720" w:hanging="720"/>
      </w:pPr>
      <w:r w:rsidRPr="00C20AA8">
        <w:t>White, H., 1980 A Heteroskedasticity-Consistent Covariance-Matrix Estimator and a Direct Test for Heteroskedasticity. Econometrica 48</w:t>
      </w:r>
      <w:r w:rsidRPr="00C20AA8">
        <w:rPr>
          <w:b/>
        </w:rPr>
        <w:t>:</w:t>
      </w:r>
      <w:r w:rsidRPr="00C20AA8">
        <w:t xml:space="preserve"> 817-838.</w:t>
      </w:r>
    </w:p>
    <w:p w14:paraId="1FC71E13" w14:textId="77777777" w:rsidR="00C20AA8" w:rsidRPr="00C20AA8" w:rsidRDefault="00C20AA8" w:rsidP="00C20AA8">
      <w:pPr>
        <w:pStyle w:val="EndNoteBibliography"/>
        <w:spacing w:after="0"/>
        <w:ind w:left="720" w:hanging="720"/>
      </w:pPr>
      <w:r w:rsidRPr="00C20AA8">
        <w:t xml:space="preserve">Williams, G. C., 1966 </w:t>
      </w:r>
      <w:r w:rsidRPr="00C20AA8">
        <w:rPr>
          <w:i/>
        </w:rPr>
        <w:t>Adaptation and natural selection; a critique of some current evolutionary thought</w:t>
      </w:r>
      <w:r w:rsidRPr="00C20AA8">
        <w:t>. Princeton University Press, Princeton, N.J.,.</w:t>
      </w:r>
    </w:p>
    <w:p w14:paraId="32D43B82" w14:textId="77777777" w:rsidR="00C20AA8" w:rsidRPr="00C20AA8" w:rsidRDefault="00C20AA8" w:rsidP="00C20AA8">
      <w:pPr>
        <w:pStyle w:val="EndNoteBibliography"/>
        <w:spacing w:after="0"/>
        <w:ind w:left="720" w:hanging="720"/>
      </w:pPr>
      <w:r w:rsidRPr="00C20AA8">
        <w:t>Xu, L., H. Chen, X. Hu, R. Zhang, Z. Zhang</w:t>
      </w:r>
      <w:r w:rsidRPr="00C20AA8">
        <w:rPr>
          <w:i/>
        </w:rPr>
        <w:t xml:space="preserve"> et al.</w:t>
      </w:r>
      <w:r w:rsidRPr="00C20AA8">
        <w:t>, 2006 Average gene length is highly conserved in prokaryotes and eukaryotes and diverges only between the two kingdoms. Mol Biol Evol 23</w:t>
      </w:r>
      <w:r w:rsidRPr="00C20AA8">
        <w:rPr>
          <w:b/>
        </w:rPr>
        <w:t>:</w:t>
      </w:r>
      <w:r w:rsidRPr="00C20AA8">
        <w:t xml:space="preserve"> 1107-1108.</w:t>
      </w:r>
    </w:p>
    <w:p w14:paraId="68C07781" w14:textId="77777777" w:rsidR="00C20AA8" w:rsidRPr="00C20AA8" w:rsidRDefault="00C20AA8" w:rsidP="00C20AA8">
      <w:pPr>
        <w:pStyle w:val="EndNoteBibliography"/>
        <w:ind w:left="720" w:hanging="720"/>
      </w:pPr>
      <w:r w:rsidRPr="00C20AA8">
        <w:lastRenderedPageBreak/>
        <w:t>Zhang, X. S., 2012 Fisher's geometrical model of fitness landscape and variance in fitness within a changing environment. Evolution 66</w:t>
      </w:r>
      <w:r w:rsidRPr="00C20AA8">
        <w:rPr>
          <w:b/>
        </w:rPr>
        <w:t>:</w:t>
      </w:r>
      <w:r w:rsidRPr="00C20AA8">
        <w:t xml:space="preserve"> 2350-2368.</w:t>
      </w:r>
    </w:p>
    <w:p w14:paraId="1C337693" w14:textId="5C8155AB" w:rsidR="00767477" w:rsidRPr="00767477" w:rsidRDefault="00684609" w:rsidP="00E90646">
      <w:pPr>
        <w:spacing w:before="120" w:after="120" w:line="240" w:lineRule="auto"/>
        <w:ind w:hanging="720"/>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26870B" w16cid:durableId="234A66C4"/>
  <w16cid:commentId w16cid:paraId="760ABD3A" w16cid:durableId="234A68CE"/>
  <w16cid:commentId w16cid:paraId="1377E656" w16cid:durableId="234A6907"/>
  <w16cid:commentId w16cid:paraId="00A924D5" w16cid:durableId="234A690F"/>
  <w16cid:commentId w16cid:paraId="49BA4FB6" w16cid:durableId="234A695B"/>
  <w16cid:commentId w16cid:paraId="0E5A0384" w16cid:durableId="234A8ECC"/>
  <w16cid:commentId w16cid:paraId="5173DA91" w16cid:durableId="234A6A0B"/>
  <w16cid:commentId w16cid:paraId="4EC6CE8A" w16cid:durableId="234A6A40"/>
  <w16cid:commentId w16cid:paraId="081E20B8" w16cid:durableId="234A99F4"/>
  <w16cid:commentId w16cid:paraId="48B70606" w16cid:durableId="234A9A5B"/>
  <w16cid:commentId w16cid:paraId="02066B62" w16cid:durableId="234A9ACE"/>
  <w16cid:commentId w16cid:paraId="4E723445" w16cid:durableId="234A9B3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5334F6" w14:textId="77777777" w:rsidR="009C6AFC" w:rsidRDefault="009C6AFC" w:rsidP="00015F5C">
      <w:pPr>
        <w:spacing w:after="0" w:line="240" w:lineRule="auto"/>
      </w:pPr>
      <w:r>
        <w:separator/>
      </w:r>
    </w:p>
  </w:endnote>
  <w:endnote w:type="continuationSeparator" w:id="0">
    <w:p w14:paraId="172D7691" w14:textId="77777777" w:rsidR="009C6AFC" w:rsidRDefault="009C6AFC"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F3624" w14:textId="77777777" w:rsidR="009C6AFC" w:rsidRDefault="009C6AFC" w:rsidP="00015F5C">
      <w:pPr>
        <w:spacing w:after="0" w:line="240" w:lineRule="auto"/>
      </w:pPr>
      <w:r>
        <w:separator/>
      </w:r>
    </w:p>
  </w:footnote>
  <w:footnote w:type="continuationSeparator" w:id="0">
    <w:p w14:paraId="7AA9130B" w14:textId="77777777" w:rsidR="009C6AFC" w:rsidRDefault="009C6AFC" w:rsidP="0001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
    <w15:presenceInfo w15:providerId="None" w15:userId="N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46&lt;/item&gt;&lt;item&gt;62&lt;/item&gt;&lt;item&gt;66&lt;/item&gt;&lt;item&gt;70&lt;/item&gt;&lt;item&gt;97&lt;/item&gt;&lt;item&gt;129&lt;/item&gt;&lt;item&gt;133&lt;/item&gt;&lt;item&gt;143&lt;/item&gt;&lt;item&gt;145&lt;/item&gt;&lt;item&gt;150&lt;/item&gt;&lt;item&gt;152&lt;/item&gt;&lt;item&gt;153&lt;/item&gt;&lt;item&gt;154&lt;/item&gt;&lt;item&gt;155&lt;/item&gt;&lt;item&gt;156&lt;/item&gt;&lt;item&gt;157&lt;/item&gt;&lt;item&gt;158&lt;/item&gt;&lt;item&gt;159&lt;/item&gt;&lt;item&gt;160&lt;/item&gt;&lt;item&gt;162&lt;/item&gt;&lt;item&gt;163&lt;/item&gt;&lt;item&gt;165&lt;/item&gt;&lt;item&gt;166&lt;/item&gt;&lt;item&gt;167&lt;/item&gt;&lt;item&gt;168&lt;/item&gt;&lt;item&gt;169&lt;/item&gt;&lt;item&gt;170&lt;/item&gt;&lt;item&gt;171&lt;/item&gt;&lt;item&gt;172&lt;/item&gt;&lt;item&gt;175&lt;/item&gt;&lt;item&gt;176&lt;/item&gt;&lt;item&gt;177&lt;/item&gt;&lt;item&gt;178&lt;/item&gt;&lt;item&gt;179&lt;/item&gt;&lt;/record-ids&gt;&lt;/item&gt;&lt;/Libraries&gt;"/>
  </w:docVars>
  <w:rsids>
    <w:rsidRoot w:val="004F0C57"/>
    <w:rsid w:val="00001CAF"/>
    <w:rsid w:val="000023CE"/>
    <w:rsid w:val="000072BC"/>
    <w:rsid w:val="00007E00"/>
    <w:rsid w:val="0001140F"/>
    <w:rsid w:val="00013167"/>
    <w:rsid w:val="00013215"/>
    <w:rsid w:val="000145DD"/>
    <w:rsid w:val="000146A9"/>
    <w:rsid w:val="000148E6"/>
    <w:rsid w:val="00015F5C"/>
    <w:rsid w:val="00020618"/>
    <w:rsid w:val="000226E9"/>
    <w:rsid w:val="00023792"/>
    <w:rsid w:val="00026414"/>
    <w:rsid w:val="00026705"/>
    <w:rsid w:val="00030268"/>
    <w:rsid w:val="000338FD"/>
    <w:rsid w:val="00033F24"/>
    <w:rsid w:val="00034011"/>
    <w:rsid w:val="000374FF"/>
    <w:rsid w:val="000444CC"/>
    <w:rsid w:val="000449A7"/>
    <w:rsid w:val="00053701"/>
    <w:rsid w:val="00055CC2"/>
    <w:rsid w:val="0005601C"/>
    <w:rsid w:val="000565C4"/>
    <w:rsid w:val="000642CD"/>
    <w:rsid w:val="00065CED"/>
    <w:rsid w:val="00072E6C"/>
    <w:rsid w:val="0008031F"/>
    <w:rsid w:val="00085AC8"/>
    <w:rsid w:val="0008628B"/>
    <w:rsid w:val="00086730"/>
    <w:rsid w:val="00094A10"/>
    <w:rsid w:val="0009629A"/>
    <w:rsid w:val="00096735"/>
    <w:rsid w:val="00096FA1"/>
    <w:rsid w:val="000A17B9"/>
    <w:rsid w:val="000A5207"/>
    <w:rsid w:val="000A527C"/>
    <w:rsid w:val="000A5D7E"/>
    <w:rsid w:val="000A78C8"/>
    <w:rsid w:val="000B2B85"/>
    <w:rsid w:val="000B34AB"/>
    <w:rsid w:val="000B4A0D"/>
    <w:rsid w:val="000B6C20"/>
    <w:rsid w:val="000B7306"/>
    <w:rsid w:val="000C19EF"/>
    <w:rsid w:val="000C3DDB"/>
    <w:rsid w:val="000C5C66"/>
    <w:rsid w:val="000C7FEB"/>
    <w:rsid w:val="000D0954"/>
    <w:rsid w:val="000D52A0"/>
    <w:rsid w:val="000E1A07"/>
    <w:rsid w:val="000E7C40"/>
    <w:rsid w:val="000F0531"/>
    <w:rsid w:val="000F12AB"/>
    <w:rsid w:val="000F2064"/>
    <w:rsid w:val="000F304F"/>
    <w:rsid w:val="000F6265"/>
    <w:rsid w:val="00101F4B"/>
    <w:rsid w:val="00104F20"/>
    <w:rsid w:val="0010672C"/>
    <w:rsid w:val="00110238"/>
    <w:rsid w:val="00111B61"/>
    <w:rsid w:val="00113B10"/>
    <w:rsid w:val="00116403"/>
    <w:rsid w:val="00116AEC"/>
    <w:rsid w:val="0011724E"/>
    <w:rsid w:val="00117966"/>
    <w:rsid w:val="001210B5"/>
    <w:rsid w:val="0012184E"/>
    <w:rsid w:val="00122E64"/>
    <w:rsid w:val="0012438E"/>
    <w:rsid w:val="0012697D"/>
    <w:rsid w:val="00126EB6"/>
    <w:rsid w:val="00127A2E"/>
    <w:rsid w:val="00127C5F"/>
    <w:rsid w:val="001312BB"/>
    <w:rsid w:val="00131663"/>
    <w:rsid w:val="001329BF"/>
    <w:rsid w:val="0013301D"/>
    <w:rsid w:val="00134550"/>
    <w:rsid w:val="00134820"/>
    <w:rsid w:val="0013636E"/>
    <w:rsid w:val="00137779"/>
    <w:rsid w:val="00137A3B"/>
    <w:rsid w:val="00137A83"/>
    <w:rsid w:val="00137BFF"/>
    <w:rsid w:val="00140D67"/>
    <w:rsid w:val="0014342C"/>
    <w:rsid w:val="001453C0"/>
    <w:rsid w:val="001463EA"/>
    <w:rsid w:val="00147EC7"/>
    <w:rsid w:val="001525A9"/>
    <w:rsid w:val="00154450"/>
    <w:rsid w:val="00156C50"/>
    <w:rsid w:val="0015720D"/>
    <w:rsid w:val="00165025"/>
    <w:rsid w:val="00165FB7"/>
    <w:rsid w:val="00166492"/>
    <w:rsid w:val="001710ED"/>
    <w:rsid w:val="001746A2"/>
    <w:rsid w:val="00175EF6"/>
    <w:rsid w:val="001775B8"/>
    <w:rsid w:val="0018173C"/>
    <w:rsid w:val="00182A4A"/>
    <w:rsid w:val="001843C9"/>
    <w:rsid w:val="00185B2B"/>
    <w:rsid w:val="00186291"/>
    <w:rsid w:val="00187929"/>
    <w:rsid w:val="00187CAE"/>
    <w:rsid w:val="00191A1C"/>
    <w:rsid w:val="00195473"/>
    <w:rsid w:val="00195C53"/>
    <w:rsid w:val="00197FB0"/>
    <w:rsid w:val="001A09EB"/>
    <w:rsid w:val="001A1709"/>
    <w:rsid w:val="001A41CC"/>
    <w:rsid w:val="001A6709"/>
    <w:rsid w:val="001A77F8"/>
    <w:rsid w:val="001B44F4"/>
    <w:rsid w:val="001B7511"/>
    <w:rsid w:val="001C11E6"/>
    <w:rsid w:val="001C15BA"/>
    <w:rsid w:val="001C2FEF"/>
    <w:rsid w:val="001C4144"/>
    <w:rsid w:val="001C465B"/>
    <w:rsid w:val="001C6F41"/>
    <w:rsid w:val="001D1805"/>
    <w:rsid w:val="001D2170"/>
    <w:rsid w:val="001D3B1C"/>
    <w:rsid w:val="001D5529"/>
    <w:rsid w:val="001D615E"/>
    <w:rsid w:val="001D73F2"/>
    <w:rsid w:val="001D7B57"/>
    <w:rsid w:val="001E1077"/>
    <w:rsid w:val="001E2897"/>
    <w:rsid w:val="001E2A26"/>
    <w:rsid w:val="001E45A9"/>
    <w:rsid w:val="001E5A0A"/>
    <w:rsid w:val="001E75DE"/>
    <w:rsid w:val="001E7974"/>
    <w:rsid w:val="001F226B"/>
    <w:rsid w:val="001F4D6F"/>
    <w:rsid w:val="001F6D26"/>
    <w:rsid w:val="001F7463"/>
    <w:rsid w:val="00204E03"/>
    <w:rsid w:val="00205913"/>
    <w:rsid w:val="002062FA"/>
    <w:rsid w:val="00207704"/>
    <w:rsid w:val="00207988"/>
    <w:rsid w:val="002107AD"/>
    <w:rsid w:val="00212FB2"/>
    <w:rsid w:val="00213F3E"/>
    <w:rsid w:val="00216D8C"/>
    <w:rsid w:val="002204BC"/>
    <w:rsid w:val="002236D4"/>
    <w:rsid w:val="0022375E"/>
    <w:rsid w:val="00223B5C"/>
    <w:rsid w:val="00224FB8"/>
    <w:rsid w:val="00225F14"/>
    <w:rsid w:val="00231959"/>
    <w:rsid w:val="00235E34"/>
    <w:rsid w:val="00242432"/>
    <w:rsid w:val="00242D5B"/>
    <w:rsid w:val="00244216"/>
    <w:rsid w:val="00245DA1"/>
    <w:rsid w:val="00251C84"/>
    <w:rsid w:val="00252178"/>
    <w:rsid w:val="0025255F"/>
    <w:rsid w:val="00254E87"/>
    <w:rsid w:val="00260360"/>
    <w:rsid w:val="00260698"/>
    <w:rsid w:val="00261CF5"/>
    <w:rsid w:val="00261DAC"/>
    <w:rsid w:val="00264C81"/>
    <w:rsid w:val="002725B3"/>
    <w:rsid w:val="00272A74"/>
    <w:rsid w:val="00274E46"/>
    <w:rsid w:val="00277530"/>
    <w:rsid w:val="0028160A"/>
    <w:rsid w:val="002816DF"/>
    <w:rsid w:val="00285B32"/>
    <w:rsid w:val="0028799E"/>
    <w:rsid w:val="00287A63"/>
    <w:rsid w:val="00290DDD"/>
    <w:rsid w:val="00290E4C"/>
    <w:rsid w:val="00293F52"/>
    <w:rsid w:val="0029447D"/>
    <w:rsid w:val="002946FA"/>
    <w:rsid w:val="002972EA"/>
    <w:rsid w:val="002A06F1"/>
    <w:rsid w:val="002A11D1"/>
    <w:rsid w:val="002A3ABD"/>
    <w:rsid w:val="002A3BA4"/>
    <w:rsid w:val="002A417C"/>
    <w:rsid w:val="002A64A8"/>
    <w:rsid w:val="002B236E"/>
    <w:rsid w:val="002B2785"/>
    <w:rsid w:val="002B286E"/>
    <w:rsid w:val="002B3D60"/>
    <w:rsid w:val="002B5329"/>
    <w:rsid w:val="002B6382"/>
    <w:rsid w:val="002B69B6"/>
    <w:rsid w:val="002B6AEB"/>
    <w:rsid w:val="002C10C6"/>
    <w:rsid w:val="002C408E"/>
    <w:rsid w:val="002C5AE1"/>
    <w:rsid w:val="002C6592"/>
    <w:rsid w:val="002D1F7A"/>
    <w:rsid w:val="002D2218"/>
    <w:rsid w:val="002D2CD0"/>
    <w:rsid w:val="002D3AFB"/>
    <w:rsid w:val="002D479D"/>
    <w:rsid w:val="002D5442"/>
    <w:rsid w:val="002E138D"/>
    <w:rsid w:val="002E28E0"/>
    <w:rsid w:val="002E5721"/>
    <w:rsid w:val="002E5E9E"/>
    <w:rsid w:val="002E630D"/>
    <w:rsid w:val="002E7D9C"/>
    <w:rsid w:val="002F00AC"/>
    <w:rsid w:val="002F0DDE"/>
    <w:rsid w:val="003027A4"/>
    <w:rsid w:val="003029F1"/>
    <w:rsid w:val="00302E47"/>
    <w:rsid w:val="00303066"/>
    <w:rsid w:val="00306CA6"/>
    <w:rsid w:val="003115E0"/>
    <w:rsid w:val="00313655"/>
    <w:rsid w:val="00313F85"/>
    <w:rsid w:val="00316740"/>
    <w:rsid w:val="00317335"/>
    <w:rsid w:val="00321F8E"/>
    <w:rsid w:val="00323D20"/>
    <w:rsid w:val="00331174"/>
    <w:rsid w:val="00332BE3"/>
    <w:rsid w:val="00334741"/>
    <w:rsid w:val="00337A3D"/>
    <w:rsid w:val="00342279"/>
    <w:rsid w:val="00343E71"/>
    <w:rsid w:val="00347415"/>
    <w:rsid w:val="003539B9"/>
    <w:rsid w:val="00353C41"/>
    <w:rsid w:val="00354519"/>
    <w:rsid w:val="00360A68"/>
    <w:rsid w:val="00370DEA"/>
    <w:rsid w:val="003738D9"/>
    <w:rsid w:val="003758AB"/>
    <w:rsid w:val="00376C8E"/>
    <w:rsid w:val="003778F2"/>
    <w:rsid w:val="00380507"/>
    <w:rsid w:val="0038091E"/>
    <w:rsid w:val="0038526E"/>
    <w:rsid w:val="00390426"/>
    <w:rsid w:val="003912D3"/>
    <w:rsid w:val="00392E0F"/>
    <w:rsid w:val="0039481D"/>
    <w:rsid w:val="00395219"/>
    <w:rsid w:val="003A0352"/>
    <w:rsid w:val="003A1132"/>
    <w:rsid w:val="003A3DF1"/>
    <w:rsid w:val="003A4595"/>
    <w:rsid w:val="003A6FA5"/>
    <w:rsid w:val="003B3051"/>
    <w:rsid w:val="003B4352"/>
    <w:rsid w:val="003B71FA"/>
    <w:rsid w:val="003C0FFD"/>
    <w:rsid w:val="003C13A0"/>
    <w:rsid w:val="003C2EEC"/>
    <w:rsid w:val="003C342F"/>
    <w:rsid w:val="003D05BF"/>
    <w:rsid w:val="003D331B"/>
    <w:rsid w:val="003D4E62"/>
    <w:rsid w:val="003D7E57"/>
    <w:rsid w:val="003E01F8"/>
    <w:rsid w:val="003E02F0"/>
    <w:rsid w:val="003E2D3D"/>
    <w:rsid w:val="003E42BB"/>
    <w:rsid w:val="003E54D6"/>
    <w:rsid w:val="003E72C0"/>
    <w:rsid w:val="003F0765"/>
    <w:rsid w:val="003F6258"/>
    <w:rsid w:val="003F73C8"/>
    <w:rsid w:val="003F7645"/>
    <w:rsid w:val="00404F10"/>
    <w:rsid w:val="004054B4"/>
    <w:rsid w:val="00406697"/>
    <w:rsid w:val="00413FD2"/>
    <w:rsid w:val="0042111A"/>
    <w:rsid w:val="00422EA1"/>
    <w:rsid w:val="004233D9"/>
    <w:rsid w:val="00423D29"/>
    <w:rsid w:val="00424527"/>
    <w:rsid w:val="0042703B"/>
    <w:rsid w:val="004270CD"/>
    <w:rsid w:val="004300F2"/>
    <w:rsid w:val="0043696D"/>
    <w:rsid w:val="00437AD1"/>
    <w:rsid w:val="0044538A"/>
    <w:rsid w:val="00445817"/>
    <w:rsid w:val="004468D2"/>
    <w:rsid w:val="00456570"/>
    <w:rsid w:val="004567F3"/>
    <w:rsid w:val="00456C1B"/>
    <w:rsid w:val="00456E74"/>
    <w:rsid w:val="0046292B"/>
    <w:rsid w:val="00462F32"/>
    <w:rsid w:val="004669DC"/>
    <w:rsid w:val="00467A73"/>
    <w:rsid w:val="00467E08"/>
    <w:rsid w:val="00470115"/>
    <w:rsid w:val="004745B3"/>
    <w:rsid w:val="004776AC"/>
    <w:rsid w:val="00480C78"/>
    <w:rsid w:val="004831C9"/>
    <w:rsid w:val="004842ED"/>
    <w:rsid w:val="00484F89"/>
    <w:rsid w:val="00485202"/>
    <w:rsid w:val="00487561"/>
    <w:rsid w:val="00490AD2"/>
    <w:rsid w:val="00494E5C"/>
    <w:rsid w:val="0049530E"/>
    <w:rsid w:val="004953B6"/>
    <w:rsid w:val="004A0BB9"/>
    <w:rsid w:val="004B05A5"/>
    <w:rsid w:val="004B113A"/>
    <w:rsid w:val="004B1416"/>
    <w:rsid w:val="004B1956"/>
    <w:rsid w:val="004B3AD4"/>
    <w:rsid w:val="004B3DBC"/>
    <w:rsid w:val="004B4692"/>
    <w:rsid w:val="004B4C09"/>
    <w:rsid w:val="004B786B"/>
    <w:rsid w:val="004C4BDB"/>
    <w:rsid w:val="004C63D1"/>
    <w:rsid w:val="004C65C9"/>
    <w:rsid w:val="004C7C15"/>
    <w:rsid w:val="004D17FE"/>
    <w:rsid w:val="004D1B80"/>
    <w:rsid w:val="004D21B7"/>
    <w:rsid w:val="004D4A4F"/>
    <w:rsid w:val="004D5EB8"/>
    <w:rsid w:val="004D7224"/>
    <w:rsid w:val="004E0ECF"/>
    <w:rsid w:val="004E231F"/>
    <w:rsid w:val="004E2EC8"/>
    <w:rsid w:val="004E2F6B"/>
    <w:rsid w:val="004E443F"/>
    <w:rsid w:val="004E5884"/>
    <w:rsid w:val="004E5966"/>
    <w:rsid w:val="004E7878"/>
    <w:rsid w:val="004F05D9"/>
    <w:rsid w:val="004F0C57"/>
    <w:rsid w:val="004F2EDF"/>
    <w:rsid w:val="004F75D2"/>
    <w:rsid w:val="004F7619"/>
    <w:rsid w:val="0050335C"/>
    <w:rsid w:val="00505B06"/>
    <w:rsid w:val="00510A8E"/>
    <w:rsid w:val="00521BDE"/>
    <w:rsid w:val="005229A9"/>
    <w:rsid w:val="00523F2A"/>
    <w:rsid w:val="00524974"/>
    <w:rsid w:val="00527FB6"/>
    <w:rsid w:val="00530138"/>
    <w:rsid w:val="00533615"/>
    <w:rsid w:val="005343F5"/>
    <w:rsid w:val="00535183"/>
    <w:rsid w:val="00535ED9"/>
    <w:rsid w:val="00541C12"/>
    <w:rsid w:val="00542E40"/>
    <w:rsid w:val="0054493A"/>
    <w:rsid w:val="00545C7E"/>
    <w:rsid w:val="005472AB"/>
    <w:rsid w:val="00561508"/>
    <w:rsid w:val="005624EF"/>
    <w:rsid w:val="00562583"/>
    <w:rsid w:val="00563568"/>
    <w:rsid w:val="0056373E"/>
    <w:rsid w:val="005644AD"/>
    <w:rsid w:val="00564ED3"/>
    <w:rsid w:val="00567DCF"/>
    <w:rsid w:val="005717EC"/>
    <w:rsid w:val="005729D3"/>
    <w:rsid w:val="00576558"/>
    <w:rsid w:val="00582FDA"/>
    <w:rsid w:val="00587E00"/>
    <w:rsid w:val="0059111D"/>
    <w:rsid w:val="0059287F"/>
    <w:rsid w:val="005930F4"/>
    <w:rsid w:val="00593BDF"/>
    <w:rsid w:val="0059408F"/>
    <w:rsid w:val="00594480"/>
    <w:rsid w:val="005A001E"/>
    <w:rsid w:val="005A16E0"/>
    <w:rsid w:val="005A33AA"/>
    <w:rsid w:val="005A33E0"/>
    <w:rsid w:val="005A3B84"/>
    <w:rsid w:val="005A3FE8"/>
    <w:rsid w:val="005B0E8E"/>
    <w:rsid w:val="005B324A"/>
    <w:rsid w:val="005B4DBD"/>
    <w:rsid w:val="005B7CF3"/>
    <w:rsid w:val="005B7EF5"/>
    <w:rsid w:val="005C1525"/>
    <w:rsid w:val="005C3565"/>
    <w:rsid w:val="005C3EB4"/>
    <w:rsid w:val="005C77EE"/>
    <w:rsid w:val="005D1500"/>
    <w:rsid w:val="005D3309"/>
    <w:rsid w:val="005D5C1F"/>
    <w:rsid w:val="005D6C5C"/>
    <w:rsid w:val="005E5B62"/>
    <w:rsid w:val="005F4868"/>
    <w:rsid w:val="005F7695"/>
    <w:rsid w:val="005F7EBD"/>
    <w:rsid w:val="00600A5E"/>
    <w:rsid w:val="00601A1C"/>
    <w:rsid w:val="0060202D"/>
    <w:rsid w:val="00605CD1"/>
    <w:rsid w:val="00607709"/>
    <w:rsid w:val="0061349B"/>
    <w:rsid w:val="00614804"/>
    <w:rsid w:val="00614FA6"/>
    <w:rsid w:val="006150B1"/>
    <w:rsid w:val="00615120"/>
    <w:rsid w:val="00617C91"/>
    <w:rsid w:val="006220DA"/>
    <w:rsid w:val="0062262A"/>
    <w:rsid w:val="00624963"/>
    <w:rsid w:val="006274AD"/>
    <w:rsid w:val="006278B7"/>
    <w:rsid w:val="00627FDB"/>
    <w:rsid w:val="00641FB8"/>
    <w:rsid w:val="00644A27"/>
    <w:rsid w:val="00645D82"/>
    <w:rsid w:val="0064752F"/>
    <w:rsid w:val="00650703"/>
    <w:rsid w:val="00650AB1"/>
    <w:rsid w:val="006611DD"/>
    <w:rsid w:val="006614CA"/>
    <w:rsid w:val="00661621"/>
    <w:rsid w:val="0066411A"/>
    <w:rsid w:val="006661CB"/>
    <w:rsid w:val="006673CD"/>
    <w:rsid w:val="00670465"/>
    <w:rsid w:val="00671225"/>
    <w:rsid w:val="00671E42"/>
    <w:rsid w:val="00672487"/>
    <w:rsid w:val="006776A6"/>
    <w:rsid w:val="006827A1"/>
    <w:rsid w:val="006834F1"/>
    <w:rsid w:val="00684609"/>
    <w:rsid w:val="00684BFA"/>
    <w:rsid w:val="0069389C"/>
    <w:rsid w:val="00694149"/>
    <w:rsid w:val="006943D2"/>
    <w:rsid w:val="00695B77"/>
    <w:rsid w:val="0069792B"/>
    <w:rsid w:val="006A41CE"/>
    <w:rsid w:val="006A4EC2"/>
    <w:rsid w:val="006A5980"/>
    <w:rsid w:val="006A697A"/>
    <w:rsid w:val="006B1B16"/>
    <w:rsid w:val="006B6A04"/>
    <w:rsid w:val="006B6C5E"/>
    <w:rsid w:val="006B749A"/>
    <w:rsid w:val="006C2FF1"/>
    <w:rsid w:val="006C35AB"/>
    <w:rsid w:val="006D15A5"/>
    <w:rsid w:val="006D2E7D"/>
    <w:rsid w:val="006E0C52"/>
    <w:rsid w:val="006E4195"/>
    <w:rsid w:val="006E47F6"/>
    <w:rsid w:val="006E5C91"/>
    <w:rsid w:val="006F0488"/>
    <w:rsid w:val="006F2C61"/>
    <w:rsid w:val="006F5D7C"/>
    <w:rsid w:val="006F7A0D"/>
    <w:rsid w:val="006F7EDA"/>
    <w:rsid w:val="00705975"/>
    <w:rsid w:val="00710DFD"/>
    <w:rsid w:val="00715667"/>
    <w:rsid w:val="0071606A"/>
    <w:rsid w:val="007249C1"/>
    <w:rsid w:val="00724EA2"/>
    <w:rsid w:val="007308A8"/>
    <w:rsid w:val="00732322"/>
    <w:rsid w:val="007410E2"/>
    <w:rsid w:val="00742DB2"/>
    <w:rsid w:val="00743ED1"/>
    <w:rsid w:val="00746280"/>
    <w:rsid w:val="00747EBA"/>
    <w:rsid w:val="00750B46"/>
    <w:rsid w:val="00751735"/>
    <w:rsid w:val="00751DFB"/>
    <w:rsid w:val="00752EB2"/>
    <w:rsid w:val="007534AB"/>
    <w:rsid w:val="0075385C"/>
    <w:rsid w:val="0076067A"/>
    <w:rsid w:val="00760DEC"/>
    <w:rsid w:val="00760FE7"/>
    <w:rsid w:val="0076598C"/>
    <w:rsid w:val="00766EE2"/>
    <w:rsid w:val="00767477"/>
    <w:rsid w:val="00780164"/>
    <w:rsid w:val="007836DB"/>
    <w:rsid w:val="00783BB1"/>
    <w:rsid w:val="00784E88"/>
    <w:rsid w:val="007932D9"/>
    <w:rsid w:val="007933AA"/>
    <w:rsid w:val="00793D6E"/>
    <w:rsid w:val="00794E91"/>
    <w:rsid w:val="007A055C"/>
    <w:rsid w:val="007A7933"/>
    <w:rsid w:val="007B0408"/>
    <w:rsid w:val="007B2A4B"/>
    <w:rsid w:val="007B2B62"/>
    <w:rsid w:val="007B5C76"/>
    <w:rsid w:val="007B5D70"/>
    <w:rsid w:val="007B7C25"/>
    <w:rsid w:val="007C70D0"/>
    <w:rsid w:val="007C7F38"/>
    <w:rsid w:val="007D6397"/>
    <w:rsid w:val="007D6AB6"/>
    <w:rsid w:val="007D7DA5"/>
    <w:rsid w:val="007E383D"/>
    <w:rsid w:val="007E653D"/>
    <w:rsid w:val="007F39D0"/>
    <w:rsid w:val="007F3EDF"/>
    <w:rsid w:val="007F6053"/>
    <w:rsid w:val="00806EE9"/>
    <w:rsid w:val="00806FBF"/>
    <w:rsid w:val="00807D63"/>
    <w:rsid w:val="008104CD"/>
    <w:rsid w:val="00811DD4"/>
    <w:rsid w:val="0081361F"/>
    <w:rsid w:val="008138B8"/>
    <w:rsid w:val="00826D70"/>
    <w:rsid w:val="008321FA"/>
    <w:rsid w:val="008349C8"/>
    <w:rsid w:val="00835212"/>
    <w:rsid w:val="00835609"/>
    <w:rsid w:val="00854026"/>
    <w:rsid w:val="008563F4"/>
    <w:rsid w:val="008567EE"/>
    <w:rsid w:val="00862DBD"/>
    <w:rsid w:val="00866178"/>
    <w:rsid w:val="00867601"/>
    <w:rsid w:val="008703C8"/>
    <w:rsid w:val="00871223"/>
    <w:rsid w:val="00876045"/>
    <w:rsid w:val="008770BD"/>
    <w:rsid w:val="00880CE6"/>
    <w:rsid w:val="00883A2F"/>
    <w:rsid w:val="0088603E"/>
    <w:rsid w:val="00890206"/>
    <w:rsid w:val="00892A5E"/>
    <w:rsid w:val="00892BF9"/>
    <w:rsid w:val="00895210"/>
    <w:rsid w:val="00896468"/>
    <w:rsid w:val="0089662F"/>
    <w:rsid w:val="008979A1"/>
    <w:rsid w:val="00897D18"/>
    <w:rsid w:val="008A04E0"/>
    <w:rsid w:val="008A1502"/>
    <w:rsid w:val="008A2847"/>
    <w:rsid w:val="008A3979"/>
    <w:rsid w:val="008B1923"/>
    <w:rsid w:val="008B2AD2"/>
    <w:rsid w:val="008B40C6"/>
    <w:rsid w:val="008B5971"/>
    <w:rsid w:val="008C27A0"/>
    <w:rsid w:val="008C3A52"/>
    <w:rsid w:val="008D078B"/>
    <w:rsid w:val="008D0C69"/>
    <w:rsid w:val="008D4724"/>
    <w:rsid w:val="008E1F32"/>
    <w:rsid w:val="008E2A43"/>
    <w:rsid w:val="008E2AFF"/>
    <w:rsid w:val="008E2D00"/>
    <w:rsid w:val="008E6547"/>
    <w:rsid w:val="008E7825"/>
    <w:rsid w:val="008F0F0F"/>
    <w:rsid w:val="008F1532"/>
    <w:rsid w:val="008F1FD1"/>
    <w:rsid w:val="008F235D"/>
    <w:rsid w:val="008F6927"/>
    <w:rsid w:val="0090040A"/>
    <w:rsid w:val="00902153"/>
    <w:rsid w:val="0090468E"/>
    <w:rsid w:val="00906CFA"/>
    <w:rsid w:val="00910C32"/>
    <w:rsid w:val="00913620"/>
    <w:rsid w:val="00915125"/>
    <w:rsid w:val="00915BB7"/>
    <w:rsid w:val="00916C1D"/>
    <w:rsid w:val="00917656"/>
    <w:rsid w:val="00924B41"/>
    <w:rsid w:val="009302A4"/>
    <w:rsid w:val="00930481"/>
    <w:rsid w:val="00932F54"/>
    <w:rsid w:val="0093316D"/>
    <w:rsid w:val="009348D8"/>
    <w:rsid w:val="0094166B"/>
    <w:rsid w:val="0094420C"/>
    <w:rsid w:val="009458F3"/>
    <w:rsid w:val="00952652"/>
    <w:rsid w:val="00955465"/>
    <w:rsid w:val="00957C39"/>
    <w:rsid w:val="009623F1"/>
    <w:rsid w:val="009679AC"/>
    <w:rsid w:val="00971A24"/>
    <w:rsid w:val="00973559"/>
    <w:rsid w:val="009757A9"/>
    <w:rsid w:val="00976B70"/>
    <w:rsid w:val="00976FCF"/>
    <w:rsid w:val="00980383"/>
    <w:rsid w:val="00981368"/>
    <w:rsid w:val="00984986"/>
    <w:rsid w:val="00984A95"/>
    <w:rsid w:val="009905AA"/>
    <w:rsid w:val="00993860"/>
    <w:rsid w:val="00994321"/>
    <w:rsid w:val="009A23CA"/>
    <w:rsid w:val="009A464C"/>
    <w:rsid w:val="009A6796"/>
    <w:rsid w:val="009B0047"/>
    <w:rsid w:val="009B1353"/>
    <w:rsid w:val="009B156A"/>
    <w:rsid w:val="009B2D58"/>
    <w:rsid w:val="009B3896"/>
    <w:rsid w:val="009B3D7F"/>
    <w:rsid w:val="009B4E18"/>
    <w:rsid w:val="009B5521"/>
    <w:rsid w:val="009C12D2"/>
    <w:rsid w:val="009C2C14"/>
    <w:rsid w:val="009C4CC6"/>
    <w:rsid w:val="009C6AFC"/>
    <w:rsid w:val="009D0D47"/>
    <w:rsid w:val="009D4A51"/>
    <w:rsid w:val="009D572C"/>
    <w:rsid w:val="009D5B9C"/>
    <w:rsid w:val="009D667A"/>
    <w:rsid w:val="009E07F7"/>
    <w:rsid w:val="009E0D4C"/>
    <w:rsid w:val="009E14EC"/>
    <w:rsid w:val="009E28DE"/>
    <w:rsid w:val="009E33FB"/>
    <w:rsid w:val="009F0E69"/>
    <w:rsid w:val="009F3423"/>
    <w:rsid w:val="009F4BD9"/>
    <w:rsid w:val="009F555B"/>
    <w:rsid w:val="009F74B5"/>
    <w:rsid w:val="00A002AA"/>
    <w:rsid w:val="00A015A7"/>
    <w:rsid w:val="00A01871"/>
    <w:rsid w:val="00A02701"/>
    <w:rsid w:val="00A0509A"/>
    <w:rsid w:val="00A056F7"/>
    <w:rsid w:val="00A067AA"/>
    <w:rsid w:val="00A06DD5"/>
    <w:rsid w:val="00A07350"/>
    <w:rsid w:val="00A12520"/>
    <w:rsid w:val="00A1702A"/>
    <w:rsid w:val="00A17EAD"/>
    <w:rsid w:val="00A2002D"/>
    <w:rsid w:val="00A2270D"/>
    <w:rsid w:val="00A22B5B"/>
    <w:rsid w:val="00A22CDC"/>
    <w:rsid w:val="00A2552C"/>
    <w:rsid w:val="00A31B07"/>
    <w:rsid w:val="00A3418C"/>
    <w:rsid w:val="00A42D19"/>
    <w:rsid w:val="00A444BB"/>
    <w:rsid w:val="00A44E38"/>
    <w:rsid w:val="00A54AFE"/>
    <w:rsid w:val="00A561BB"/>
    <w:rsid w:val="00A60D53"/>
    <w:rsid w:val="00A62907"/>
    <w:rsid w:val="00A63881"/>
    <w:rsid w:val="00A63C6E"/>
    <w:rsid w:val="00A66051"/>
    <w:rsid w:val="00A661D3"/>
    <w:rsid w:val="00A66597"/>
    <w:rsid w:val="00A72E83"/>
    <w:rsid w:val="00A76698"/>
    <w:rsid w:val="00A812C7"/>
    <w:rsid w:val="00A83601"/>
    <w:rsid w:val="00A85692"/>
    <w:rsid w:val="00A87266"/>
    <w:rsid w:val="00A879B2"/>
    <w:rsid w:val="00A95A32"/>
    <w:rsid w:val="00A95E48"/>
    <w:rsid w:val="00AA6892"/>
    <w:rsid w:val="00AB4E76"/>
    <w:rsid w:val="00AB53A2"/>
    <w:rsid w:val="00AB62BE"/>
    <w:rsid w:val="00AC08FD"/>
    <w:rsid w:val="00AC154F"/>
    <w:rsid w:val="00AC307C"/>
    <w:rsid w:val="00AC70B0"/>
    <w:rsid w:val="00AD2A73"/>
    <w:rsid w:val="00AD4B13"/>
    <w:rsid w:val="00AD62A5"/>
    <w:rsid w:val="00AE015D"/>
    <w:rsid w:val="00AE2D7A"/>
    <w:rsid w:val="00AE3E2D"/>
    <w:rsid w:val="00AE499B"/>
    <w:rsid w:val="00AE502E"/>
    <w:rsid w:val="00AE5BBD"/>
    <w:rsid w:val="00AF07FF"/>
    <w:rsid w:val="00AF341C"/>
    <w:rsid w:val="00AF78B6"/>
    <w:rsid w:val="00B00A38"/>
    <w:rsid w:val="00B1099A"/>
    <w:rsid w:val="00B137F8"/>
    <w:rsid w:val="00B16736"/>
    <w:rsid w:val="00B173ED"/>
    <w:rsid w:val="00B212B7"/>
    <w:rsid w:val="00B25132"/>
    <w:rsid w:val="00B2683C"/>
    <w:rsid w:val="00B317C6"/>
    <w:rsid w:val="00B31E46"/>
    <w:rsid w:val="00B32810"/>
    <w:rsid w:val="00B347E8"/>
    <w:rsid w:val="00B34A3B"/>
    <w:rsid w:val="00B3652F"/>
    <w:rsid w:val="00B3753B"/>
    <w:rsid w:val="00B43D42"/>
    <w:rsid w:val="00B5034A"/>
    <w:rsid w:val="00B5214C"/>
    <w:rsid w:val="00B523A4"/>
    <w:rsid w:val="00B54A69"/>
    <w:rsid w:val="00B55D73"/>
    <w:rsid w:val="00B66FAF"/>
    <w:rsid w:val="00B71BD6"/>
    <w:rsid w:val="00B7464A"/>
    <w:rsid w:val="00B77426"/>
    <w:rsid w:val="00B81338"/>
    <w:rsid w:val="00B81C6E"/>
    <w:rsid w:val="00B84227"/>
    <w:rsid w:val="00B93C9D"/>
    <w:rsid w:val="00B93CEB"/>
    <w:rsid w:val="00BA20A8"/>
    <w:rsid w:val="00BA48EA"/>
    <w:rsid w:val="00BA5DFB"/>
    <w:rsid w:val="00BA68FC"/>
    <w:rsid w:val="00BA6D65"/>
    <w:rsid w:val="00BB159E"/>
    <w:rsid w:val="00BB3CA6"/>
    <w:rsid w:val="00BB4098"/>
    <w:rsid w:val="00BB70CF"/>
    <w:rsid w:val="00BB7422"/>
    <w:rsid w:val="00BC73DE"/>
    <w:rsid w:val="00BD0A45"/>
    <w:rsid w:val="00BD3E5C"/>
    <w:rsid w:val="00BD417F"/>
    <w:rsid w:val="00BE2813"/>
    <w:rsid w:val="00BE7E96"/>
    <w:rsid w:val="00BF02F4"/>
    <w:rsid w:val="00BF6376"/>
    <w:rsid w:val="00C003A0"/>
    <w:rsid w:val="00C01BEE"/>
    <w:rsid w:val="00C05DB1"/>
    <w:rsid w:val="00C07CE2"/>
    <w:rsid w:val="00C07F70"/>
    <w:rsid w:val="00C1051F"/>
    <w:rsid w:val="00C115D2"/>
    <w:rsid w:val="00C121FD"/>
    <w:rsid w:val="00C138B4"/>
    <w:rsid w:val="00C168CB"/>
    <w:rsid w:val="00C17425"/>
    <w:rsid w:val="00C17D78"/>
    <w:rsid w:val="00C20AA8"/>
    <w:rsid w:val="00C210B1"/>
    <w:rsid w:val="00C24610"/>
    <w:rsid w:val="00C30547"/>
    <w:rsid w:val="00C3357D"/>
    <w:rsid w:val="00C33DAA"/>
    <w:rsid w:val="00C37F0A"/>
    <w:rsid w:val="00C47A0D"/>
    <w:rsid w:val="00C51073"/>
    <w:rsid w:val="00C51B89"/>
    <w:rsid w:val="00C531F0"/>
    <w:rsid w:val="00C53F88"/>
    <w:rsid w:val="00C572BD"/>
    <w:rsid w:val="00C62E44"/>
    <w:rsid w:val="00C642BC"/>
    <w:rsid w:val="00C66C57"/>
    <w:rsid w:val="00C75497"/>
    <w:rsid w:val="00C75A77"/>
    <w:rsid w:val="00C81D6D"/>
    <w:rsid w:val="00C8200E"/>
    <w:rsid w:val="00C94CB4"/>
    <w:rsid w:val="00C95026"/>
    <w:rsid w:val="00C95F6B"/>
    <w:rsid w:val="00CA3EE7"/>
    <w:rsid w:val="00CA5672"/>
    <w:rsid w:val="00CA661D"/>
    <w:rsid w:val="00CB221C"/>
    <w:rsid w:val="00CB3821"/>
    <w:rsid w:val="00CB395F"/>
    <w:rsid w:val="00CB53E5"/>
    <w:rsid w:val="00CC0392"/>
    <w:rsid w:val="00CC3DA5"/>
    <w:rsid w:val="00CC5FD2"/>
    <w:rsid w:val="00CC6021"/>
    <w:rsid w:val="00CC6892"/>
    <w:rsid w:val="00CC77F7"/>
    <w:rsid w:val="00CD3E4A"/>
    <w:rsid w:val="00CD5941"/>
    <w:rsid w:val="00CE02EC"/>
    <w:rsid w:val="00CE2842"/>
    <w:rsid w:val="00CE302F"/>
    <w:rsid w:val="00CE3531"/>
    <w:rsid w:val="00CE3782"/>
    <w:rsid w:val="00CE5A62"/>
    <w:rsid w:val="00CE774A"/>
    <w:rsid w:val="00CF1900"/>
    <w:rsid w:val="00CF3C11"/>
    <w:rsid w:val="00CF4327"/>
    <w:rsid w:val="00CF5269"/>
    <w:rsid w:val="00D01AE6"/>
    <w:rsid w:val="00D035BE"/>
    <w:rsid w:val="00D03748"/>
    <w:rsid w:val="00D175F6"/>
    <w:rsid w:val="00D17A7B"/>
    <w:rsid w:val="00D22373"/>
    <w:rsid w:val="00D244C3"/>
    <w:rsid w:val="00D30479"/>
    <w:rsid w:val="00D33077"/>
    <w:rsid w:val="00D34E01"/>
    <w:rsid w:val="00D36D3F"/>
    <w:rsid w:val="00D459D4"/>
    <w:rsid w:val="00D46F7A"/>
    <w:rsid w:val="00D50EA5"/>
    <w:rsid w:val="00D533B9"/>
    <w:rsid w:val="00D54DC2"/>
    <w:rsid w:val="00D61892"/>
    <w:rsid w:val="00D61D38"/>
    <w:rsid w:val="00D642CC"/>
    <w:rsid w:val="00D72127"/>
    <w:rsid w:val="00D72739"/>
    <w:rsid w:val="00D72F80"/>
    <w:rsid w:val="00D7334E"/>
    <w:rsid w:val="00D74B21"/>
    <w:rsid w:val="00D82638"/>
    <w:rsid w:val="00D85648"/>
    <w:rsid w:val="00D930DC"/>
    <w:rsid w:val="00D94207"/>
    <w:rsid w:val="00D952B4"/>
    <w:rsid w:val="00D97C25"/>
    <w:rsid w:val="00DA3108"/>
    <w:rsid w:val="00DA5DB8"/>
    <w:rsid w:val="00DB1515"/>
    <w:rsid w:val="00DB3412"/>
    <w:rsid w:val="00DB3C2C"/>
    <w:rsid w:val="00DB56C7"/>
    <w:rsid w:val="00DB6553"/>
    <w:rsid w:val="00DC0659"/>
    <w:rsid w:val="00DC08B5"/>
    <w:rsid w:val="00DC6F49"/>
    <w:rsid w:val="00DD0385"/>
    <w:rsid w:val="00DD1F75"/>
    <w:rsid w:val="00DD5C25"/>
    <w:rsid w:val="00DE171A"/>
    <w:rsid w:val="00DE23FE"/>
    <w:rsid w:val="00DE3AB3"/>
    <w:rsid w:val="00DE5597"/>
    <w:rsid w:val="00DE70D0"/>
    <w:rsid w:val="00DE75E1"/>
    <w:rsid w:val="00DF137C"/>
    <w:rsid w:val="00DF4053"/>
    <w:rsid w:val="00E004C1"/>
    <w:rsid w:val="00E013D5"/>
    <w:rsid w:val="00E026EF"/>
    <w:rsid w:val="00E0611C"/>
    <w:rsid w:val="00E061BC"/>
    <w:rsid w:val="00E11C3E"/>
    <w:rsid w:val="00E1306F"/>
    <w:rsid w:val="00E13A54"/>
    <w:rsid w:val="00E141DE"/>
    <w:rsid w:val="00E147CA"/>
    <w:rsid w:val="00E20FDE"/>
    <w:rsid w:val="00E2557D"/>
    <w:rsid w:val="00E27891"/>
    <w:rsid w:val="00E316DF"/>
    <w:rsid w:val="00E37971"/>
    <w:rsid w:val="00E414AC"/>
    <w:rsid w:val="00E4499B"/>
    <w:rsid w:val="00E45B36"/>
    <w:rsid w:val="00E545B1"/>
    <w:rsid w:val="00E56334"/>
    <w:rsid w:val="00E630D0"/>
    <w:rsid w:val="00E64122"/>
    <w:rsid w:val="00E654FC"/>
    <w:rsid w:val="00E658D1"/>
    <w:rsid w:val="00E718A1"/>
    <w:rsid w:val="00E71B5A"/>
    <w:rsid w:val="00E742BE"/>
    <w:rsid w:val="00E82625"/>
    <w:rsid w:val="00E84CEB"/>
    <w:rsid w:val="00E90646"/>
    <w:rsid w:val="00E93C5B"/>
    <w:rsid w:val="00E9666C"/>
    <w:rsid w:val="00EA003C"/>
    <w:rsid w:val="00EA1E67"/>
    <w:rsid w:val="00EA3377"/>
    <w:rsid w:val="00EB117F"/>
    <w:rsid w:val="00EB3C50"/>
    <w:rsid w:val="00EB6401"/>
    <w:rsid w:val="00EB6E80"/>
    <w:rsid w:val="00EB735F"/>
    <w:rsid w:val="00EB7B17"/>
    <w:rsid w:val="00EC69AD"/>
    <w:rsid w:val="00ED07B3"/>
    <w:rsid w:val="00ED18BB"/>
    <w:rsid w:val="00ED2FDB"/>
    <w:rsid w:val="00ED49CB"/>
    <w:rsid w:val="00ED73A8"/>
    <w:rsid w:val="00EE23A1"/>
    <w:rsid w:val="00EE2D10"/>
    <w:rsid w:val="00EF0BF1"/>
    <w:rsid w:val="00EF444B"/>
    <w:rsid w:val="00EF4938"/>
    <w:rsid w:val="00EF5F7E"/>
    <w:rsid w:val="00EF771C"/>
    <w:rsid w:val="00EF7908"/>
    <w:rsid w:val="00EF7C81"/>
    <w:rsid w:val="00F04D37"/>
    <w:rsid w:val="00F0719B"/>
    <w:rsid w:val="00F120DB"/>
    <w:rsid w:val="00F1407F"/>
    <w:rsid w:val="00F144A4"/>
    <w:rsid w:val="00F147D5"/>
    <w:rsid w:val="00F17580"/>
    <w:rsid w:val="00F21383"/>
    <w:rsid w:val="00F2298B"/>
    <w:rsid w:val="00F23C01"/>
    <w:rsid w:val="00F255E0"/>
    <w:rsid w:val="00F3005C"/>
    <w:rsid w:val="00F33542"/>
    <w:rsid w:val="00F44334"/>
    <w:rsid w:val="00F51A26"/>
    <w:rsid w:val="00F53DD1"/>
    <w:rsid w:val="00F56DE6"/>
    <w:rsid w:val="00F57FE1"/>
    <w:rsid w:val="00F63F27"/>
    <w:rsid w:val="00F6621B"/>
    <w:rsid w:val="00F66D5C"/>
    <w:rsid w:val="00F71B00"/>
    <w:rsid w:val="00F72186"/>
    <w:rsid w:val="00F731BF"/>
    <w:rsid w:val="00F731CF"/>
    <w:rsid w:val="00F73596"/>
    <w:rsid w:val="00F75DC6"/>
    <w:rsid w:val="00F76EC9"/>
    <w:rsid w:val="00F77E1D"/>
    <w:rsid w:val="00F8302C"/>
    <w:rsid w:val="00F840E0"/>
    <w:rsid w:val="00F858A2"/>
    <w:rsid w:val="00F8613A"/>
    <w:rsid w:val="00F865BE"/>
    <w:rsid w:val="00F87BC9"/>
    <w:rsid w:val="00F901C0"/>
    <w:rsid w:val="00F927CD"/>
    <w:rsid w:val="00F927FB"/>
    <w:rsid w:val="00F92EBF"/>
    <w:rsid w:val="00F93E1B"/>
    <w:rsid w:val="00F9461E"/>
    <w:rsid w:val="00F95FA6"/>
    <w:rsid w:val="00F9643C"/>
    <w:rsid w:val="00F96A36"/>
    <w:rsid w:val="00F96D55"/>
    <w:rsid w:val="00F97D51"/>
    <w:rsid w:val="00FA5458"/>
    <w:rsid w:val="00FA6A2D"/>
    <w:rsid w:val="00FA6E19"/>
    <w:rsid w:val="00FA75EE"/>
    <w:rsid w:val="00FA7980"/>
    <w:rsid w:val="00FA7F4B"/>
    <w:rsid w:val="00FB0206"/>
    <w:rsid w:val="00FB40E6"/>
    <w:rsid w:val="00FB44C8"/>
    <w:rsid w:val="00FB5291"/>
    <w:rsid w:val="00FC3A0B"/>
    <w:rsid w:val="00FC5B3A"/>
    <w:rsid w:val="00FC784A"/>
    <w:rsid w:val="00FD1CB0"/>
    <w:rsid w:val="00FD3CF4"/>
    <w:rsid w:val="00FE03EE"/>
    <w:rsid w:val="00FE223A"/>
    <w:rsid w:val="00FE3A98"/>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1210B5"/>
    <w:pPr>
      <w:spacing w:before="120" w:after="120" w:line="480" w:lineRule="auto"/>
      <w:ind w:firstLine="720"/>
      <w:outlineLvl w:val="1"/>
    </w:pPr>
    <w:rPr>
      <w:i/>
      <w:i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1210B5"/>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AA6892"/>
    <w:pPr>
      <w:spacing w:after="0" w:line="240" w:lineRule="auto"/>
      <w:contextualSpacing/>
    </w:pPr>
    <w:rPr>
      <w:rFonts w:eastAsiaTheme="majorEastAsia"/>
      <w:spacing w:val="-10"/>
      <w:kern w:val="28"/>
      <w:sz w:val="56"/>
      <w:szCs w:val="56"/>
    </w:rPr>
  </w:style>
  <w:style w:type="character" w:customStyle="1" w:styleId="TitleChar">
    <w:name w:val="Title Char"/>
    <w:basedOn w:val="DefaultParagraphFont"/>
    <w:link w:val="Title"/>
    <w:uiPriority w:val="10"/>
    <w:rsid w:val="00AA6892"/>
    <w:rPr>
      <w:rFonts w:ascii="Arial" w:eastAsiaTheme="majorEastAsia" w:hAnsi="Arial" w:cs="Arial"/>
      <w:spacing w:val="-10"/>
      <w:kern w:val="28"/>
      <w:sz w:val="56"/>
      <w:szCs w:val="56"/>
      <w:lang w:val="en-AU"/>
    </w:rPr>
  </w:style>
  <w:style w:type="character" w:customStyle="1" w:styleId="numbercell">
    <w:name w:val="numbercell"/>
    <w:basedOn w:val="DefaultParagraphFont"/>
    <w:rsid w:val="00F861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F7B9AE3-DAA6-4BAF-B554-48148857A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83</Pages>
  <Words>11404</Words>
  <Characters>65004</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27</cp:revision>
  <dcterms:created xsi:type="dcterms:W3CDTF">2020-11-02T06:58:00Z</dcterms:created>
  <dcterms:modified xsi:type="dcterms:W3CDTF">2020-11-02T09:43:00Z</dcterms:modified>
</cp:coreProperties>
</file>
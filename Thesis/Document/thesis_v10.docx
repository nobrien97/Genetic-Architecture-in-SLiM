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Pr="005F55E7" w:rsidRDefault="000B7B98" w:rsidP="005F55E7">
      <w:pPr>
        <w:pStyle w:val="Title"/>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77777777" w:rsidR="00ED3A62" w:rsidRDefault="004B6242" w:rsidP="005F55E7">
      <w:pPr>
        <w:pStyle w:val="Title"/>
        <w:jc w:val="center"/>
      </w:pPr>
      <w:r w:rsidRPr="00F04602">
        <w:t xml:space="preserve">Word count: </w:t>
      </w:r>
      <w:r w:rsidR="00562CBA">
        <w:t>7965 (Abstract: 214)</w:t>
      </w:r>
    </w:p>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31672155" w14:textId="4B21C26C" w:rsidR="006C2E10" w:rsidRDefault="008226A0" w:rsidP="006972DC">
      <w:pPr>
        <w:pStyle w:val="TOC1"/>
        <w:rPr>
          <w:rFonts w:eastAsiaTheme="minorEastAsia" w:cstheme="minorBidi"/>
          <w:noProof/>
          <w:lang w:val="en-US"/>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3203F2" w:rsidP="006972DC">
      <w:pPr>
        <w:pStyle w:val="TOC1"/>
        <w:rPr>
          <w:rFonts w:eastAsiaTheme="minorEastAsia" w:cstheme="minorBidi"/>
          <w:noProof/>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3203F2" w:rsidP="006972DC">
      <w:pPr>
        <w:pStyle w:val="TOC1"/>
        <w:rPr>
          <w:rFonts w:eastAsiaTheme="minorEastAsia" w:cstheme="minorBidi"/>
          <w:noProof/>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3203F2">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3203F2">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3203F2">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3203F2">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3203F2" w:rsidP="006972DC">
      <w:pPr>
        <w:pStyle w:val="TOC1"/>
        <w:rPr>
          <w:rFonts w:eastAsiaTheme="minorEastAsia" w:cstheme="minorBidi"/>
          <w:noProof/>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3203F2">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3203F2">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3203F2">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3203F2">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3203F2" w:rsidP="006972DC">
      <w:pPr>
        <w:pStyle w:val="TOC1"/>
        <w:rPr>
          <w:rFonts w:eastAsiaTheme="minorEastAsia" w:cstheme="minorBidi"/>
          <w:noProof/>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3203F2" w:rsidP="006972DC">
      <w:pPr>
        <w:pStyle w:val="TOC1"/>
        <w:rPr>
          <w:rFonts w:eastAsiaTheme="minorEastAsia" w:cstheme="minorBidi"/>
          <w:noProof/>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3203F2" w:rsidP="006972DC">
      <w:pPr>
        <w:pStyle w:val="TOC1"/>
        <w:rPr>
          <w:rFonts w:eastAsiaTheme="minorEastAsia" w:cstheme="minorBidi"/>
          <w:noProof/>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3203F2">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3203F2">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3203F2">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3203F2">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3203F2">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3203F2">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3203F2">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3203F2">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3203F2">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3203F2" w:rsidP="006972DC">
      <w:pPr>
        <w:pStyle w:val="TOC1"/>
        <w:rPr>
          <w:rFonts w:eastAsiaTheme="minorEastAsia" w:cstheme="minorBidi"/>
          <w:noProof/>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3203F2">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3203F2">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3203F2">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3203F2">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3203F2" w:rsidP="006972DC">
      <w:pPr>
        <w:pStyle w:val="TOC1"/>
        <w:rPr>
          <w:rFonts w:eastAsiaTheme="minorEastAsia" w:cstheme="minorBidi"/>
          <w:noProof/>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3203F2" w:rsidP="006972DC">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291D7CA3" w14:textId="785BE5A4" w:rsidR="006972DC" w:rsidRPr="009E5221" w:rsidRDefault="008226A0" w:rsidP="009E5221">
      <w:pPr>
        <w:pStyle w:val="Heading1"/>
      </w:pPr>
      <w:r w:rsidRPr="00F04602">
        <w:fldChar w:fldCharType="end"/>
      </w:r>
      <w:bookmarkStart w:id="0" w:name="_Toc55740053"/>
      <w:r w:rsidR="006972DC">
        <w:br w:type="page"/>
      </w:r>
    </w:p>
    <w:p w14:paraId="19117AE1" w14:textId="59519066" w:rsidR="00802332" w:rsidRPr="00FF2A89" w:rsidRDefault="005343F5" w:rsidP="00FF2A89">
      <w:pPr>
        <w:pStyle w:val="Heading1"/>
      </w:pPr>
      <w:r w:rsidRPr="00F04602">
        <w:lastRenderedPageBreak/>
        <w:t>Abstract</w:t>
      </w:r>
      <w:bookmarkEnd w:id="0"/>
    </w:p>
    <w:p w14:paraId="3387D5AB" w14:textId="223F7ABF"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740054"/>
      <w:r w:rsidRPr="00F04602">
        <w:lastRenderedPageBreak/>
        <w:t>Introduction</w:t>
      </w:r>
      <w:bookmarkEnd w:id="1"/>
    </w:p>
    <w:p w14:paraId="180FAE87" w14:textId="40697E91"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eCwgMTQ1OSBwYWdlczwvcGFnZXM+PHNlY3Rpb24+ODc5OyA5MTMtOTE0OyAxMDE1LTEwNzg7IDEx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</w:fldData>
        </w:fldChar>
      </w:r>
      <w:r w:rsidR="00E62DBF">
        <w:rPr>
          <w:lang w:val="en-US"/>
        </w:rPr>
        <w:instrText xml:space="preserve"> ADDIN EN.CITE </w:instrText>
      </w:r>
      <w:r w:rsidR="00E62DBF">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eCwgMTQ1OSBwYWdlczwvcGFnZXM+PHNlY3Rpb24+ODc5OyA5MTMtOTE0OyAxMDE1LTEwNzg7IDEx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40A647EB"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196813C7"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2DBF">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7067A288"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OyA8L3NlY3Rpb24+PGtleXdvcmRzPjxrZXl3b3JkPlF1YW50aXRhdGl2ZSBUcmFpdCwgSGVyaXRh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OyA8L3NlY3Rpb24+PGtleXdvcmRzPjxrZXl3b3JkPlF1YW50aXRhdGl2ZSBUcmFpdCwgSGVyaXRh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7D3D20ED"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aXRlPjxBdXRob3I+THluY2g8L0F1dGhvcj48WWVhcj4yMDE2PC9ZZWFyPjxSZWNOdW0+MTQ3PC9S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aXRlPjxBdXRob3I+THluY2g8L0F1dGhvcj48WWVhcj4yMDE2PC9ZZWFyPjxSZWNOdW0+MTQ3PC9S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539FDC58"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dGl0bGVzPjxwYWdlcz54eGl4LCAxNDU5IHBhZ2VzPC9wYWdlcz48c2VjdGlvbj44Nzk7IDkxMy05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</w:fldData>
        </w:fldChar>
      </w:r>
      <w:r w:rsidR="00E62DBF">
        <w:rPr>
          <w:lang w:val="en-US"/>
        </w:rPr>
        <w:instrText xml:space="preserve"> ADDIN EN.CITE </w:instrText>
      </w:r>
      <w:r w:rsidR="00E62DBF">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dGl0bGVzPjxwYWdlcz54eGl4LCAxNDU5IHBhZ2VzPC9wYWdlcz48c2VjdGlvbj44Nzk7IDkxMy05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</w:fldData>
        </w:fldChar>
      </w:r>
      <w:r w:rsidR="00E62DBF">
        <w:rPr>
          <w:lang w:val="en-US"/>
        </w:rPr>
        <w:instrText xml:space="preserve"> ADDIN EN.CITE.DATA </w:instrText>
      </w:r>
      <w:r w:rsidR="00E62DBF">
        <w:rPr>
          <w:lang w:val="en-US"/>
        </w:rPr>
      </w:r>
      <w:r w:rsidR="00E62DBF">
        <w:rPr>
          <w:lang w:val="en-US"/>
        </w:rPr>
        <w:fldChar w:fldCharType="end"/>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1B17FA73"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aXRlPjxBdXRob3I+SG91bGU8L0F1dGhvcj48WWVhcj4yMDE3PC9ZZWFyPjxSZWNOdW0+NjA4PC9S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YWdlczwvcGFnZXM+PHNlY3Rpb24+ODc5OyA5MTMtOTE0OyAxMDE1LTEwNzg7IDExNDMtMTE0NDsg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aXRlPjxBdXRob3I+SG91bGU8L0F1dGhvcj48WWVhcj4yMDE3PC9ZZWFyPjxSZWNOdW0+NjA4PC9S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2DBF">
        <w:rPr>
          <w:lang w:val="en-US"/>
        </w:rPr>
        <w:instrText xml:space="preserve"> ADDIN EN.CITE.DATA </w:instrText>
      </w:r>
      <w:r w:rsidR="00E62DBF">
        <w:rPr>
          <w:lang w:val="en-US"/>
        </w:rPr>
      </w:r>
      <w:r w:rsidR="00E62DBF">
        <w:rPr>
          <w:lang w:val="en-US"/>
        </w:rPr>
        <w:fldChar w:fldCharType="end"/>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DD3316"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42DBE79D"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w:t>
      </w:r>
      <w:r w:rsidR="003C40D3" w:rsidRPr="00F04602">
        <w:rPr>
          <w:lang w:val="en-US"/>
        </w:rPr>
        <w:lastRenderedPageBreak/>
        <w:t>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 </w:instrTex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 xml:space="preserve">House-of-Cards (HoC)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 </w:instrTex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53225A">
        <w:rPr>
          <w:lang w:val="en-US"/>
        </w:rPr>
        <w:t xml:space="preserve">the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OTEzLTkxNDsgMTAxNS0xMDc4OyAxMTQzLTExNDQ7IDwvc2VjdGlvbj48a2V5d29yZHM+PGtleXdv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PHVybHM+PC91cmxzPjwvcmVjb3JkPjwvQ2l0ZT48Q2l0ZT48QXV0aG9yPkx5bmNoPC9BdXRob3I+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OTEzLTkxNDsgMTAxNS0xMDc4OyAxMTQzLTExNDQ7IDwvc2VjdGlvbj48a2V5d29yZHM+PGtleXdv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PHVybHM+PC91cmxzPjwvcmVjb3JkPjwvQ2l0ZT48Q2l0ZT48QXV0aG9yPkx5bmNoPC9BdXRob3I+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</w:fldData>
        </w:fldChar>
      </w:r>
      <w:r w:rsidR="00E62DBF">
        <w:rPr>
          <w:lang w:val="en-US"/>
        </w:rPr>
        <w:instrText xml:space="preserve"> ADDIN EN.CITE.DATA </w:instrText>
      </w:r>
      <w:r w:rsidR="00E62DBF">
        <w:rPr>
          <w:lang w:val="en-US"/>
        </w:rPr>
      </w:r>
      <w:r w:rsidR="00E62DBF">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 </w:instrTex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EN.CITE.DATA </w:instrText>
      </w:r>
      <w:r w:rsidR="00A04F85">
        <w:rPr>
          <w:lang w:val="en-US"/>
        </w:rPr>
      </w:r>
      <w:r w:rsidR="00A04F85">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63553A3"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740055"/>
      <w:r w:rsidRPr="00F04602">
        <w:t>Methods</w:t>
      </w:r>
      <w:bookmarkEnd w:id="2"/>
    </w:p>
    <w:p w14:paraId="12785729" w14:textId="62932077"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2854BB">
        <w:rPr>
          <w:lang w:val="en-US"/>
        </w:rPr>
        <w:t>, however,</w:t>
      </w:r>
      <w:r w:rsidR="00F30D9D" w:rsidRPr="00F04602">
        <w:rPr>
          <w:lang w:val="en-US"/>
        </w:rPr>
        <w:t xml:space="preserve">.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 w:name="_Toc55740056"/>
      <w:r w:rsidRPr="00F04602">
        <w:t xml:space="preserve">Common model </w:t>
      </w:r>
      <w:r w:rsidR="00F731BF" w:rsidRPr="00F04602">
        <w:t>elements</w:t>
      </w:r>
      <w:bookmarkEnd w:id="3"/>
    </w:p>
    <w:p w14:paraId="392485AE" w14:textId="00C206DE"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w:t>
      </w:r>
      <w:r w:rsidRPr="00F04602">
        <w:rPr>
          <w:lang w:val="en-US"/>
        </w:rPr>
        <w:lastRenderedPageBreak/>
        <w:t>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Del="007C2F80" w:rsidRDefault="00D175F6">
      <w:pPr>
        <w:spacing w:before="120" w:after="120" w:line="480" w:lineRule="auto"/>
        <w:ind w:firstLine="720"/>
        <w:rPr>
          <w:del w:id="4" w:author="Daniel Ortiz-Barrientos" w:date="2020-11-08T20:05:00Z"/>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5FEB60BE" w:rsidR="000F0531" w:rsidRPr="00F04602" w:rsidDel="007C2F80" w:rsidRDefault="007C2F80">
      <w:pPr>
        <w:spacing w:before="120" w:after="120" w:line="480" w:lineRule="auto"/>
        <w:ind w:firstLine="720"/>
        <w:rPr>
          <w:del w:id="5" w:author="Daniel Ortiz-Barrientos" w:date="2020-11-08T20:05:00Z"/>
          <w:lang w:val="en-US"/>
        </w:rPr>
      </w:pPr>
      <w:ins w:id="6" w:author="Daniel Ortiz-Barrientos" w:date="2020-11-08T20:05:00Z">
        <w:r>
          <w:rPr>
            <w:lang w:val="en-US"/>
          </w:rPr>
          <w:t xml:space="preserve"> </w:t>
        </w:r>
      </w:ins>
    </w:p>
    <w:p w14:paraId="2C67177B" w14:textId="77777777" w:rsidR="007F39D0" w:rsidRPr="00F04602" w:rsidRDefault="00BB7422" w:rsidP="007C2F80">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7" w:name="_Hlk53940415"/>
          <m:r>
            <w:rPr>
              <w:rFonts w:ascii="Cambria Math" w:hAnsi="Cambria Math"/>
              <w:lang w:val="en-US"/>
            </w:rPr>
            <m:t>β</m:t>
          </m:r>
          <w:bookmarkEnd w:id="7"/>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3203F2"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5CEB4D90" w:rsidR="00994321" w:rsidRPr="00F04602" w:rsidDel="00207FF1" w:rsidRDefault="004270CD" w:rsidP="005343F5">
      <w:pPr>
        <w:spacing w:before="120" w:after="120" w:line="480" w:lineRule="auto"/>
        <w:ind w:firstLine="720"/>
        <w:rPr>
          <w:del w:id="8" w:author="Daniel Ortiz-Barrientos" w:date="2020-11-08T20:08:00Z"/>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Pr>
          <w:lang w:val="en-US"/>
        </w:rPr>
        <w:t xml:space="preserve">(not shown)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207FF1">
      <w:pPr>
        <w:spacing w:before="120" w:after="120" w:line="480" w:lineRule="auto"/>
        <w:ind w:firstLine="720"/>
        <w:rPr>
          <w:lang w:val="en-US"/>
        </w:rPr>
      </w:pPr>
    </w:p>
    <w:p w14:paraId="7848AADC" w14:textId="7D2D38FB" w:rsidR="00994321" w:rsidRPr="00F04602" w:rsidRDefault="00E62DBF" w:rsidP="002E2E2C">
      <w:pPr>
        <w:pStyle w:val="Heading2"/>
      </w:pPr>
      <w:bookmarkStart w:id="9" w:name="_Toc55740057"/>
      <w:r>
        <w:t>Model-</w:t>
      </w:r>
      <w:r w:rsidR="00994321" w:rsidRPr="00F04602">
        <w:t>specific characteristics</w:t>
      </w:r>
      <w:bookmarkEnd w:id="9"/>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3203F2"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Del="00207FF1" w:rsidRDefault="003203F2" w:rsidP="005343F5">
      <w:pPr>
        <w:spacing w:before="120" w:after="120" w:line="480" w:lineRule="auto"/>
        <w:ind w:firstLine="720"/>
        <w:jc w:val="center"/>
        <w:rPr>
          <w:del w:id="10" w:author="Daniel Ortiz-Barrientos" w:date="2020-11-08T20:09:00Z"/>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207FF1">
      <w:pPr>
        <w:spacing w:before="120" w:after="120" w:line="480" w:lineRule="auto"/>
        <w:ind w:firstLine="720"/>
        <w:jc w:val="center"/>
        <w:rPr>
          <w:rFonts w:eastAsiaTheme="minorEastAsia"/>
          <w:lang w:val="en-US"/>
        </w:rPr>
      </w:pPr>
    </w:p>
    <w:p w14:paraId="51196DC5" w14:textId="1A72EABF" w:rsidR="00994321" w:rsidRPr="00F04602" w:rsidRDefault="000C426B" w:rsidP="00FA0032">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11" w:name="_Toc55740058"/>
      <w:r w:rsidRPr="00F04602">
        <w:t>Model Parameterization</w:t>
      </w:r>
      <w:bookmarkEnd w:id="11"/>
    </w:p>
    <w:p w14:paraId="02CA556C" w14:textId="62E65A61"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w:t>
      </w:r>
      <w:r w:rsidR="008703C8" w:rsidRPr="00F04602">
        <w:rPr>
          <w:lang w:val="en-US"/>
        </w:rPr>
        <w:lastRenderedPageBreak/>
        <w:t xml:space="preserve">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12" w:name="_Toc55740059"/>
      <w:r w:rsidRPr="00F04602">
        <w:t>Analysis</w:t>
      </w:r>
      <w:bookmarkEnd w:id="12"/>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A386F7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9757A9" w:rsidRPr="00F04602">
        <w:rPr>
          <w:lang w:val="en-US"/>
        </w:rPr>
        <w:lastRenderedPageBreak/>
        <w:t xml:space="preserve">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1651677" w14:textId="77777777" w:rsidR="00A704F4" w:rsidRDefault="00A704F4">
      <w:pPr>
        <w:rPr>
          <w:b/>
          <w:bCs/>
          <w:lang w:val="en-US"/>
        </w:rPr>
      </w:pPr>
      <w:bookmarkStart w:id="13" w:name="_Toc55740060"/>
      <w:r>
        <w:br w:type="page"/>
      </w:r>
    </w:p>
    <w:p w14:paraId="552519EB" w14:textId="0866234E" w:rsidR="006F5D7C" w:rsidRPr="00F04602" w:rsidRDefault="006F5D7C" w:rsidP="005343F5">
      <w:pPr>
        <w:pStyle w:val="Heading1"/>
      </w:pPr>
      <w:r w:rsidRPr="00F04602">
        <w:lastRenderedPageBreak/>
        <w:t>Results</w:t>
      </w:r>
      <w:bookmarkEnd w:id="13"/>
    </w:p>
    <w:p w14:paraId="4D575568" w14:textId="0521A1E7" w:rsidR="005624EF" w:rsidRPr="00F04602" w:rsidRDefault="00C53F88" w:rsidP="00F63185">
      <w:pPr>
        <w:pStyle w:val="Heading2"/>
      </w:pPr>
      <w:bookmarkStart w:id="14" w:name="_Toc55740061"/>
      <w:r w:rsidRPr="00F04602">
        <w:t>Tracking population dynamics over time</w:t>
      </w:r>
      <w:bookmarkEnd w:id="14"/>
    </w:p>
    <w:p w14:paraId="65785B1A" w14:textId="7F64807B"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5"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15"/>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w:t>
      </w:r>
      <w:r w:rsidR="00C12BED" w:rsidRPr="00F04602">
        <w:rPr>
          <w:lang w:val="en-US"/>
        </w:rPr>
        <w:lastRenderedPageBreak/>
        <w:t xml:space="preserve">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6" w:name="_Toc55740063"/>
      <w:r w:rsidRPr="00F04602">
        <w:t>Genetic architecture effects on adaptation with Continuum of Alleles models</w:t>
      </w:r>
      <w:bookmarkEnd w:id="16"/>
    </w:p>
    <w:p w14:paraId="4C1AB0EF" w14:textId="139C0843"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w:t>
      </w:r>
      <w:r w:rsidR="000B7306" w:rsidRPr="00F04602">
        <w:rPr>
          <w:lang w:val="en-US"/>
        </w:rPr>
        <w:lastRenderedPageBreak/>
        <w:t>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7D77143"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 however,</w:t>
      </w:r>
      <w:r w:rsidR="00B12B3D" w:rsidRPr="00F04602">
        <w:rPr>
          <w:rStyle w:val="acopre"/>
        </w:rPr>
        <w:t>,</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E164048"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 xml:space="preserve">Under a Gaussian model, increasing the </w:t>
      </w:r>
      <w:r w:rsidR="00594480" w:rsidRPr="00F04602">
        <w:rPr>
          <w:rStyle w:val="acopre"/>
        </w:rPr>
        <w:lastRenderedPageBreak/>
        <w:t>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w:t>
      </w:r>
      <w:r w:rsidR="00B12B3D" w:rsidRPr="00F04602">
        <w:rPr>
          <w:lang w:val="en-US"/>
        </w:rPr>
        <w:lastRenderedPageBreak/>
        <w:t xml:space="preserve">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7" w:name="_Toc55740064"/>
      <w:r w:rsidRPr="00F04602">
        <w:t>Allelic effect size distributions with Continuum of Alleles models</w:t>
      </w:r>
      <w:bookmarkEnd w:id="17"/>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lastRenderedPageBreak/>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5E4F665D"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w:t>
      </w:r>
      <w:r w:rsidR="00331174" w:rsidRPr="00F04602">
        <w:rPr>
          <w:rStyle w:val="acopre"/>
        </w:rPr>
        <w:lastRenderedPageBreak/>
        <w:t xml:space="preserve">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8" w:name="_Toc55740065"/>
      <w:r w:rsidRPr="00F04602">
        <w:t>Discussion</w:t>
      </w:r>
      <w:bookmarkEnd w:id="18"/>
    </w:p>
    <w:p w14:paraId="1B2A8F7D" w14:textId="34D34A59"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00895E57" w:rsidR="00E01048"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w:t>
      </w:r>
      <w:r w:rsidR="00F063E5" w:rsidRPr="00F04602">
        <w:rPr>
          <w:lang w:val="en-US"/>
        </w:rPr>
        <w:lastRenderedPageBreak/>
        <w:t xml:space="preserve">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F6310C0" w:rsidR="00CF5FF2" w:rsidRDefault="00BA2E24" w:rsidP="00C15661">
      <w:pPr>
        <w:spacing w:line="480" w:lineRule="auto"/>
        <w:ind w:firstLine="709"/>
      </w:pPr>
      <w:r>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D90172">
        <w:t xml:space="preserve">, as drift overcomes selection 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represent this limitation of selection. </w:t>
      </w:r>
    </w:p>
    <w:p w14:paraId="18D5BC62" w14:textId="30CAEDB7" w:rsidR="00C15661" w:rsidRPr="00F04602" w:rsidRDefault="00751F19" w:rsidP="00C15661">
      <w:pPr>
        <w:spacing w:line="48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lastRenderedPageBreak/>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46940355"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E62DBF">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ZXM+eHhpeCwgMTQ1OSBwYWdlczwvcGFnZXM+PHNlY3Rpb24+ODc5OyA5MTMtOTE0OyAxMDE1LTEw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</w:fldData>
        </w:fldChar>
      </w:r>
      <w:r w:rsidR="00E62DBF">
        <w:instrText xml:space="preserve"> ADDIN EN.CITE </w:instrText>
      </w:r>
      <w:r w:rsidR="00E62DBF">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ZXM+eHhpeCwgMTQ1OSBwYWdlczwvcGFnZXM+PHNlY3Rpb24+ODc5OyA5MTMtOTE0OyAxMDE1LTEw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</w:fldData>
        </w:fldChar>
      </w:r>
      <w:r w:rsidR="00E62DBF">
        <w:instrText xml:space="preserve"> ADDIN EN.CITE.DATA </w:instrText>
      </w:r>
      <w:r w:rsidR="00E62DBF">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IDEwMTUtMTA3ODsgMTE0My0xMTQ0OyA8L3NlY3Rpb24+PGtleXdvcmRzPjxrZXl3b3JkPlF1YW50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dXJscz48L3JlY29yZD48L0NpdGU+PENpdGU+PEF1dGhvcj5UdXJlbGxpPC9BdXRob3I+PFllYXI+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</w:fldData>
        </w:fldChar>
      </w:r>
      <w:r w:rsidR="00E62DBF">
        <w:instrText xml:space="preserve"> ADDIN EN.CITE </w:instrText>
      </w:r>
      <w:r w:rsidR="00E62DBF">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IDEwMTUtMTA3ODsgMTE0My0xMTQ0OyA8L3NlY3Rpb24+PGtleXdvcmRzPjxrZXl3b3JkPlF1YW50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dXJscz48L3JlY29yZD48L0NpdGU+PENpdGU+PEF1dGhvcj5UdXJlbGxpPC9BdXRob3I+PFllYXI+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</w:fldData>
        </w:fldChar>
      </w:r>
      <w:r w:rsidR="00E62DBF">
        <w:instrText xml:space="preserve"> ADDIN EN.CITE.DATA </w:instrText>
      </w:r>
      <w:r w:rsidR="00E62DBF">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2DB32B91"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t>
      </w:r>
      <w:r w:rsidRPr="00F04602">
        <w:rPr>
          <w:lang w:val="en-US"/>
        </w:rPr>
        <w:lastRenderedPageBreak/>
        <w:t xml:space="preserve">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BAECD39"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lastRenderedPageBreak/>
        <w:t xml:space="preserve">optimum with high additive effect sizes, they fall in the middle of this: high expected additive variance from higher mutation rates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7339B9A4"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34BABAAE"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lastRenderedPageBreak/>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59C8B31F"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w:t>
      </w:r>
      <w:r w:rsidR="002B55C2" w:rsidRPr="00F04602">
        <w:rPr>
          <w:lang w:val="en-US"/>
        </w:rPr>
        <w:lastRenderedPageBreak/>
        <w:t xml:space="preserve">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7777777"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27FB24D2" w:rsidR="00F713E1" w:rsidRDefault="000611A7" w:rsidP="00932F5D">
      <w:pPr>
        <w:spacing w:line="480" w:lineRule="auto"/>
        <w:ind w:firstLine="709"/>
        <w:rPr>
          <w:lang w:val="en-US"/>
        </w:rPr>
      </w:pPr>
      <w:r w:rsidRPr="00F04602">
        <w:rPr>
          <w:lang w:val="en-US"/>
        </w:rPr>
        <w:lastRenderedPageBreak/>
        <w:t xml:space="preserve">The greater additive variance introduced by increased mutation rates </w:t>
      </w:r>
      <w:r w:rsidR="000F1ECB"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t>
      </w:r>
      <w:r w:rsidR="00F973AB">
        <w:rPr>
          <w:lang w:val="en-US"/>
        </w:rPr>
        <w:t xml:space="preserve">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748137FD" w:rsidR="000611A7" w:rsidRPr="00F04602" w:rsidRDefault="007F0ADB" w:rsidP="00932F5D">
      <w:pPr>
        <w:spacing w:line="48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41B632B4" w:rsidR="0012090D" w:rsidRDefault="0012090D" w:rsidP="000611A7">
      <w:pPr>
        <w:spacing w:line="480" w:lineRule="auto"/>
        <w:ind w:firstLine="709"/>
        <w:rPr>
          <w:lang w:val="en-US"/>
        </w:rPr>
      </w:pPr>
      <w:r w:rsidRPr="00F04602">
        <w:rPr>
          <w:lang w:val="en-US"/>
        </w:rPr>
        <w:lastRenderedPageBreak/>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NDsgMTAxNS0xMDc4OyAxMTQzLTExNDQ7IDwvc2VjdGlvbj48a2V5d29yZHM+PGtleXdvcmQ+UXVh
bnRpdGF0aXZlIFRyYWl0LCBIZXJpdGFibGU8L2tleXdvcmQ+PGtleXdvcmQ+RXZvbHV0aW9uLCBN
b2xlY3VsYXI8L2tleXdvcmQ+PGtleXdvcmQ+U2VsZWN0aW9uLCBHZW5ldGljPC9rZXl3b3JkPjxr
ZXl3b3JkPkdlbmV0aWMgVmFyaWF0aW9uPC9rZXl3b3JkPjwva2V5d29yZHM+PGRhdGVzPjx5ZWFy
PjIwMTg8L3llYXI+PC9kYXRlcz48cHViLWxvY2F0aW9uPk5ldyBZb3JrLCBOWTwvcHViLWxvY2F0
aW9uPjxwdWJsaXNoZXI+T3hmb3JkIFVuaXZlcnNpdHkgUHJlc3M8L3B1Ymxpc2hlcj48aXNibj45
NzgwMTk4ODMwODcwIChoYXJkY292ZXIpPC9pc2JuPjxhY2Nlc3Npb24tbnVtPjIwMTQyMDkyPC9h
Y2Nlc3Npb24tbnVtPjxjYWxsLW51bT5RSDQ1Mi43IC5XMzUgMjAxODwvY2FsbC1udW0+PHVybHM+
PC91cmxzPjwvcmVjb3JkPjwvQ2l0ZT48L0VuZE5vdGU+
</w:fldData>
        </w:fldChar>
      </w:r>
      <w:r w:rsidR="00E62DBF">
        <w:rPr>
          <w:lang w:val="en-US"/>
        </w:rPr>
        <w:instrText xml:space="preserve"> ADDIN EN.CITE </w:instrText>
      </w:r>
      <w:r w:rsidR="00E62DBF">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NDsgMTAxNS0xMDc4OyAxMTQzLTExNDQ7IDwvc2VjdGlvbj48a2V5d29yZHM+PGtleXdvcmQ+UXVh
bnRpdGF0aXZlIFRyYWl0LCBIZXJpdGFibGU8L2tleXdvcmQ+PGtleXdvcmQ+RXZvbHV0aW9uLCBN
b2xlY3VsYXI8L2tleXdvcmQ+PGtleXdvcmQ+U2VsZWN0aW9uLCBHZW5ldGljPC9rZXl3b3JkPjxr
ZXl3b3JkPkdlbmV0aWMgVmFyaWF0aW9uPC9rZXl3b3JkPjwva2V5d29yZHM+PGRhdGVzPjx5ZWFy
PjIwMTg8L3llYXI+PC9kYXRlcz48cHViLWxvY2F0aW9uPk5ldyBZb3JrLCBOWTwvcHViLWxvY2F0
aW9uPjxwdWJsaXNoZXI+T3hmb3JkIFVuaXZlcnNpdHkgUHJlc3M8L3B1Ymxpc2hlcj48aXNibj45
NzgwMTk4ODMwODcwIChoYXJkY292ZXIpPC9pc2JuPjxhY2Nlc3Npb24tbnVtPjIwMTQyMDkyPC9h
Y2Nlc3Npb24tbnVtPjxjYWxsLW51bT5RSDQ1Mi43IC5XMzUgMjAxODwvY2FsbC1udW0+PHVybHM+
PC91cmxzPjwvcmVjb3JkPjwvQ2l0ZT48L0VuZE5vdGU+
</w:fldData>
        </w:fldChar>
      </w:r>
      <w:r w:rsidR="00E62DBF">
        <w:rPr>
          <w:lang w:val="en-US"/>
        </w:rPr>
        <w:instrText xml:space="preserve"> ADDIN EN.CITE.DATA </w:instrText>
      </w:r>
      <w:r w:rsidR="00E62DBF">
        <w:rPr>
          <w:lang w:val="en-US"/>
        </w:rPr>
      </w:r>
      <w:r w:rsidR="00E62DBF">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MTAxNS0xMDc4OyAxMTQzLTExNDQ7IDwvc2VjdGlvbj48a2V5d29yZHM+PGtleXdvcmQ+UXVhbnRp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</w:fldData>
        </w:fldChar>
      </w:r>
      <w:r w:rsidR="00E62DBF">
        <w:rPr>
          <w:lang w:val="en-US"/>
        </w:rPr>
        <w:instrText xml:space="preserve"> ADDIN EN.CITE </w:instrText>
      </w:r>
      <w:r w:rsidR="00E62DBF">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MTAxNS0xMDc4OyAxMTQzLTExNDQ7IDwvc2VjdGlvbj48a2V5d29yZHM+PGtleXdvcmQ+UXVhbnRp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</w:fldData>
        </w:fldChar>
      </w:r>
      <w:r w:rsidR="00E62DBF">
        <w:rPr>
          <w:lang w:val="en-US"/>
        </w:rPr>
        <w:instrText xml:space="preserve"> ADDIN EN.CITE.DATA </w:instrText>
      </w:r>
      <w:r w:rsidR="00E62DBF">
        <w:rPr>
          <w:lang w:val="en-US"/>
        </w:rPr>
      </w:r>
      <w:r w:rsidR="00E62DBF">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410444FD" w:rsidR="00727851" w:rsidRPr="00F04602" w:rsidRDefault="008C34E2" w:rsidP="007963D7">
      <w:pPr>
        <w:spacing w:line="480" w:lineRule="auto"/>
        <w:ind w:firstLine="709"/>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overdominance (heterozygote-advantage) or rare-allele-favored frequency-dependent selection </w:t>
      </w:r>
      <w:r w:rsidR="00EB7C15" w:rsidRPr="00F04602">
        <w:rPr>
          <w:lang w:val="en-US"/>
        </w:rPr>
        <w:fldChar w:fldCharType="begin"/>
      </w:r>
      <w:r w:rsidR="00EB7C15" w:rsidRPr="00F04602">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Genet&lt;/secondary-title&gt;&lt;/titles&gt;&lt;periodical&gt;&lt;full-title&gt;PLoS Genet&lt;/full-title&gt;&lt;/periodical&gt;&lt;pages&gt;e64&lt;/pages&gt;&lt;volume&gt;2&lt;/volume&gt;&lt;number&gt;4&lt;/number&gt;&lt;edition&gt;2006/05/10&lt;/edition&gt;&lt;keywords&gt;&lt;keyword&gt;Animals&lt;/keyword&gt;&lt;keyword&gt;Base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frequency-dependent selection is likely, given that my models involve no dominance, and that stabilizing selection on traits means that the fitness effects of alleles</w:t>
      </w:r>
      <w:r w:rsidR="001253EC">
        <w:rPr>
          <w:lang w:val="en-US"/>
        </w:rPr>
        <w:t xml:space="preserve"> at some locus</w:t>
      </w:r>
      <w:r w:rsidR="009E5DC7">
        <w:rPr>
          <w:lang w:val="en-US"/>
        </w:rPr>
        <w:t xml:space="preserve"> </w:t>
      </w:r>
      <w:r w:rsidR="009E5DC7">
        <w:rPr>
          <w:lang w:val="en-US"/>
        </w:rPr>
        <w:lastRenderedPageBreak/>
        <w:t xml:space="preserve">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Predictions state that variation can only be maintained at loci where the strength of balancing selection is stronger than that of stabilizing selection</w:t>
      </w:r>
      <w:r w:rsidR="002854BB">
        <w:rPr>
          <w:lang w:val="en-US"/>
        </w:rPr>
        <w:t>, however,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3251CE80" w:rsidR="00CF2D34" w:rsidRPr="00F04602" w:rsidRDefault="00CF2D34" w:rsidP="000611A7">
      <w:pPr>
        <w:spacing w:line="480" w:lineRule="auto"/>
        <w:ind w:firstLine="709"/>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2DBF">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736A7A4F"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w:t>
      </w:r>
      <w:r w:rsidR="00144213" w:rsidRPr="00F04602">
        <w:rPr>
          <w:lang w:val="en-US"/>
        </w:rPr>
        <w:lastRenderedPageBreak/>
        <w:t>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ins w:id="19" w:author="Daniel Ortiz-Barrientos" w:date="2020-11-08T20:59:00Z">
        <w:r w:rsidR="004A0DD1">
          <w:rPr>
            <w:lang w:val="en-US"/>
          </w:rPr>
          <w:t xml:space="preserve"> </w:t>
        </w:r>
      </w:ins>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3AF12329"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w:t>
      </w:r>
      <w:r w:rsidR="00EC30FC" w:rsidRPr="00F04602">
        <w:rPr>
          <w:lang w:val="en-US"/>
        </w:rPr>
        <w:lastRenderedPageBreak/>
        <w:t xml:space="preserve">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221C7A0F" w:rsidR="00277530" w:rsidRPr="00B1706C" w:rsidRDefault="00D034B5" w:rsidP="00B1706C">
      <w:pPr>
        <w:spacing w:line="480" w:lineRule="auto"/>
        <w:ind w:firstLine="709"/>
        <w:rPr>
          <w:b/>
          <w:bCs/>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20" w:name="_Toc55740066"/>
      <w:r w:rsidRPr="00F04602">
        <w:lastRenderedPageBreak/>
        <w:t>Tables</w:t>
      </w:r>
      <w:bookmarkEnd w:id="20"/>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3203F2"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8"/>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3203F2"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3203F2"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3203F2"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3203F2"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3203F2"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3203F2"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3203F2"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3203F2"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21" w:name="_Toc55740067"/>
      <w:r w:rsidRPr="00F04602">
        <w:lastRenderedPageBreak/>
        <w:t>Figure legends</w:t>
      </w:r>
      <w:bookmarkEnd w:id="21"/>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2913E1B0"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bookmarkStart w:id="22" w:name="_GoBack"/>
      <w:bookmarkEnd w:id="22"/>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2DBF">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 &lt;/section&gt;&lt;keywords&gt;&lt;keyword&gt;Quantitative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23" w:name="_Toc55740068"/>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23"/>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3203F2" w:rsidP="00F63185">
      <w:pPr>
        <w:pStyle w:val="Heading2"/>
      </w:pPr>
      <w:bookmarkStart w:id="24" w:name="_Toc55740069"/>
      <w:r>
        <w:rPr>
          <w:noProof/>
        </w:rPr>
        <w:lastRenderedPageBreak/>
        <w:pict w14:anchorId="5FBFB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0" o:title="figure2"/>
          </v:shape>
        </w:pict>
      </w:r>
      <w:r w:rsidR="00E644D2" w:rsidRPr="00F63185">
        <w:rPr>
          <w:rStyle w:val="Emphasis"/>
        </w:rPr>
        <w:t>Figure</w:t>
      </w:r>
      <w:r w:rsidR="00E644D2" w:rsidRPr="00F04602">
        <w:t xml:space="preserve"> 2</w:t>
      </w:r>
      <w:bookmarkEnd w:id="24"/>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5"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5"/>
      <w:r w:rsidR="006F7EDA" w:rsidRPr="00F04602">
        <w:br w:type="page"/>
      </w:r>
    </w:p>
    <w:p w14:paraId="3B495779" w14:textId="19B22113" w:rsidR="00277530" w:rsidRPr="00F04602" w:rsidRDefault="003203F2" w:rsidP="00F63185">
      <w:pPr>
        <w:pStyle w:val="Heading2"/>
      </w:pPr>
      <w:bookmarkStart w:id="26" w:name="_Toc55740071"/>
      <w:r>
        <w:rPr>
          <w:noProof/>
        </w:rPr>
        <w:lastRenderedPageBreak/>
        <w:pict w14:anchorId="00A12D88">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2" o:title="fig4a_dist_mod_fullLR"/>
          </v:shape>
        </w:pict>
      </w:r>
      <w:r w:rsidR="00277530" w:rsidRPr="00F04602">
        <w:t>Figure 4</w:t>
      </w:r>
      <w:bookmarkEnd w:id="26"/>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3203F2" w:rsidP="00F63185">
      <w:r>
        <w:rPr>
          <w:noProof/>
        </w:rPr>
        <w:lastRenderedPageBreak/>
        <w:pict w14:anchorId="794906F5">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3"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3203F2"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7" w:name="_Toc55740072"/>
      <w:r>
        <w:rPr>
          <w:noProof/>
        </w:rPr>
        <w:lastRenderedPageBreak/>
        <w:pict w14:anchorId="392FF4F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4" o:title="fig5_dist_lsLR"/>
          </v:shape>
        </w:pict>
      </w:r>
      <w:r w:rsidR="00277530" w:rsidRPr="00F04602">
        <w:t>Figure 5</w:t>
      </w:r>
      <w:bookmarkEnd w:id="27"/>
      <w:r w:rsidR="006F7EDA" w:rsidRPr="00F04602">
        <w:t xml:space="preserve"> </w:t>
      </w:r>
    </w:p>
    <w:p w14:paraId="14C18E45" w14:textId="01AEC3F3" w:rsidR="00277530" w:rsidRPr="00F04602" w:rsidRDefault="003203F2" w:rsidP="00F63185">
      <w:pPr>
        <w:pStyle w:val="Heading2"/>
      </w:pPr>
      <w:bookmarkStart w:id="28" w:name="_Toc55740073"/>
      <w:r>
        <w:rPr>
          <w:noProof/>
        </w:rPr>
        <w:lastRenderedPageBreak/>
        <w:pict w14:anchorId="546B428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5" o:title="fig6_var_lsLR"/>
          </v:shape>
        </w:pict>
      </w:r>
      <w:r w:rsidR="006F7EDA" w:rsidRPr="00F04602">
        <w:t>Figure 6</w:t>
      </w:r>
      <w:bookmarkEnd w:id="28"/>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3203F2"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9" w:name="_Toc55740074"/>
      <w:r>
        <w:rPr>
          <w:noProof/>
        </w:rPr>
        <w:lastRenderedPageBreak/>
        <w:pict w14:anchorId="4241519E">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6" o:title="fig7_cov_lsLR"/>
          </v:shape>
        </w:pict>
      </w:r>
      <w:r w:rsidR="006F7EDA" w:rsidRPr="00F04602">
        <w:t>Figure 7</w:t>
      </w:r>
      <w:bookmarkEnd w:id="29"/>
    </w:p>
    <w:p w14:paraId="3658C21D" w14:textId="37146B3C" w:rsidR="004B113A" w:rsidRPr="00F04602" w:rsidRDefault="003203F2" w:rsidP="00F63185">
      <w:pPr>
        <w:pStyle w:val="Heading2"/>
      </w:pPr>
      <w:bookmarkStart w:id="30" w:name="_Toc55740075"/>
      <w:r>
        <w:rPr>
          <w:noProof/>
        </w:rPr>
        <w:lastRenderedPageBreak/>
        <w:pict w14:anchorId="71409FC7">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17" o:title="fig8AllelicFX_ls"/>
          </v:shape>
        </w:pict>
      </w:r>
      <w:r w:rsidR="006F7EDA" w:rsidRPr="00F04602">
        <w:t>Figure 8</w:t>
      </w:r>
      <w:bookmarkEnd w:id="30"/>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3203F2" w:rsidP="00F63185">
      <w:pPr>
        <w:pStyle w:val="Heading2"/>
      </w:pPr>
      <w:bookmarkStart w:id="31" w:name="_Toc55740076"/>
      <w:r>
        <w:rPr>
          <w:noProof/>
        </w:rPr>
        <w:lastRenderedPageBreak/>
        <w:pict w14:anchorId="7DA40C39">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18" o:title="figure9"/>
          </v:shape>
        </w:pict>
      </w:r>
      <w:r w:rsidR="001B44D6" w:rsidRPr="00F04602">
        <w:t>Figure 9</w:t>
      </w:r>
      <w:bookmarkEnd w:id="31"/>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32" w:name="_Toc55740077"/>
      <w:r w:rsidRPr="00F04602">
        <w:lastRenderedPageBreak/>
        <w:t>Supplementary material</w:t>
      </w:r>
      <w:bookmarkEnd w:id="32"/>
    </w:p>
    <w:p w14:paraId="358AD0F8" w14:textId="7143B946" w:rsidR="00231D66" w:rsidRPr="00F04602" w:rsidRDefault="003203F2" w:rsidP="00F63185">
      <w:pPr>
        <w:pStyle w:val="Heading2"/>
      </w:pPr>
      <w:bookmarkStart w:id="33" w:name="_Toc55740078"/>
      <w:r>
        <w:rPr>
          <w:noProof/>
        </w:rPr>
        <w:pict w14:anchorId="08C1BA2E">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19" o:title="S1QTLdel_mut_freqsLR"/>
          </v:shape>
        </w:pict>
      </w:r>
      <w:r w:rsidR="00231D66" w:rsidRPr="00F04602">
        <w:t>Figure S1</w:t>
      </w:r>
      <w:bookmarkEnd w:id="33"/>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3203F2" w:rsidP="00F63185">
      <w:pPr>
        <w:pStyle w:val="Heading2"/>
      </w:pPr>
      <w:bookmarkStart w:id="34" w:name="_Toc55740079"/>
      <w:r>
        <w:rPr>
          <w:noProof/>
        </w:rPr>
        <w:lastRenderedPageBreak/>
        <w:pict w14:anchorId="7FDF0189">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0" o:title="S2hetLR"/>
          </v:shape>
        </w:pict>
      </w:r>
      <w:r w:rsidR="00DF6775" w:rsidRPr="00F04602">
        <w:t>Figure S2</w:t>
      </w:r>
      <w:bookmarkEnd w:id="34"/>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3203F2" w:rsidP="00F63185">
      <w:pPr>
        <w:pStyle w:val="Heading2"/>
      </w:pPr>
      <w:bookmarkStart w:id="35" w:name="_Toc55740080"/>
      <w:r>
        <w:rPr>
          <w:noProof/>
        </w:rPr>
        <w:lastRenderedPageBreak/>
        <w:pict w14:anchorId="53A21DD0">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1" o:title="S3Aplot_lhc_nullLR"/>
          </v:shape>
        </w:pict>
      </w:r>
      <w:r w:rsidR="005E6D0B" w:rsidRPr="00F04602">
        <w:t>Figure S3</w:t>
      </w:r>
      <w:bookmarkEnd w:id="35"/>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3203F2" w:rsidP="00F63185">
      <w:r>
        <w:rPr>
          <w:noProof/>
        </w:rPr>
        <w:lastRenderedPageBreak/>
        <w:pict w14:anchorId="388B9C08">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2"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3203F2" w:rsidP="00F63185">
      <w:pPr>
        <w:pStyle w:val="Heading2"/>
      </w:pPr>
      <w:bookmarkStart w:id="36" w:name="_Toc55740081"/>
      <w:r>
        <w:rPr>
          <w:noProof/>
        </w:rPr>
        <w:lastRenderedPageBreak/>
        <w:pict w14:anchorId="7F5DC6B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3" o:title="S4_Po_intLR"/>
          </v:shape>
        </w:pict>
      </w:r>
      <w:r w:rsidR="009B4C60" w:rsidRPr="00F04602">
        <w:t>Figure S4</w:t>
      </w:r>
      <w:bookmarkEnd w:id="36"/>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37" w:name="_Toc55740082"/>
      <w:r w:rsidRPr="00F04602">
        <w:lastRenderedPageBreak/>
        <w:t>References</w:t>
      </w:r>
      <w:bookmarkEnd w:id="37"/>
    </w:p>
    <w:p w14:paraId="13B0C229" w14:textId="77777777" w:rsidR="00E62DBF" w:rsidRPr="00E62DBF" w:rsidRDefault="00684609" w:rsidP="00E62DBF">
      <w:pPr>
        <w:pStyle w:val="EndNoteBibliography"/>
        <w:spacing w:after="0"/>
        <w:ind w:left="720" w:hanging="720"/>
      </w:pPr>
      <w:r w:rsidRPr="00F04602">
        <w:fldChar w:fldCharType="begin"/>
      </w:r>
      <w:r w:rsidRPr="00F04602">
        <w:instrText xml:space="preserve"> ADDIN EN.REFLIST </w:instrText>
      </w:r>
      <w:r w:rsidRPr="00F04602">
        <w:fldChar w:fldCharType="separate"/>
      </w:r>
      <w:r w:rsidR="00E62DBF" w:rsidRPr="00E62DBF">
        <w:t>Agashe, D., J. J. Falk and D. I. Bolnick, 2011 Effects of founding genetic variation on adaptation to a novel resource. Evolution 65</w:t>
      </w:r>
      <w:r w:rsidR="00E62DBF" w:rsidRPr="00E62DBF">
        <w:rPr>
          <w:b/>
        </w:rPr>
        <w:t>:</w:t>
      </w:r>
      <w:r w:rsidR="00E62DBF" w:rsidRPr="00E62DBF">
        <w:t xml:space="preserve"> 2481-2491.</w:t>
      </w:r>
    </w:p>
    <w:p w14:paraId="15206CB2" w14:textId="77777777" w:rsidR="00E62DBF" w:rsidRPr="00E62DBF" w:rsidRDefault="00E62DBF" w:rsidP="00E62DBF">
      <w:pPr>
        <w:pStyle w:val="EndNoteBibliography"/>
        <w:spacing w:after="0"/>
        <w:ind w:left="720" w:hanging="720"/>
      </w:pPr>
      <w:r w:rsidRPr="00E62DBF">
        <w:t>Aguirre, J. D., E. Hine, K. McGuigan and M. W. Blows, 2014 Comparing G: multivariate analysis of genetic variation in multiple populations. Heredity 112</w:t>
      </w:r>
      <w:r w:rsidRPr="00E62DBF">
        <w:rPr>
          <w:b/>
        </w:rPr>
        <w:t>:</w:t>
      </w:r>
      <w:r w:rsidRPr="00E62DBF">
        <w:t xml:space="preserve"> 21-29.</w:t>
      </w:r>
    </w:p>
    <w:p w14:paraId="6BD956DA" w14:textId="77777777" w:rsidR="00E62DBF" w:rsidRPr="00E62DBF" w:rsidRDefault="00E62DBF" w:rsidP="00E62DBF">
      <w:pPr>
        <w:pStyle w:val="EndNoteBibliography"/>
        <w:spacing w:after="0"/>
        <w:ind w:left="720" w:hanging="720"/>
      </w:pPr>
      <w:r w:rsidRPr="00E62DBF">
        <w:t>Albert, A. Y., S. Sawaya, T. H. Vines, A. K. Knecht, C. T. Miller</w:t>
      </w:r>
      <w:r w:rsidRPr="00E62DBF">
        <w:rPr>
          <w:i/>
        </w:rPr>
        <w:t xml:space="preserve"> et al.</w:t>
      </w:r>
      <w:r w:rsidRPr="00E62DBF">
        <w:t>, 2008 The genetics of adaptive shape shift in stickleback: pleiotropy and effect size. Evolution 62</w:t>
      </w:r>
      <w:r w:rsidRPr="00E62DBF">
        <w:rPr>
          <w:b/>
        </w:rPr>
        <w:t>:</w:t>
      </w:r>
      <w:r w:rsidRPr="00E62DBF">
        <w:t xml:space="preserve"> 76-85.</w:t>
      </w:r>
    </w:p>
    <w:p w14:paraId="41CC89E8" w14:textId="77777777" w:rsidR="00E62DBF" w:rsidRPr="00E62DBF" w:rsidRDefault="00E62DBF" w:rsidP="00E62DBF">
      <w:pPr>
        <w:pStyle w:val="EndNoteBibliography"/>
        <w:spacing w:after="0"/>
        <w:ind w:left="720" w:hanging="720"/>
      </w:pPr>
      <w:r w:rsidRPr="00E62DBF">
        <w:t>Aston, E., A. Channon, R. V. Belavkin, D. R. Gifford, R. Krasovec</w:t>
      </w:r>
      <w:r w:rsidRPr="00E62DBF">
        <w:rPr>
          <w:i/>
        </w:rPr>
        <w:t xml:space="preserve"> et al.</w:t>
      </w:r>
      <w:r w:rsidRPr="00E62DBF">
        <w:t>, 2017 Critical Mutation Rate has an Exponential Dependence on Population Size for Eukaryotic-length Genomes with Crossover. Sci Rep 7</w:t>
      </w:r>
      <w:r w:rsidRPr="00E62DBF">
        <w:rPr>
          <w:b/>
        </w:rPr>
        <w:t>:</w:t>
      </w:r>
      <w:r w:rsidRPr="00E62DBF">
        <w:t xml:space="preserve"> 15519.</w:t>
      </w:r>
    </w:p>
    <w:p w14:paraId="419D14A7" w14:textId="77777777" w:rsidR="00E62DBF" w:rsidRPr="00E62DBF" w:rsidRDefault="00E62DBF" w:rsidP="00E62DBF">
      <w:pPr>
        <w:pStyle w:val="EndNoteBibliography"/>
        <w:spacing w:after="0"/>
        <w:ind w:left="720" w:hanging="720"/>
      </w:pPr>
      <w:r w:rsidRPr="00E62DBF">
        <w:t>Barghi, N., J. Hermisson and C. Schlotterer, 2020 Polygenic adaptation: a unifying framework to understand positive selection. Nat Rev Genet.</w:t>
      </w:r>
    </w:p>
    <w:p w14:paraId="00DF0E05" w14:textId="77777777" w:rsidR="00E62DBF" w:rsidRPr="00E62DBF" w:rsidRDefault="00E62DBF" w:rsidP="00E62DBF">
      <w:pPr>
        <w:pStyle w:val="EndNoteBibliography"/>
        <w:spacing w:after="0"/>
        <w:ind w:left="720" w:hanging="720"/>
      </w:pPr>
      <w:r w:rsidRPr="00E62DBF">
        <w:t>Barton, N. H., 1990 Pleiotropic models of quantitative variation. Genetics 124</w:t>
      </w:r>
      <w:r w:rsidRPr="00E62DBF">
        <w:rPr>
          <w:b/>
        </w:rPr>
        <w:t>:</w:t>
      </w:r>
      <w:r w:rsidRPr="00E62DBF">
        <w:t xml:space="preserve"> 773-782.</w:t>
      </w:r>
    </w:p>
    <w:p w14:paraId="01AB4A36" w14:textId="77777777" w:rsidR="00E62DBF" w:rsidRPr="00E62DBF" w:rsidRDefault="00E62DBF" w:rsidP="00E62DBF">
      <w:pPr>
        <w:pStyle w:val="EndNoteBibliography"/>
        <w:spacing w:after="0"/>
        <w:ind w:left="720" w:hanging="720"/>
      </w:pPr>
      <w:r w:rsidRPr="00E62DBF">
        <w:t>Barton, N. H., 2017 How does epistasis influence the response to selection? Heredity (Edinb) 118</w:t>
      </w:r>
      <w:r w:rsidRPr="00E62DBF">
        <w:rPr>
          <w:b/>
        </w:rPr>
        <w:t>:</w:t>
      </w:r>
      <w:r w:rsidRPr="00E62DBF">
        <w:t xml:space="preserve"> 96-109.</w:t>
      </w:r>
    </w:p>
    <w:p w14:paraId="0097BDA6" w14:textId="77777777" w:rsidR="00E62DBF" w:rsidRPr="00E62DBF" w:rsidRDefault="00E62DBF" w:rsidP="00E62DBF">
      <w:pPr>
        <w:pStyle w:val="EndNoteBibliography"/>
        <w:spacing w:after="0"/>
        <w:ind w:left="720" w:hanging="720"/>
      </w:pPr>
      <w:r w:rsidRPr="00E62DBF">
        <w:t>Barton, N. H., and B. Charlesworth, 1998 Why sex and recombination? Science 281</w:t>
      </w:r>
      <w:r w:rsidRPr="00E62DBF">
        <w:rPr>
          <w:b/>
        </w:rPr>
        <w:t>:</w:t>
      </w:r>
      <w:r w:rsidRPr="00E62DBF">
        <w:t xml:space="preserve"> 1986-1990.</w:t>
      </w:r>
    </w:p>
    <w:p w14:paraId="67D68748" w14:textId="77777777" w:rsidR="00E62DBF" w:rsidRPr="00E62DBF" w:rsidRDefault="00E62DBF" w:rsidP="00E62DBF">
      <w:pPr>
        <w:pStyle w:val="EndNoteBibliography"/>
        <w:spacing w:after="0"/>
        <w:ind w:left="720" w:hanging="720"/>
      </w:pPr>
      <w:r w:rsidRPr="00E62DBF">
        <w:t>Barton, N. H., A. M. Etheridge and A. Veber, 2017 The infinitesimal model: Definition, derivation, and implications. Theoretical Population Biology 118</w:t>
      </w:r>
      <w:r w:rsidRPr="00E62DBF">
        <w:rPr>
          <w:b/>
        </w:rPr>
        <w:t>:</w:t>
      </w:r>
      <w:r w:rsidRPr="00E62DBF">
        <w:t xml:space="preserve"> 50-73.</w:t>
      </w:r>
    </w:p>
    <w:p w14:paraId="19BC9FCA" w14:textId="77777777" w:rsidR="00E62DBF" w:rsidRPr="00E62DBF" w:rsidRDefault="00E62DBF" w:rsidP="00E62DBF">
      <w:pPr>
        <w:pStyle w:val="EndNoteBibliography"/>
        <w:spacing w:after="0"/>
        <w:ind w:left="720" w:hanging="720"/>
      </w:pPr>
      <w:r w:rsidRPr="00E62DBF">
        <w:t>Bateson, P., 2017 Adaptability and evolution. Interface Focus 7</w:t>
      </w:r>
      <w:r w:rsidRPr="00E62DBF">
        <w:rPr>
          <w:b/>
        </w:rPr>
        <w:t>:</w:t>
      </w:r>
      <w:r w:rsidRPr="00E62DBF">
        <w:t xml:space="preserve"> 20160126.</w:t>
      </w:r>
    </w:p>
    <w:p w14:paraId="75BECE6E" w14:textId="77777777" w:rsidR="00E62DBF" w:rsidRPr="00E62DBF" w:rsidRDefault="00E62DBF" w:rsidP="00E62DBF">
      <w:pPr>
        <w:pStyle w:val="EndNoteBibliography"/>
        <w:spacing w:after="0"/>
        <w:ind w:left="720" w:hanging="720"/>
      </w:pPr>
      <w:r w:rsidRPr="00E62DBF">
        <w:t>Blair, G. C., J. Coppock, A. Humphreys, M. Sonnet, L., 2020 estimatr: Fast Estimators for Design-Based Inference, pp.</w:t>
      </w:r>
    </w:p>
    <w:p w14:paraId="1D425379" w14:textId="77777777" w:rsidR="00E62DBF" w:rsidRPr="00E62DBF" w:rsidRDefault="00E62DBF" w:rsidP="00E62DBF">
      <w:pPr>
        <w:pStyle w:val="EndNoteBibliography"/>
        <w:spacing w:after="0"/>
        <w:ind w:left="720" w:hanging="720"/>
      </w:pPr>
      <w:r w:rsidRPr="00E62DBF">
        <w:t>Brady, S. P., D. I. Bolnick, A. L. Angert, A. Gonzalez, R. D. H. Barrett</w:t>
      </w:r>
      <w:r w:rsidRPr="00E62DBF">
        <w:rPr>
          <w:i/>
        </w:rPr>
        <w:t xml:space="preserve"> et al.</w:t>
      </w:r>
      <w:r w:rsidRPr="00E62DBF">
        <w:t>, 2019 Causes of maladaptation. Evol Appl 12</w:t>
      </w:r>
      <w:r w:rsidRPr="00E62DBF">
        <w:rPr>
          <w:b/>
        </w:rPr>
        <w:t>:</w:t>
      </w:r>
      <w:r w:rsidRPr="00E62DBF">
        <w:t xml:space="preserve"> 1229-1242.</w:t>
      </w:r>
    </w:p>
    <w:p w14:paraId="3AA186C1" w14:textId="77777777" w:rsidR="00E62DBF" w:rsidRPr="00E62DBF" w:rsidRDefault="00E62DBF" w:rsidP="00E62DBF">
      <w:pPr>
        <w:pStyle w:val="EndNoteBibliography"/>
        <w:spacing w:after="0"/>
        <w:ind w:left="720" w:hanging="720"/>
      </w:pPr>
      <w:r w:rsidRPr="00E62DBF">
        <w:t>Cairns, J., J. Frickel, M. Jalasvuori, T. Hiltunen and L. Becks, 2017 Genomic evolution of bacterial populations under coselection by antibiotics and phage. Mol Ecol 26</w:t>
      </w:r>
      <w:r w:rsidRPr="00E62DBF">
        <w:rPr>
          <w:b/>
        </w:rPr>
        <w:t>:</w:t>
      </w:r>
      <w:r w:rsidRPr="00E62DBF">
        <w:t xml:space="preserve"> 1848-1859.</w:t>
      </w:r>
    </w:p>
    <w:p w14:paraId="6E95D23C" w14:textId="77777777" w:rsidR="00E62DBF" w:rsidRPr="00E62DBF" w:rsidRDefault="00E62DBF" w:rsidP="00E62DBF">
      <w:pPr>
        <w:pStyle w:val="EndNoteBibliography"/>
        <w:spacing w:after="0"/>
        <w:ind w:left="720" w:hanging="720"/>
      </w:pPr>
      <w:r w:rsidRPr="00E62DBF">
        <w:t>Chantepie, S., and L.-M. Chevin, 2020 How does the strength of selection influence genetic correlations? bioRxiv.</w:t>
      </w:r>
    </w:p>
    <w:p w14:paraId="4FF78160" w14:textId="77777777" w:rsidR="00E62DBF" w:rsidRPr="00E62DBF" w:rsidRDefault="00E62DBF" w:rsidP="00E62DBF">
      <w:pPr>
        <w:pStyle w:val="EndNoteBibliography"/>
        <w:spacing w:after="0"/>
        <w:ind w:left="720" w:hanging="720"/>
      </w:pPr>
      <w:r w:rsidRPr="00E62DBF">
        <w:t>Charlesworth, B., 1993 Directional selection and the evolution of sex and recombination. Genet Res 61</w:t>
      </w:r>
      <w:r w:rsidRPr="00E62DBF">
        <w:rPr>
          <w:b/>
        </w:rPr>
        <w:t>:</w:t>
      </w:r>
      <w:r w:rsidRPr="00E62DBF">
        <w:t xml:space="preserve"> 205-224.</w:t>
      </w:r>
    </w:p>
    <w:p w14:paraId="0683D06C" w14:textId="77777777" w:rsidR="00E62DBF" w:rsidRPr="00E62DBF" w:rsidRDefault="00E62DBF" w:rsidP="00E62DBF">
      <w:pPr>
        <w:pStyle w:val="EndNoteBibliography"/>
        <w:spacing w:after="0"/>
        <w:ind w:left="720" w:hanging="720"/>
      </w:pPr>
      <w:r w:rsidRPr="00E62DBF">
        <w:t xml:space="preserve">Charlesworth, B., and D. Charlesworth, 2010 </w:t>
      </w:r>
      <w:r w:rsidRPr="00E62DBF">
        <w:rPr>
          <w:i/>
        </w:rPr>
        <w:t>Elements of Evolutionary Genetics</w:t>
      </w:r>
      <w:r w:rsidRPr="00E62DBF">
        <w:t>. Roberts and Company, Greenwoord Village, Colorado, USA.</w:t>
      </w:r>
    </w:p>
    <w:p w14:paraId="598EA0D3" w14:textId="77777777" w:rsidR="00E62DBF" w:rsidRPr="00E62DBF" w:rsidRDefault="00E62DBF" w:rsidP="00E62DBF">
      <w:pPr>
        <w:pStyle w:val="EndNoteBibliography"/>
        <w:spacing w:after="0"/>
        <w:ind w:left="720" w:hanging="720"/>
      </w:pPr>
      <w:r w:rsidRPr="00E62DBF">
        <w:t>Charlesworth, D., 2006 Balancing selection and its effects on sequences in nearby genome regions. PLoS Genet 2</w:t>
      </w:r>
      <w:r w:rsidRPr="00E62DBF">
        <w:rPr>
          <w:b/>
        </w:rPr>
        <w:t>:</w:t>
      </w:r>
      <w:r w:rsidRPr="00E62DBF">
        <w:t xml:space="preserve"> e64.</w:t>
      </w:r>
    </w:p>
    <w:p w14:paraId="21DE46BA" w14:textId="77777777" w:rsidR="00E62DBF" w:rsidRPr="00E62DBF" w:rsidRDefault="00E62DBF" w:rsidP="00E62DBF">
      <w:pPr>
        <w:pStyle w:val="EndNoteBibliography"/>
        <w:spacing w:after="0"/>
        <w:ind w:left="720" w:hanging="720"/>
      </w:pPr>
      <w:r w:rsidRPr="00E62DBF">
        <w:t>Chesmore, K., J. Bartlett and S. M. Williams, 2018 The ubiquity of pleiotropy in human disease. Hum Genet 137</w:t>
      </w:r>
      <w:r w:rsidRPr="00E62DBF">
        <w:rPr>
          <w:b/>
        </w:rPr>
        <w:t>:</w:t>
      </w:r>
      <w:r w:rsidRPr="00E62DBF">
        <w:t xml:space="preserve"> 39-44.</w:t>
      </w:r>
    </w:p>
    <w:p w14:paraId="6CF2F6F2" w14:textId="77777777" w:rsidR="00E62DBF" w:rsidRPr="00E62DBF" w:rsidRDefault="00E62DBF" w:rsidP="00E62DBF">
      <w:pPr>
        <w:pStyle w:val="EndNoteBibliography"/>
        <w:spacing w:after="0"/>
        <w:ind w:left="720" w:hanging="720"/>
      </w:pPr>
      <w:r w:rsidRPr="00E62DBF">
        <w:t>Crespi, B. J., 2000 The evolution of maladaptation. Heredity (Edinb) 84 ( Pt 6)</w:t>
      </w:r>
      <w:r w:rsidRPr="00E62DBF">
        <w:rPr>
          <w:b/>
        </w:rPr>
        <w:t>:</w:t>
      </w:r>
      <w:r w:rsidRPr="00E62DBF">
        <w:t xml:space="preserve"> 623-629.</w:t>
      </w:r>
    </w:p>
    <w:p w14:paraId="0A97B573" w14:textId="77777777" w:rsidR="00E62DBF" w:rsidRPr="00E62DBF" w:rsidRDefault="00E62DBF" w:rsidP="00E62DBF">
      <w:pPr>
        <w:pStyle w:val="EndNoteBibliography"/>
        <w:spacing w:after="0"/>
        <w:ind w:left="720" w:hanging="720"/>
      </w:pPr>
      <w:r w:rsidRPr="00E62DBF">
        <w:t xml:space="preserve">Darwin, C., and L. Kebler, 1859 </w:t>
      </w:r>
      <w:r w:rsidRPr="00E62DBF">
        <w:rPr>
          <w:i/>
        </w:rPr>
        <w:t>On the origin of species by means of natural selection, or, The preservation of favoured races in the struggle for life</w:t>
      </w:r>
      <w:r w:rsidRPr="00E62DBF">
        <w:t>. J. Murray, London.</w:t>
      </w:r>
    </w:p>
    <w:p w14:paraId="41F24D83" w14:textId="77777777" w:rsidR="00E62DBF" w:rsidRPr="00E62DBF" w:rsidRDefault="00E62DBF" w:rsidP="00E62DBF">
      <w:pPr>
        <w:pStyle w:val="EndNoteBibliography"/>
        <w:spacing w:after="0"/>
        <w:ind w:left="720" w:hanging="720"/>
      </w:pPr>
      <w:r w:rsidRPr="00E62DBF">
        <w:t>de Vladar, H. P., and N. Barton, 2014 Stability and response of polygenic traits to stabilizing selection and mutation. Genetics 197</w:t>
      </w:r>
      <w:r w:rsidRPr="00E62DBF">
        <w:rPr>
          <w:b/>
        </w:rPr>
        <w:t>:</w:t>
      </w:r>
      <w:r w:rsidRPr="00E62DBF">
        <w:t xml:space="preserve"> 749-767.</w:t>
      </w:r>
    </w:p>
    <w:p w14:paraId="53E9D02C" w14:textId="77777777" w:rsidR="00E62DBF" w:rsidRPr="00E62DBF" w:rsidRDefault="00E62DBF" w:rsidP="00E62DBF">
      <w:pPr>
        <w:pStyle w:val="EndNoteBibliography"/>
        <w:spacing w:after="0"/>
        <w:ind w:left="720" w:hanging="720"/>
      </w:pPr>
      <w:r w:rsidRPr="00E62DBF">
        <w:t>Dupeyron, M., K. S. Singh, C. Bass and A. Hayward, 2019 Evolution of Mutator transposable elements across eukaryotic diversity. Mob DNA 10</w:t>
      </w:r>
      <w:r w:rsidRPr="00E62DBF">
        <w:rPr>
          <w:b/>
        </w:rPr>
        <w:t>:</w:t>
      </w:r>
      <w:r w:rsidRPr="00E62DBF">
        <w:t xml:space="preserve"> 12.</w:t>
      </w:r>
    </w:p>
    <w:p w14:paraId="094B7D9B" w14:textId="77777777" w:rsidR="00E62DBF" w:rsidRPr="00E62DBF" w:rsidRDefault="00E62DBF" w:rsidP="00E62DBF">
      <w:pPr>
        <w:pStyle w:val="EndNoteBibliography"/>
        <w:spacing w:after="0"/>
        <w:ind w:left="720" w:hanging="720"/>
      </w:pPr>
      <w:r w:rsidRPr="00E62DBF">
        <w:lastRenderedPageBreak/>
        <w:t>Ehrlich, P. R., and P. H. Raven, 1964 Butterflies and Plants - a Study in Coevolution. Evolution 18</w:t>
      </w:r>
      <w:r w:rsidRPr="00E62DBF">
        <w:rPr>
          <w:b/>
        </w:rPr>
        <w:t>:</w:t>
      </w:r>
      <w:r w:rsidRPr="00E62DBF">
        <w:t xml:space="preserve"> 586-608.</w:t>
      </w:r>
    </w:p>
    <w:p w14:paraId="4BEC201E" w14:textId="77777777" w:rsidR="00E62DBF" w:rsidRPr="00E62DBF" w:rsidRDefault="00E62DBF" w:rsidP="00E62DBF">
      <w:pPr>
        <w:pStyle w:val="EndNoteBibliography"/>
        <w:spacing w:after="0"/>
        <w:ind w:left="720" w:hanging="720"/>
      </w:pPr>
      <w:r w:rsidRPr="00E62DBF">
        <w:t xml:space="preserve">Eicker, F., 1967 Limit theorems for regressions with unequal and dependent errors, pp. 59-82 in </w:t>
      </w:r>
      <w:r w:rsidRPr="00E62DBF">
        <w:rPr>
          <w:i/>
        </w:rPr>
        <w:t>Proceedings of the Fifth Berkeley Symposium on Mathematical Statistics and Probability, Volume 1: Statistics</w:t>
      </w:r>
      <w:r w:rsidRPr="00E62DBF">
        <w:t>. University of California Press, Berkeley, Calif.</w:t>
      </w:r>
    </w:p>
    <w:p w14:paraId="564CB157" w14:textId="77777777" w:rsidR="00E62DBF" w:rsidRPr="00E62DBF" w:rsidRDefault="00E62DBF" w:rsidP="00E62DBF">
      <w:pPr>
        <w:pStyle w:val="EndNoteBibliography"/>
        <w:spacing w:after="0"/>
        <w:ind w:left="720" w:hanging="720"/>
      </w:pPr>
      <w:r w:rsidRPr="00E62DBF">
        <w:t>Estes, S., and S. J. Arnold, 2007 Resolving the paradox of stasis: Models with stabilizing selection explain evolutionary divergence on all timescales. American Naturalist 169</w:t>
      </w:r>
      <w:r w:rsidRPr="00E62DBF">
        <w:rPr>
          <w:b/>
        </w:rPr>
        <w:t>:</w:t>
      </w:r>
      <w:r w:rsidRPr="00E62DBF">
        <w:t xml:space="preserve"> 227-244.</w:t>
      </w:r>
    </w:p>
    <w:p w14:paraId="562E9EA5" w14:textId="77777777" w:rsidR="00E62DBF" w:rsidRPr="00E62DBF" w:rsidRDefault="00E62DBF" w:rsidP="00E62DBF">
      <w:pPr>
        <w:pStyle w:val="EndNoteBibliography"/>
        <w:spacing w:after="0"/>
        <w:ind w:left="720" w:hanging="720"/>
      </w:pPr>
      <w:r w:rsidRPr="00E62DBF">
        <w:t xml:space="preserve">Falconer, D. S. M., T. F. C., 1996 </w:t>
      </w:r>
      <w:r w:rsidRPr="00E62DBF">
        <w:rPr>
          <w:i/>
        </w:rPr>
        <w:t>Introduction to Quantitative Genetics</w:t>
      </w:r>
      <w:r w:rsidRPr="00E62DBF">
        <w:t>. Pearson Education Limited, Longmans Green, Harlow, Essex, UK.</w:t>
      </w:r>
    </w:p>
    <w:p w14:paraId="04B4EA62" w14:textId="77777777" w:rsidR="00E62DBF" w:rsidRPr="00E62DBF" w:rsidRDefault="00E62DBF" w:rsidP="00E62DBF">
      <w:pPr>
        <w:pStyle w:val="EndNoteBibliography"/>
        <w:spacing w:after="0"/>
        <w:ind w:left="720" w:hanging="720"/>
      </w:pPr>
      <w:r w:rsidRPr="00E62DBF">
        <w:t>Fisher, R. A., 1918 The correlation between relatives on the supposition of Mendelian inheritance. Transactions of the Royal Society of Edinburgh 52</w:t>
      </w:r>
      <w:r w:rsidRPr="00E62DBF">
        <w:rPr>
          <w:b/>
        </w:rPr>
        <w:t>:</w:t>
      </w:r>
      <w:r w:rsidRPr="00E62DBF">
        <w:t xml:space="preserve"> 399-433.</w:t>
      </w:r>
    </w:p>
    <w:p w14:paraId="206FFCC2" w14:textId="77777777" w:rsidR="00E62DBF" w:rsidRPr="00E62DBF" w:rsidRDefault="00E62DBF" w:rsidP="00E62DBF">
      <w:pPr>
        <w:pStyle w:val="EndNoteBibliography"/>
        <w:spacing w:after="0"/>
        <w:ind w:left="720" w:hanging="720"/>
      </w:pPr>
      <w:r w:rsidRPr="00E62DBF">
        <w:t xml:space="preserve">Fisher, R. A., 1930 </w:t>
      </w:r>
      <w:r w:rsidRPr="00E62DBF">
        <w:rPr>
          <w:i/>
        </w:rPr>
        <w:t>The genetical theory of natural selection</w:t>
      </w:r>
      <w:r w:rsidRPr="00E62DBF">
        <w:t>. The Clarendon press, Oxford, UK.</w:t>
      </w:r>
    </w:p>
    <w:p w14:paraId="592F85CC" w14:textId="77777777" w:rsidR="00E62DBF" w:rsidRPr="00E62DBF" w:rsidRDefault="00E62DBF" w:rsidP="00E62DBF">
      <w:pPr>
        <w:pStyle w:val="EndNoteBibliography"/>
        <w:spacing w:after="0"/>
        <w:ind w:left="720" w:hanging="720"/>
      </w:pPr>
      <w:r w:rsidRPr="00E62DBF">
        <w:t>Fleming, W. H., 1979 Equilibrium Distributions of Continuous Polygenic Traits. Siam Journal on Applied Mathematics 36</w:t>
      </w:r>
      <w:r w:rsidRPr="00E62DBF">
        <w:rPr>
          <w:b/>
        </w:rPr>
        <w:t>:</w:t>
      </w:r>
      <w:r w:rsidRPr="00E62DBF">
        <w:t xml:space="preserve"> 148-168.</w:t>
      </w:r>
    </w:p>
    <w:p w14:paraId="1470E8A6" w14:textId="77777777" w:rsidR="00E62DBF" w:rsidRPr="00E62DBF" w:rsidRDefault="00E62DBF" w:rsidP="00E62DBF">
      <w:pPr>
        <w:pStyle w:val="EndNoteBibliography"/>
        <w:spacing w:after="0"/>
        <w:ind w:left="720" w:hanging="720"/>
      </w:pPr>
      <w:r w:rsidRPr="00E62DBF">
        <w:t>Franssen, S. U., R. Kofler and C. Schlotterer, 2017 Uncovering the genetic signature of quantitative trait evolution with replicated time series data. Heredity (Edinb) 118</w:t>
      </w:r>
      <w:r w:rsidRPr="00E62DBF">
        <w:rPr>
          <w:b/>
        </w:rPr>
        <w:t>:</w:t>
      </w:r>
      <w:r w:rsidRPr="00E62DBF">
        <w:t xml:space="preserve"> 42-51.</w:t>
      </w:r>
    </w:p>
    <w:p w14:paraId="170B4D06" w14:textId="77777777" w:rsidR="00E62DBF" w:rsidRPr="00E62DBF" w:rsidRDefault="00E62DBF" w:rsidP="00E62DBF">
      <w:pPr>
        <w:pStyle w:val="EndNoteBibliography"/>
        <w:spacing w:after="0"/>
        <w:ind w:left="720" w:hanging="720"/>
      </w:pPr>
      <w:r w:rsidRPr="00E62DBF">
        <w:t>Gardon, H., C. Biderre-Petit, I. Jouan-Dufournel and G. Bronner, 2020 A drift-barrier model drives the genomic landscape of a structured bacterial population. Mol Ecol.</w:t>
      </w:r>
    </w:p>
    <w:p w14:paraId="56290CD7" w14:textId="77777777" w:rsidR="00E62DBF" w:rsidRPr="00E62DBF" w:rsidRDefault="00E62DBF" w:rsidP="00E62DBF">
      <w:pPr>
        <w:pStyle w:val="EndNoteBibliography"/>
        <w:spacing w:after="0"/>
        <w:ind w:left="720" w:hanging="720"/>
      </w:pPr>
      <w:r w:rsidRPr="00E62DBF">
        <w:t>Gilbert, K. J., and M. C. Whitlock, 2017 The genetics of adaptation to discrete heterogeneous environments: frequent mutation or large-effect alleles can allow range expansion. J Evol Biol 30</w:t>
      </w:r>
      <w:r w:rsidRPr="00E62DBF">
        <w:rPr>
          <w:b/>
        </w:rPr>
        <w:t>:</w:t>
      </w:r>
      <w:r w:rsidRPr="00E62DBF">
        <w:t xml:space="preserve"> 591-602.</w:t>
      </w:r>
    </w:p>
    <w:p w14:paraId="1C28B60C" w14:textId="77777777" w:rsidR="00E62DBF" w:rsidRPr="00E62DBF" w:rsidRDefault="00E62DBF" w:rsidP="00E62DBF">
      <w:pPr>
        <w:pStyle w:val="EndNoteBibliography"/>
        <w:spacing w:after="0"/>
        <w:ind w:left="720" w:hanging="720"/>
      </w:pPr>
      <w:r w:rsidRPr="00E62DBF">
        <w:t>Gillespie, J. H., 1981 Mutation Modification in a Random Environment. Evolution 35</w:t>
      </w:r>
      <w:r w:rsidRPr="00E62DBF">
        <w:rPr>
          <w:b/>
        </w:rPr>
        <w:t>:</w:t>
      </w:r>
      <w:r w:rsidRPr="00E62DBF">
        <w:t xml:space="preserve"> 468-476.</w:t>
      </w:r>
    </w:p>
    <w:p w14:paraId="0F5FD5B6" w14:textId="77777777" w:rsidR="00E62DBF" w:rsidRPr="00E62DBF" w:rsidRDefault="00E62DBF" w:rsidP="00E62DBF">
      <w:pPr>
        <w:pStyle w:val="EndNoteBibliography"/>
        <w:spacing w:after="0"/>
        <w:ind w:left="720" w:hanging="720"/>
      </w:pPr>
      <w:r w:rsidRPr="00E62DBF">
        <w:t>Haller, B. C., and P. W. Messer, 2019 SLiM 3: Forward Genetic Simulations Beyond the Wright-Fisher Model. Molecular Biology and Evolution 36</w:t>
      </w:r>
      <w:r w:rsidRPr="00E62DBF">
        <w:rPr>
          <w:b/>
        </w:rPr>
        <w:t>:</w:t>
      </w:r>
      <w:r w:rsidRPr="00E62DBF">
        <w:t xml:space="preserve"> 632-637.</w:t>
      </w:r>
    </w:p>
    <w:p w14:paraId="2176217F" w14:textId="77777777" w:rsidR="00E62DBF" w:rsidRPr="00E62DBF" w:rsidRDefault="00E62DBF" w:rsidP="00E62DBF">
      <w:pPr>
        <w:pStyle w:val="EndNoteBibliography"/>
        <w:spacing w:after="0"/>
        <w:ind w:left="720" w:hanging="720"/>
      </w:pPr>
      <w:r w:rsidRPr="00E62DBF">
        <w:t>Haller, B. C. M., P. W., 2016 SLiM: An Evolutionary Simulation Framework.</w:t>
      </w:r>
    </w:p>
    <w:p w14:paraId="4913D37B" w14:textId="77777777" w:rsidR="00E62DBF" w:rsidRPr="00E62DBF" w:rsidRDefault="00E62DBF" w:rsidP="00E62DBF">
      <w:pPr>
        <w:pStyle w:val="EndNoteBibliography"/>
        <w:spacing w:after="0"/>
        <w:ind w:left="720" w:hanging="720"/>
      </w:pPr>
      <w:r w:rsidRPr="00E62DBF">
        <w:t>Hayes, A. F., and L. Cai, 2007 Using heteroskedasticity-consistent standard error estimators in OLS regression: An introduction and software implementation. Behavior Research Methods 39</w:t>
      </w:r>
      <w:r w:rsidRPr="00E62DBF">
        <w:rPr>
          <w:b/>
        </w:rPr>
        <w:t>:</w:t>
      </w:r>
      <w:r w:rsidRPr="00E62DBF">
        <w:t xml:space="preserve"> 709-722.</w:t>
      </w:r>
    </w:p>
    <w:p w14:paraId="066F5345" w14:textId="77777777" w:rsidR="00E62DBF" w:rsidRPr="00E62DBF" w:rsidRDefault="00E62DBF" w:rsidP="00E62DBF">
      <w:pPr>
        <w:pStyle w:val="EndNoteBibliography"/>
        <w:spacing w:after="0"/>
        <w:ind w:left="720" w:hanging="720"/>
      </w:pPr>
      <w:r w:rsidRPr="00E62DBF">
        <w:t>Helton, J. C., and F. J. Davis, 2003 Latin hypercube sampling and the propagation of uncertainty in analyses of complex systems. Reliability Engineering &amp; System Safety 81</w:t>
      </w:r>
      <w:r w:rsidRPr="00E62DBF">
        <w:rPr>
          <w:b/>
        </w:rPr>
        <w:t>:</w:t>
      </w:r>
      <w:r w:rsidRPr="00E62DBF">
        <w:t xml:space="preserve"> 23-69.</w:t>
      </w:r>
    </w:p>
    <w:p w14:paraId="45E96DFB" w14:textId="77777777" w:rsidR="00E62DBF" w:rsidRPr="00E62DBF" w:rsidRDefault="00E62DBF" w:rsidP="00E62DBF">
      <w:pPr>
        <w:pStyle w:val="EndNoteBibliography"/>
        <w:spacing w:after="0"/>
        <w:ind w:left="720" w:hanging="720"/>
      </w:pPr>
      <w:r w:rsidRPr="00E62DBF">
        <w:t>Hill, W. G., and A. Robertson, 1966 Effect of Linkage on Limits to Artificial Selection. Genetics Research 8</w:t>
      </w:r>
      <w:r w:rsidRPr="00E62DBF">
        <w:rPr>
          <w:b/>
        </w:rPr>
        <w:t>:</w:t>
      </w:r>
      <w:r w:rsidRPr="00E62DBF">
        <w:t xml:space="preserve"> 269-294.</w:t>
      </w:r>
    </w:p>
    <w:p w14:paraId="07989EAC" w14:textId="77777777" w:rsidR="00E62DBF" w:rsidRPr="00E62DBF" w:rsidRDefault="00E62DBF" w:rsidP="00E62DBF">
      <w:pPr>
        <w:pStyle w:val="EndNoteBibliography"/>
        <w:spacing w:after="0"/>
        <w:ind w:left="720" w:hanging="720"/>
      </w:pPr>
      <w:r w:rsidRPr="00E62DBF">
        <w:t>Hine, E., S. F. Chenoweth, H. D. Rundle and M. W. Blows, 2009 Characterizing the evolution of genetic variance using genetic covariance tensors. Philos Trans R Soc Lond B Biol Sci 364</w:t>
      </w:r>
      <w:r w:rsidRPr="00E62DBF">
        <w:rPr>
          <w:b/>
        </w:rPr>
        <w:t>:</w:t>
      </w:r>
      <w:r w:rsidRPr="00E62DBF">
        <w:t xml:space="preserve"> 1567-1578.</w:t>
      </w:r>
    </w:p>
    <w:p w14:paraId="27EC88CC" w14:textId="77777777" w:rsidR="00E62DBF" w:rsidRPr="00E62DBF" w:rsidRDefault="00E62DBF" w:rsidP="00E62DBF">
      <w:pPr>
        <w:pStyle w:val="EndNoteBibliography"/>
        <w:spacing w:after="0"/>
        <w:ind w:left="720" w:hanging="720"/>
      </w:pPr>
      <w:r w:rsidRPr="00E62DBF">
        <w:t>Hodgins-Davis, A., D. P. Rice and J. P. Townsend, 2015 Gene Expression Evolves under a House-of-Cards Model of Stabilizing Selection. Mol Biol Evol 32</w:t>
      </w:r>
      <w:r w:rsidRPr="00E62DBF">
        <w:rPr>
          <w:b/>
        </w:rPr>
        <w:t>:</w:t>
      </w:r>
      <w:r w:rsidRPr="00E62DBF">
        <w:t xml:space="preserve"> 2130-2140.</w:t>
      </w:r>
    </w:p>
    <w:p w14:paraId="5A1DC3CC" w14:textId="77777777" w:rsidR="00E62DBF" w:rsidRPr="00E62DBF" w:rsidRDefault="00E62DBF" w:rsidP="00E62DBF">
      <w:pPr>
        <w:pStyle w:val="EndNoteBibliography"/>
        <w:spacing w:after="0"/>
        <w:ind w:left="720" w:hanging="720"/>
      </w:pPr>
      <w:r w:rsidRPr="00E62DBF">
        <w:lastRenderedPageBreak/>
        <w:t>Houle, D., 1998 How should we explain variation in the genetic variance of traits? Genetica 102-103</w:t>
      </w:r>
      <w:r w:rsidRPr="00E62DBF">
        <w:rPr>
          <w:b/>
        </w:rPr>
        <w:t>:</w:t>
      </w:r>
      <w:r w:rsidRPr="00E62DBF">
        <w:t xml:space="preserve"> 241-253.</w:t>
      </w:r>
    </w:p>
    <w:p w14:paraId="0D5A6D5D" w14:textId="77777777" w:rsidR="00E62DBF" w:rsidRPr="00E62DBF" w:rsidRDefault="00E62DBF" w:rsidP="00E62DBF">
      <w:pPr>
        <w:pStyle w:val="EndNoteBibliography"/>
        <w:spacing w:after="0"/>
        <w:ind w:left="720" w:hanging="720"/>
      </w:pPr>
      <w:r w:rsidRPr="00E62DBF">
        <w:t>Houle, D., G. H. Bolstad, K. van der Linde and T. F. Hansen, 2017 Mutation predicts 40 million years of fly wing evolution. Nature 548</w:t>
      </w:r>
      <w:r w:rsidRPr="00E62DBF">
        <w:rPr>
          <w:b/>
        </w:rPr>
        <w:t>:</w:t>
      </w:r>
      <w:r w:rsidRPr="00E62DBF">
        <w:t xml:space="preserve"> 447-+.</w:t>
      </w:r>
    </w:p>
    <w:p w14:paraId="5C43FADF" w14:textId="77777777" w:rsidR="00E62DBF" w:rsidRPr="00E62DBF" w:rsidRDefault="00E62DBF" w:rsidP="00E62DBF">
      <w:pPr>
        <w:pStyle w:val="EndNoteBibliography"/>
        <w:spacing w:after="0"/>
        <w:ind w:left="720" w:hanging="720"/>
      </w:pPr>
      <w:r w:rsidRPr="00E62DBF">
        <w:t xml:space="preserve">Huber, P. J., 1967 The behavior of maximum likelihood estimates under nonstandard conditions, pp. 221-233 in </w:t>
      </w:r>
      <w:r w:rsidRPr="00E62DBF">
        <w:rPr>
          <w:i/>
        </w:rPr>
        <w:t>Proceedings of the Fifth Berkeley Symposium on Mathematical Statistics and Probability, Volume 1: Statistics</w:t>
      </w:r>
      <w:r w:rsidRPr="00E62DBF">
        <w:t>. University of California Press, Berkeley, Calif.</w:t>
      </w:r>
    </w:p>
    <w:p w14:paraId="189466BB" w14:textId="77777777" w:rsidR="00E62DBF" w:rsidRPr="00E62DBF" w:rsidRDefault="00E62DBF" w:rsidP="00E62DBF">
      <w:pPr>
        <w:pStyle w:val="EndNoteBibliography"/>
        <w:spacing w:after="0"/>
        <w:ind w:left="720" w:hanging="720"/>
      </w:pPr>
      <w:r w:rsidRPr="00E62DBF">
        <w:t>Jin, P., and S. Agusti, 2018 Fast adaptation of tropical diatoms to increased warming with trade-offs. Sci Rep 8</w:t>
      </w:r>
      <w:r w:rsidRPr="00E62DBF">
        <w:rPr>
          <w:b/>
        </w:rPr>
        <w:t>:</w:t>
      </w:r>
      <w:r w:rsidRPr="00E62DBF">
        <w:t xml:space="preserve"> 17771.</w:t>
      </w:r>
    </w:p>
    <w:p w14:paraId="791ED377" w14:textId="77777777" w:rsidR="00E62DBF" w:rsidRPr="00E62DBF" w:rsidRDefault="00E62DBF" w:rsidP="00E62DBF">
      <w:pPr>
        <w:pStyle w:val="EndNoteBibliography"/>
        <w:spacing w:after="0"/>
        <w:ind w:left="720" w:hanging="720"/>
      </w:pPr>
      <w:r w:rsidRPr="00E62DBF">
        <w:t>Kagawa, K., and G. Takimoto, 2018 Hybridization can promote adaptive radiation by means of transgressive segregation. Ecol Lett 21</w:t>
      </w:r>
      <w:r w:rsidRPr="00E62DBF">
        <w:rPr>
          <w:b/>
        </w:rPr>
        <w:t>:</w:t>
      </w:r>
      <w:r w:rsidRPr="00E62DBF">
        <w:t xml:space="preserve"> 264-274.</w:t>
      </w:r>
    </w:p>
    <w:p w14:paraId="5BD13936" w14:textId="77777777" w:rsidR="00E62DBF" w:rsidRPr="00E62DBF" w:rsidRDefault="00E62DBF" w:rsidP="00E62DBF">
      <w:pPr>
        <w:pStyle w:val="EndNoteBibliography"/>
        <w:spacing w:after="0"/>
        <w:ind w:left="720" w:hanging="720"/>
      </w:pPr>
      <w:r w:rsidRPr="00E62DBF">
        <w:t>Kimura, M., 1965 A stochastic model concerning the maintenance of genetic variability in quantitative characters. Proc Natl Acad Sci U S A 54</w:t>
      </w:r>
      <w:r w:rsidRPr="00E62DBF">
        <w:rPr>
          <w:b/>
        </w:rPr>
        <w:t>:</w:t>
      </w:r>
      <w:r w:rsidRPr="00E62DBF">
        <w:t xml:space="preserve"> 731-736.</w:t>
      </w:r>
    </w:p>
    <w:p w14:paraId="275E3430" w14:textId="77777777" w:rsidR="00E62DBF" w:rsidRPr="00E62DBF" w:rsidRDefault="00E62DBF" w:rsidP="00E62DBF">
      <w:pPr>
        <w:pStyle w:val="EndNoteBibliography"/>
        <w:spacing w:after="0"/>
        <w:ind w:left="720" w:hanging="720"/>
      </w:pPr>
      <w:r w:rsidRPr="00E62DBF">
        <w:t>Kimura, M., 1967 On Evolutionary Adjustment of Spontaneous Mutation Rates. Genetical Research 9</w:t>
      </w:r>
      <w:r w:rsidRPr="00E62DBF">
        <w:rPr>
          <w:b/>
        </w:rPr>
        <w:t>:</w:t>
      </w:r>
      <w:r w:rsidRPr="00E62DBF">
        <w:t xml:space="preserve"> 23-&amp;.</w:t>
      </w:r>
    </w:p>
    <w:p w14:paraId="57D3798D" w14:textId="77777777" w:rsidR="00E62DBF" w:rsidRPr="00E62DBF" w:rsidRDefault="00E62DBF" w:rsidP="00E62DBF">
      <w:pPr>
        <w:pStyle w:val="EndNoteBibliography"/>
        <w:spacing w:after="0"/>
        <w:ind w:left="720" w:hanging="720"/>
      </w:pPr>
      <w:r w:rsidRPr="00E62DBF">
        <w:t>Kimura, M., and J. F. Crow, 1964 The Number of Alleles That Can Be Maintained in a Finite Population. Genetics 49</w:t>
      </w:r>
      <w:r w:rsidRPr="00E62DBF">
        <w:rPr>
          <w:b/>
        </w:rPr>
        <w:t>:</w:t>
      </w:r>
      <w:r w:rsidRPr="00E62DBF">
        <w:t xml:space="preserve"> 725-738.</w:t>
      </w:r>
    </w:p>
    <w:p w14:paraId="622D17C3" w14:textId="77777777" w:rsidR="00E62DBF" w:rsidRPr="00E62DBF" w:rsidRDefault="00E62DBF" w:rsidP="00E62DBF">
      <w:pPr>
        <w:pStyle w:val="EndNoteBibliography"/>
        <w:spacing w:after="0"/>
        <w:ind w:left="720" w:hanging="720"/>
      </w:pPr>
      <w:r w:rsidRPr="00E62DBF">
        <w:t>LaBar, T., and C. Adami, 2017 Evolution of drift robustness in small populations. Nat Commun 8</w:t>
      </w:r>
      <w:r w:rsidRPr="00E62DBF">
        <w:rPr>
          <w:b/>
        </w:rPr>
        <w:t>:</w:t>
      </w:r>
      <w:r w:rsidRPr="00E62DBF">
        <w:t xml:space="preserve"> 1012.</w:t>
      </w:r>
    </w:p>
    <w:p w14:paraId="448F2AFF" w14:textId="77777777" w:rsidR="00E62DBF" w:rsidRPr="00E62DBF" w:rsidRDefault="00E62DBF" w:rsidP="00E62DBF">
      <w:pPr>
        <w:pStyle w:val="EndNoteBibliography"/>
        <w:spacing w:after="0"/>
        <w:ind w:left="720" w:hanging="720"/>
      </w:pPr>
      <w:r w:rsidRPr="00E62DBF">
        <w:t>Lan, G., P. Sartori, S. Neumann, V. Sourjik and Y. Tu, 2012 The energy-speed-accuracy tradeoff in sensory adaptation. Nat Phys 8</w:t>
      </w:r>
      <w:r w:rsidRPr="00E62DBF">
        <w:rPr>
          <w:b/>
        </w:rPr>
        <w:t>:</w:t>
      </w:r>
      <w:r w:rsidRPr="00E62DBF">
        <w:t xml:space="preserve"> 422-428.</w:t>
      </w:r>
    </w:p>
    <w:p w14:paraId="6B50DCB1" w14:textId="77777777" w:rsidR="00E62DBF" w:rsidRPr="00E62DBF" w:rsidRDefault="00E62DBF" w:rsidP="00E62DBF">
      <w:pPr>
        <w:pStyle w:val="EndNoteBibliography"/>
        <w:spacing w:after="0"/>
        <w:ind w:left="720" w:hanging="720"/>
      </w:pPr>
      <w:r w:rsidRPr="00E62DBF">
        <w:t>Lande, R., 1975 The maintenance of genetic variability by mutation in a polygenic character with linked loci. Genet Res 26</w:t>
      </w:r>
      <w:r w:rsidRPr="00E62DBF">
        <w:rPr>
          <w:b/>
        </w:rPr>
        <w:t>:</w:t>
      </w:r>
      <w:r w:rsidRPr="00E62DBF">
        <w:t xml:space="preserve"> 221-235.</w:t>
      </w:r>
    </w:p>
    <w:p w14:paraId="6C715167" w14:textId="77777777" w:rsidR="00E62DBF" w:rsidRPr="00E62DBF" w:rsidRDefault="00E62DBF" w:rsidP="00E62DBF">
      <w:pPr>
        <w:pStyle w:val="EndNoteBibliography"/>
        <w:spacing w:after="0"/>
        <w:ind w:left="720" w:hanging="720"/>
      </w:pPr>
      <w:r w:rsidRPr="00E62DBF">
        <w:t>Lande, R., 1976 Natural-Selection and Random Genetic Drift in Phenotypic Evolution. Evolution 30</w:t>
      </w:r>
      <w:r w:rsidRPr="00E62DBF">
        <w:rPr>
          <w:b/>
        </w:rPr>
        <w:t>:</w:t>
      </w:r>
      <w:r w:rsidRPr="00E62DBF">
        <w:t xml:space="preserve"> 314-334.</w:t>
      </w:r>
    </w:p>
    <w:p w14:paraId="186C38CF" w14:textId="77777777" w:rsidR="00E62DBF" w:rsidRPr="00E62DBF" w:rsidRDefault="00E62DBF" w:rsidP="00E62DBF">
      <w:pPr>
        <w:pStyle w:val="EndNoteBibliography"/>
        <w:spacing w:after="0"/>
        <w:ind w:left="720" w:hanging="720"/>
      </w:pPr>
      <w:r w:rsidRPr="00E62DBF">
        <w:t>Lande, R., 1979 Quantitative Genetic-Analysis of Multivariate Evolution, Applied to Brain - Body Size Allometry. Evolution 33</w:t>
      </w:r>
      <w:r w:rsidRPr="00E62DBF">
        <w:rPr>
          <w:b/>
        </w:rPr>
        <w:t>:</w:t>
      </w:r>
      <w:r w:rsidRPr="00E62DBF">
        <w:t xml:space="preserve"> 402-416.</w:t>
      </w:r>
    </w:p>
    <w:p w14:paraId="3897AA7E" w14:textId="77777777" w:rsidR="00E62DBF" w:rsidRPr="00E62DBF" w:rsidRDefault="00E62DBF" w:rsidP="00E62DBF">
      <w:pPr>
        <w:pStyle w:val="EndNoteBibliography"/>
        <w:spacing w:after="0"/>
        <w:ind w:left="720" w:hanging="720"/>
      </w:pPr>
      <w:r w:rsidRPr="00E62DBF">
        <w:t>Lande, R., and S. Shannon, 1996 The role of genetic variation in adaptation and population persistence in a changing environment. Evolution 50</w:t>
      </w:r>
      <w:r w:rsidRPr="00E62DBF">
        <w:rPr>
          <w:b/>
        </w:rPr>
        <w:t>:</w:t>
      </w:r>
      <w:r w:rsidRPr="00E62DBF">
        <w:t xml:space="preserve"> 434-437.</w:t>
      </w:r>
    </w:p>
    <w:p w14:paraId="653B0D4A" w14:textId="77777777" w:rsidR="00E62DBF" w:rsidRPr="00E62DBF" w:rsidRDefault="00E62DBF" w:rsidP="00E62DBF">
      <w:pPr>
        <w:pStyle w:val="EndNoteBibliography"/>
        <w:spacing w:after="0"/>
        <w:ind w:left="720" w:hanging="720"/>
      </w:pPr>
      <w:r w:rsidRPr="00E62DBF">
        <w:t>Lasky, J. R., 2019 Eco-evolutionary community turnover following environmental change. Evol Appl 12</w:t>
      </w:r>
      <w:r w:rsidRPr="00E62DBF">
        <w:rPr>
          <w:b/>
        </w:rPr>
        <w:t>:</w:t>
      </w:r>
      <w:r w:rsidRPr="00E62DBF">
        <w:t xml:space="preserve"> 1434-1448.</w:t>
      </w:r>
    </w:p>
    <w:p w14:paraId="1B5D8386" w14:textId="77777777" w:rsidR="00E62DBF" w:rsidRPr="00E62DBF" w:rsidRDefault="00E62DBF" w:rsidP="00E62DBF">
      <w:pPr>
        <w:pStyle w:val="EndNoteBibliography"/>
        <w:spacing w:after="0"/>
        <w:ind w:left="720" w:hanging="720"/>
      </w:pPr>
      <w:r w:rsidRPr="00E62DBF">
        <w:t>Le Corre, V., and A. Kremer, 2012 The genetic differentiation at quantitative trait loci under local adaptation. Molecular Ecology 21</w:t>
      </w:r>
      <w:r w:rsidRPr="00E62DBF">
        <w:rPr>
          <w:b/>
        </w:rPr>
        <w:t>:</w:t>
      </w:r>
      <w:r w:rsidRPr="00E62DBF">
        <w:t xml:space="preserve"> 1548-1566.</w:t>
      </w:r>
    </w:p>
    <w:p w14:paraId="1A82E887" w14:textId="77777777" w:rsidR="00E62DBF" w:rsidRPr="00E62DBF" w:rsidRDefault="00E62DBF" w:rsidP="00E62DBF">
      <w:pPr>
        <w:pStyle w:val="EndNoteBibliography"/>
        <w:spacing w:after="0"/>
        <w:ind w:left="720" w:hanging="720"/>
      </w:pPr>
      <w:r w:rsidRPr="00E62DBF">
        <w:t>Leigh, E. G., 1970 Natural Selection and Mutability. American Naturalist 104</w:t>
      </w:r>
      <w:r w:rsidRPr="00E62DBF">
        <w:rPr>
          <w:b/>
        </w:rPr>
        <w:t>:</w:t>
      </w:r>
      <w:r w:rsidRPr="00E62DBF">
        <w:t xml:space="preserve"> 301-&amp;.</w:t>
      </w:r>
    </w:p>
    <w:p w14:paraId="6A94BA4B" w14:textId="77777777" w:rsidR="00E62DBF" w:rsidRPr="00E62DBF" w:rsidRDefault="00E62DBF" w:rsidP="00E62DBF">
      <w:pPr>
        <w:pStyle w:val="EndNoteBibliography"/>
        <w:spacing w:after="0"/>
        <w:ind w:left="720" w:hanging="720"/>
      </w:pPr>
      <w:r w:rsidRPr="00E62DBF">
        <w:t>Lenski, R. E., and P. D. Sniegowski, 1995 "Adaptive mutation": the debate goes on. Science 269</w:t>
      </w:r>
      <w:r w:rsidRPr="00E62DBF">
        <w:rPr>
          <w:b/>
        </w:rPr>
        <w:t>:</w:t>
      </w:r>
      <w:r w:rsidRPr="00E62DBF">
        <w:t xml:space="preserve"> 285-288.</w:t>
      </w:r>
    </w:p>
    <w:p w14:paraId="14478620" w14:textId="77777777" w:rsidR="00E62DBF" w:rsidRPr="00E62DBF" w:rsidRDefault="00E62DBF" w:rsidP="00E62DBF">
      <w:pPr>
        <w:pStyle w:val="EndNoteBibliography"/>
        <w:spacing w:after="0"/>
        <w:ind w:left="720" w:hanging="720"/>
      </w:pPr>
      <w:r w:rsidRPr="00E62DBF">
        <w:t>Lewontin, R. C., 1970 The units of selection. Annual review of ecology and systematics</w:t>
      </w:r>
      <w:r w:rsidRPr="00E62DBF">
        <w:rPr>
          <w:b/>
        </w:rPr>
        <w:t>:</w:t>
      </w:r>
      <w:r w:rsidRPr="00E62DBF">
        <w:t xml:space="preserve"> 1-18.</w:t>
      </w:r>
    </w:p>
    <w:p w14:paraId="3FA395DD" w14:textId="77777777" w:rsidR="00E62DBF" w:rsidRPr="00E62DBF" w:rsidRDefault="00E62DBF" w:rsidP="00E62DBF">
      <w:pPr>
        <w:pStyle w:val="EndNoteBibliography"/>
        <w:spacing w:after="0"/>
        <w:ind w:left="720" w:hanging="720"/>
      </w:pPr>
      <w:r w:rsidRPr="00E62DBF">
        <w:t xml:space="preserve">Lindeman, R. H. M., P.F. Gold, R.Z., 1980 </w:t>
      </w:r>
      <w:r w:rsidRPr="00E62DBF">
        <w:rPr>
          <w:i/>
        </w:rPr>
        <w:t>Introduction to Bivariate and Multivariate Analysis</w:t>
      </w:r>
      <w:r w:rsidRPr="00E62DBF">
        <w:t>. Scott, Foresman, Glenview, IL.</w:t>
      </w:r>
    </w:p>
    <w:p w14:paraId="462A5ED5" w14:textId="77777777" w:rsidR="00E62DBF" w:rsidRPr="00E62DBF" w:rsidRDefault="00E62DBF" w:rsidP="00E62DBF">
      <w:pPr>
        <w:pStyle w:val="EndNoteBibliography"/>
        <w:ind w:left="720" w:hanging="720"/>
      </w:pPr>
      <w:r w:rsidRPr="00E62DBF">
        <w:rPr>
          <w:sz w:val="20"/>
        </w:rPr>
        <w:t>Long, J. A.</w:t>
      </w:r>
      <w:r w:rsidRPr="00E62DBF">
        <w:t>, 2020 jtools: Analysis and Presentation of Social Scientific Data</w:t>
      </w:r>
    </w:p>
    <w:p w14:paraId="216E6770" w14:textId="77777777" w:rsidR="00E62DBF" w:rsidRPr="00E62DBF" w:rsidRDefault="00E62DBF" w:rsidP="00E62DBF">
      <w:pPr>
        <w:pStyle w:val="EndNoteBibliography"/>
        <w:spacing w:after="0"/>
      </w:pPr>
    </w:p>
    <w:p w14:paraId="73FE78FB" w14:textId="77777777" w:rsidR="00E62DBF" w:rsidRPr="00E62DBF" w:rsidRDefault="00E62DBF" w:rsidP="00E62DBF">
      <w:pPr>
        <w:pStyle w:val="EndNoteBibliography"/>
        <w:spacing w:after="0"/>
        <w:ind w:left="720" w:hanging="720"/>
      </w:pPr>
      <w:r w:rsidRPr="00E62DBF">
        <w:t>Lumley, T., P. Diehr, S. Emerson and L. Chen, 2002 The importance of the normality assumption in large public health data sets. Annu Rev Public Health 23</w:t>
      </w:r>
      <w:r w:rsidRPr="00E62DBF">
        <w:rPr>
          <w:b/>
        </w:rPr>
        <w:t>:</w:t>
      </w:r>
      <w:r w:rsidRPr="00E62DBF">
        <w:t xml:space="preserve"> 151-169.</w:t>
      </w:r>
    </w:p>
    <w:p w14:paraId="79284906" w14:textId="77777777" w:rsidR="00E62DBF" w:rsidRPr="00E62DBF" w:rsidRDefault="00E62DBF" w:rsidP="00E62DBF">
      <w:pPr>
        <w:pStyle w:val="EndNoteBibliography"/>
        <w:spacing w:after="0"/>
        <w:ind w:left="720" w:hanging="720"/>
      </w:pPr>
      <w:r w:rsidRPr="00E62DBF">
        <w:t>Lynch, M., 2010 Evolution of the mutation rate. Trends Genet 26</w:t>
      </w:r>
      <w:r w:rsidRPr="00E62DBF">
        <w:rPr>
          <w:b/>
        </w:rPr>
        <w:t>:</w:t>
      </w:r>
      <w:r w:rsidRPr="00E62DBF">
        <w:t xml:space="preserve"> 345-352.</w:t>
      </w:r>
    </w:p>
    <w:p w14:paraId="16B1F329" w14:textId="77777777" w:rsidR="00E62DBF" w:rsidRPr="00E62DBF" w:rsidRDefault="00E62DBF" w:rsidP="00E62DBF">
      <w:pPr>
        <w:pStyle w:val="EndNoteBibliography"/>
        <w:spacing w:after="0"/>
        <w:ind w:left="720" w:hanging="720"/>
      </w:pPr>
      <w:r w:rsidRPr="00E62DBF">
        <w:lastRenderedPageBreak/>
        <w:t>Lynch, M., M. S. Ackerman, J. F. Gout, H. Long, W. Sung</w:t>
      </w:r>
      <w:r w:rsidRPr="00E62DBF">
        <w:rPr>
          <w:i/>
        </w:rPr>
        <w:t xml:space="preserve"> et al.</w:t>
      </w:r>
      <w:r w:rsidRPr="00E62DBF">
        <w:t>, 2016 Genetic drift, selection and the evolution of the mutation rate. Nat Rev Genet 17</w:t>
      </w:r>
      <w:r w:rsidRPr="00E62DBF">
        <w:rPr>
          <w:b/>
        </w:rPr>
        <w:t>:</w:t>
      </w:r>
      <w:r w:rsidRPr="00E62DBF">
        <w:t xml:space="preserve"> 704-714.</w:t>
      </w:r>
    </w:p>
    <w:p w14:paraId="4C84C37F" w14:textId="77777777" w:rsidR="00E62DBF" w:rsidRPr="00E62DBF" w:rsidRDefault="00E62DBF" w:rsidP="00E62DBF">
      <w:pPr>
        <w:pStyle w:val="EndNoteBibliography"/>
        <w:spacing w:after="0"/>
        <w:ind w:left="720" w:hanging="720"/>
      </w:pPr>
      <w:r w:rsidRPr="00E62DBF">
        <w:t>Lynch, M., and W. Gabriel, 1983 Phenotypic evolution and parthenogenesis. The American Naturalist 122</w:t>
      </w:r>
      <w:r w:rsidRPr="00E62DBF">
        <w:rPr>
          <w:b/>
        </w:rPr>
        <w:t>:</w:t>
      </w:r>
      <w:r w:rsidRPr="00E62DBF">
        <w:t xml:space="preserve"> 745-764.</w:t>
      </w:r>
    </w:p>
    <w:p w14:paraId="45A648E6" w14:textId="77777777" w:rsidR="00E62DBF" w:rsidRPr="00E62DBF" w:rsidRDefault="00E62DBF" w:rsidP="00E62DBF">
      <w:pPr>
        <w:pStyle w:val="EndNoteBibliography"/>
        <w:spacing w:after="0"/>
        <w:ind w:left="720" w:hanging="720"/>
      </w:pPr>
      <w:r w:rsidRPr="00E62DBF">
        <w:t>Lynch, M., and W. Gabriel, 1990 Mutation Load and the Survival of Small Populations. Evolution 44</w:t>
      </w:r>
      <w:r w:rsidRPr="00E62DBF">
        <w:rPr>
          <w:b/>
        </w:rPr>
        <w:t>:</w:t>
      </w:r>
      <w:r w:rsidRPr="00E62DBF">
        <w:t xml:space="preserve"> 1725-1737.</w:t>
      </w:r>
    </w:p>
    <w:p w14:paraId="2BDDCB4E" w14:textId="77777777" w:rsidR="00E62DBF" w:rsidRPr="00E62DBF" w:rsidRDefault="00E62DBF" w:rsidP="00E62DBF">
      <w:pPr>
        <w:pStyle w:val="EndNoteBibliography"/>
        <w:spacing w:after="0"/>
        <w:ind w:left="720" w:hanging="720"/>
      </w:pPr>
      <w:r w:rsidRPr="00E62DBF">
        <w:t>Lynch, M., and R. Lande, 1998 The critical effective size for a genetically secure population. Animal Conservation 1</w:t>
      </w:r>
      <w:r w:rsidRPr="00E62DBF">
        <w:rPr>
          <w:b/>
        </w:rPr>
        <w:t>:</w:t>
      </w:r>
      <w:r w:rsidRPr="00E62DBF">
        <w:t xml:space="preserve"> 70-72.</w:t>
      </w:r>
    </w:p>
    <w:p w14:paraId="57396EB2" w14:textId="77777777" w:rsidR="00E62DBF" w:rsidRPr="00E62DBF" w:rsidRDefault="00E62DBF" w:rsidP="00E62DBF">
      <w:pPr>
        <w:pStyle w:val="EndNoteBibliography"/>
        <w:spacing w:after="0"/>
        <w:ind w:left="720" w:hanging="720"/>
      </w:pPr>
      <w:r w:rsidRPr="00E62DBF">
        <w:t>Malcom, J. W., 2011 Evolution of Competitive Ability: An Adaptation Speed vs. Accuracy Tradeoff Rooted in Gene Network Size. Plos One 6.</w:t>
      </w:r>
    </w:p>
    <w:p w14:paraId="4E247C0C" w14:textId="77777777" w:rsidR="00E62DBF" w:rsidRPr="00E62DBF" w:rsidRDefault="00E62DBF" w:rsidP="00E62DBF">
      <w:pPr>
        <w:pStyle w:val="EndNoteBibliography"/>
        <w:spacing w:after="0"/>
        <w:ind w:left="720" w:hanging="720"/>
      </w:pPr>
      <w:r w:rsidRPr="00E62DBF">
        <w:t>Marques, D. A., J. I. Meier and O. Seehausen, 2019 A Combinatorial View on Speciation and Adaptive Radiation. Trends Ecol Evol 34</w:t>
      </w:r>
      <w:r w:rsidRPr="00E62DBF">
        <w:rPr>
          <w:b/>
        </w:rPr>
        <w:t>:</w:t>
      </w:r>
      <w:r w:rsidRPr="00E62DBF">
        <w:t xml:space="preserve"> 531-544.</w:t>
      </w:r>
    </w:p>
    <w:p w14:paraId="6AB4DAC4" w14:textId="77777777" w:rsidR="00E62DBF" w:rsidRPr="00E62DBF" w:rsidRDefault="00E62DBF" w:rsidP="00E62DBF">
      <w:pPr>
        <w:pStyle w:val="EndNoteBibliography"/>
        <w:spacing w:after="0"/>
        <w:ind w:left="720" w:hanging="720"/>
      </w:pPr>
      <w:r w:rsidRPr="00E62DBF">
        <w:t>Matic, I., 2019 Mutation Rate Heterogeneity Increases Odds of Survival in Unpredictable Environments. Mol Cell 75</w:t>
      </w:r>
      <w:r w:rsidRPr="00E62DBF">
        <w:rPr>
          <w:b/>
        </w:rPr>
        <w:t>:</w:t>
      </w:r>
      <w:r w:rsidRPr="00E62DBF">
        <w:t xml:space="preserve"> 421-425.</w:t>
      </w:r>
    </w:p>
    <w:p w14:paraId="4542A4D5" w14:textId="77777777" w:rsidR="00E62DBF" w:rsidRPr="00E62DBF" w:rsidRDefault="00E62DBF" w:rsidP="00E62DBF">
      <w:pPr>
        <w:pStyle w:val="EndNoteBibliography"/>
        <w:spacing w:after="0"/>
        <w:ind w:left="720" w:hanging="720"/>
      </w:pPr>
      <w:r w:rsidRPr="00E62DBF">
        <w:t>Matic, I., M. Radman, F. Taddei, B. Picard, C. Doit</w:t>
      </w:r>
      <w:r w:rsidRPr="00E62DBF">
        <w:rPr>
          <w:i/>
        </w:rPr>
        <w:t xml:space="preserve"> et al.</w:t>
      </w:r>
      <w:r w:rsidRPr="00E62DBF">
        <w:t>, 1997 Highly variable mutation rates in commensal and pathogenic Escherichia coli. Science 277</w:t>
      </w:r>
      <w:r w:rsidRPr="00E62DBF">
        <w:rPr>
          <w:b/>
        </w:rPr>
        <w:t>:</w:t>
      </w:r>
      <w:r w:rsidRPr="00E62DBF">
        <w:t xml:space="preserve"> 1833-1834.</w:t>
      </w:r>
    </w:p>
    <w:p w14:paraId="107365B7" w14:textId="77777777" w:rsidR="00E62DBF" w:rsidRPr="00E62DBF" w:rsidRDefault="00E62DBF" w:rsidP="00E62DBF">
      <w:pPr>
        <w:pStyle w:val="EndNoteBibliography"/>
        <w:spacing w:after="0"/>
        <w:ind w:left="720" w:hanging="720"/>
      </w:pPr>
      <w:r w:rsidRPr="00E62DBF">
        <w:t>Melo, D., G. Garcia, A. Hubbe, A. P. Assis and G. Marroig, 2015 EvolQG - An R package for evolutionary quantitative genetics. F1000Research 4</w:t>
      </w:r>
      <w:r w:rsidRPr="00E62DBF">
        <w:rPr>
          <w:b/>
        </w:rPr>
        <w:t>:</w:t>
      </w:r>
      <w:r w:rsidRPr="00E62DBF">
        <w:t xml:space="preserve"> 925.</w:t>
      </w:r>
    </w:p>
    <w:p w14:paraId="6D1F2B8B" w14:textId="77777777" w:rsidR="00E62DBF" w:rsidRPr="00E62DBF" w:rsidRDefault="00E62DBF" w:rsidP="00E62DBF">
      <w:pPr>
        <w:pStyle w:val="EndNoteBibliography"/>
        <w:spacing w:after="0"/>
        <w:ind w:left="720" w:hanging="720"/>
      </w:pPr>
      <w:r w:rsidRPr="00E62DBF">
        <w:t>Murren, C. J., J. R. Auld, H. Callahan, C. K. Ghalambor, C. A. Handelsman</w:t>
      </w:r>
      <w:r w:rsidRPr="00E62DBF">
        <w:rPr>
          <w:i/>
        </w:rPr>
        <w:t xml:space="preserve"> et al.</w:t>
      </w:r>
      <w:r w:rsidRPr="00E62DBF">
        <w:t>, 2015 Constraints on the evolution of phenotypic plasticity: limits and costs of phenotype and plasticity. Heredity (Edinb) 115</w:t>
      </w:r>
      <w:r w:rsidRPr="00E62DBF">
        <w:rPr>
          <w:b/>
        </w:rPr>
        <w:t>:</w:t>
      </w:r>
      <w:r w:rsidRPr="00E62DBF">
        <w:t xml:space="preserve"> 293-301.</w:t>
      </w:r>
    </w:p>
    <w:p w14:paraId="3EEE051F" w14:textId="77777777" w:rsidR="00E62DBF" w:rsidRPr="00E62DBF" w:rsidRDefault="00E62DBF" w:rsidP="00E62DBF">
      <w:pPr>
        <w:pStyle w:val="EndNoteBibliography"/>
        <w:spacing w:after="0"/>
        <w:ind w:left="720" w:hanging="720"/>
      </w:pPr>
      <w:r w:rsidRPr="00E62DBF">
        <w:t>Nesse, R. M., 2005 Maladaptation and natural selection. Q Rev Biol 80</w:t>
      </w:r>
      <w:r w:rsidRPr="00E62DBF">
        <w:rPr>
          <w:b/>
        </w:rPr>
        <w:t>:</w:t>
      </w:r>
      <w:r w:rsidRPr="00E62DBF">
        <w:t xml:space="preserve"> 62-70.</w:t>
      </w:r>
    </w:p>
    <w:p w14:paraId="2EFD34B7" w14:textId="77777777" w:rsidR="00E62DBF" w:rsidRPr="00E62DBF" w:rsidRDefault="00E62DBF" w:rsidP="00E62DBF">
      <w:pPr>
        <w:pStyle w:val="EndNoteBibliography"/>
        <w:spacing w:after="0"/>
        <w:ind w:left="720" w:hanging="720"/>
      </w:pPr>
      <w:r w:rsidRPr="00E62DBF">
        <w:t>Ohta, T., 1973 Slightly Deleterious Mutant Substitutions in Evolution. Nature 246</w:t>
      </w:r>
      <w:r w:rsidRPr="00E62DBF">
        <w:rPr>
          <w:b/>
        </w:rPr>
        <w:t>:</w:t>
      </w:r>
      <w:r w:rsidRPr="00E62DBF">
        <w:t xml:space="preserve"> 96-98.</w:t>
      </w:r>
    </w:p>
    <w:p w14:paraId="1247E95D" w14:textId="77777777" w:rsidR="00E62DBF" w:rsidRPr="00E62DBF" w:rsidRDefault="00E62DBF" w:rsidP="00E62DBF">
      <w:pPr>
        <w:pStyle w:val="EndNoteBibliography"/>
        <w:spacing w:after="0"/>
        <w:ind w:left="720" w:hanging="720"/>
      </w:pPr>
      <w:r w:rsidRPr="00E62DBF">
        <w:t>Oostra, V., M. Saastamoinen, B. J. Zwaan and C. W. Wheat, 2018 Strong phenotypic plasticity limits potential for evolutionary responses to climate change. Nat Commun 9</w:t>
      </w:r>
      <w:r w:rsidRPr="00E62DBF">
        <w:rPr>
          <w:b/>
        </w:rPr>
        <w:t>:</w:t>
      </w:r>
      <w:r w:rsidRPr="00E62DBF">
        <w:t xml:space="preserve"> 1005.</w:t>
      </w:r>
    </w:p>
    <w:p w14:paraId="0C8C73B3" w14:textId="77777777" w:rsidR="00E62DBF" w:rsidRPr="00E62DBF" w:rsidRDefault="00E62DBF" w:rsidP="00E62DBF">
      <w:pPr>
        <w:pStyle w:val="EndNoteBibliography"/>
        <w:spacing w:after="0"/>
        <w:ind w:left="720" w:hanging="720"/>
      </w:pPr>
      <w:r w:rsidRPr="00E62DBF">
        <w:t>Orr, H. A., 1998 The Population Genetics of Adaptation: The Distribution of Factors Fixed during Adaptive Evolution. Evolution 52</w:t>
      </w:r>
      <w:r w:rsidRPr="00E62DBF">
        <w:rPr>
          <w:b/>
        </w:rPr>
        <w:t>:</w:t>
      </w:r>
      <w:r w:rsidRPr="00E62DBF">
        <w:t xml:space="preserve"> 935-949.</w:t>
      </w:r>
    </w:p>
    <w:p w14:paraId="2EDABC0B" w14:textId="77777777" w:rsidR="00E62DBF" w:rsidRPr="00E62DBF" w:rsidRDefault="00E62DBF" w:rsidP="00E62DBF">
      <w:pPr>
        <w:pStyle w:val="EndNoteBibliography"/>
        <w:spacing w:after="0"/>
        <w:ind w:left="720" w:hanging="720"/>
      </w:pPr>
      <w:r w:rsidRPr="00E62DBF">
        <w:t>Orr, H. A., 2000 Adaptation and the cost of complexity. Evolution 54</w:t>
      </w:r>
      <w:r w:rsidRPr="00E62DBF">
        <w:rPr>
          <w:b/>
        </w:rPr>
        <w:t>:</w:t>
      </w:r>
      <w:r w:rsidRPr="00E62DBF">
        <w:t xml:space="preserve"> 13-20.</w:t>
      </w:r>
    </w:p>
    <w:p w14:paraId="7E3AAB45" w14:textId="77777777" w:rsidR="00E62DBF" w:rsidRPr="00E62DBF" w:rsidRDefault="00E62DBF" w:rsidP="00E62DBF">
      <w:pPr>
        <w:pStyle w:val="EndNoteBibliography"/>
        <w:spacing w:after="0"/>
        <w:ind w:left="720" w:hanging="720"/>
      </w:pPr>
      <w:r w:rsidRPr="00E62DBF">
        <w:t>Ortiz-Barrientos, D., J. Engelstadter and L. H. Rieseberg, 2016 Recombination Rate Evolution and the Origin of Species. Trends in Ecology &amp; Evolution 31</w:t>
      </w:r>
      <w:r w:rsidRPr="00E62DBF">
        <w:rPr>
          <w:b/>
        </w:rPr>
        <w:t>:</w:t>
      </w:r>
      <w:r w:rsidRPr="00E62DBF">
        <w:t xml:space="preserve"> 226-236.</w:t>
      </w:r>
    </w:p>
    <w:p w14:paraId="6BB3DC43" w14:textId="77777777" w:rsidR="00E62DBF" w:rsidRPr="00E62DBF" w:rsidRDefault="00E62DBF" w:rsidP="00E62DBF">
      <w:pPr>
        <w:pStyle w:val="EndNoteBibliography"/>
        <w:spacing w:after="0"/>
        <w:ind w:left="720" w:hanging="720"/>
      </w:pPr>
      <w:r w:rsidRPr="00E62DBF">
        <w:t>Otto, S. P., 2009 The Evolutionary Enigma of Sex. American Naturalist 174</w:t>
      </w:r>
      <w:r w:rsidRPr="00E62DBF">
        <w:rPr>
          <w:b/>
        </w:rPr>
        <w:t>:</w:t>
      </w:r>
      <w:r w:rsidRPr="00E62DBF">
        <w:t xml:space="preserve"> S1-S14.</w:t>
      </w:r>
    </w:p>
    <w:p w14:paraId="6A6D84BC" w14:textId="77777777" w:rsidR="00E62DBF" w:rsidRPr="00E62DBF" w:rsidRDefault="00E62DBF" w:rsidP="00E62DBF">
      <w:pPr>
        <w:pStyle w:val="EndNoteBibliography"/>
        <w:spacing w:after="0"/>
        <w:ind w:left="720" w:hanging="720"/>
      </w:pPr>
      <w:r w:rsidRPr="00E62DBF">
        <w:t>R Developmental Core Team, 2019 R: A language and environment for statistical computing, pp. R Foundation for Statistical Computing, Vienna, Austria.</w:t>
      </w:r>
    </w:p>
    <w:p w14:paraId="76E07BCA" w14:textId="77777777" w:rsidR="00E62DBF" w:rsidRPr="00E62DBF" w:rsidRDefault="00E62DBF" w:rsidP="00E62DBF">
      <w:pPr>
        <w:pStyle w:val="EndNoteBibliography"/>
        <w:spacing w:after="0"/>
        <w:ind w:left="720" w:hanging="720"/>
      </w:pPr>
      <w:r w:rsidRPr="00E62DBF">
        <w:t>Robertson, A., 1960 A Theory of Limits in Artificial Selection. Proceedings of the Royal Society Series B-Biological Sciences 153</w:t>
      </w:r>
      <w:r w:rsidRPr="00E62DBF">
        <w:rPr>
          <w:b/>
        </w:rPr>
        <w:t>:</w:t>
      </w:r>
      <w:r w:rsidRPr="00E62DBF">
        <w:t xml:space="preserve"> 235-249.</w:t>
      </w:r>
    </w:p>
    <w:p w14:paraId="6A888217" w14:textId="77777777" w:rsidR="00E62DBF" w:rsidRPr="00E62DBF" w:rsidRDefault="00E62DBF" w:rsidP="00E62DBF">
      <w:pPr>
        <w:pStyle w:val="EndNoteBibliography"/>
        <w:spacing w:after="0"/>
        <w:ind w:left="720" w:hanging="720"/>
      </w:pPr>
      <w:r w:rsidRPr="00E62DBF">
        <w:t>Schlichting, C. D., 1986 The Evolution of Phenotypic Plasticity in Plants. Annual Review of Ecology and Systematics 17</w:t>
      </w:r>
      <w:r w:rsidRPr="00E62DBF">
        <w:rPr>
          <w:b/>
        </w:rPr>
        <w:t>:</w:t>
      </w:r>
      <w:r w:rsidRPr="00E62DBF">
        <w:t xml:space="preserve"> 667-693.</w:t>
      </w:r>
    </w:p>
    <w:p w14:paraId="47DA2D8A" w14:textId="77777777" w:rsidR="00E62DBF" w:rsidRPr="00E62DBF" w:rsidRDefault="00E62DBF" w:rsidP="00E62DBF">
      <w:pPr>
        <w:pStyle w:val="EndNoteBibliography"/>
        <w:spacing w:after="0"/>
        <w:ind w:left="720" w:hanging="720"/>
      </w:pPr>
      <w:r w:rsidRPr="00E62DBF">
        <w:t>Sniegowski, P. D., P. J. Gerrish and R. E. Lenski, 1997 Evolution of high mutation rates in experimental populations of E. coli. Nature 387</w:t>
      </w:r>
      <w:r w:rsidRPr="00E62DBF">
        <w:rPr>
          <w:b/>
        </w:rPr>
        <w:t>:</w:t>
      </w:r>
      <w:r w:rsidRPr="00E62DBF">
        <w:t xml:space="preserve"> 703-705.</w:t>
      </w:r>
    </w:p>
    <w:p w14:paraId="158CFC04" w14:textId="77777777" w:rsidR="00E62DBF" w:rsidRPr="00E62DBF" w:rsidRDefault="00E62DBF" w:rsidP="00E62DBF">
      <w:pPr>
        <w:pStyle w:val="EndNoteBibliography"/>
        <w:spacing w:after="0"/>
        <w:ind w:left="720" w:hanging="720"/>
      </w:pPr>
      <w:r w:rsidRPr="00E62DBF">
        <w:t>Stapley, J., P. G. D. Feulner, S. E. Johnston, A. W. Santure and C. M. Smadja, 2017 Variation in recombination frequency and distribution across eukaryotes: patterns and processes. Philos Trans R Soc Lond B Biol Sci 372.</w:t>
      </w:r>
    </w:p>
    <w:p w14:paraId="060AB9D3" w14:textId="77777777" w:rsidR="00E62DBF" w:rsidRPr="00E62DBF" w:rsidRDefault="00E62DBF" w:rsidP="00E62DBF">
      <w:pPr>
        <w:pStyle w:val="EndNoteBibliography"/>
        <w:spacing w:after="0"/>
        <w:ind w:left="720" w:hanging="720"/>
      </w:pPr>
      <w:r w:rsidRPr="00E62DBF">
        <w:t>Sztepanacz, J. L., and M. W. Blows, 2017 Artificial Selection to Increase the Phenotypic Variance in gmax Fails. Am Nat 190</w:t>
      </w:r>
      <w:r w:rsidRPr="00E62DBF">
        <w:rPr>
          <w:b/>
        </w:rPr>
        <w:t>:</w:t>
      </w:r>
      <w:r w:rsidRPr="00E62DBF">
        <w:t xml:space="preserve"> 707-723.</w:t>
      </w:r>
    </w:p>
    <w:p w14:paraId="75696DE6" w14:textId="77777777" w:rsidR="00E62DBF" w:rsidRPr="00E62DBF" w:rsidRDefault="00E62DBF" w:rsidP="00E62DBF">
      <w:pPr>
        <w:pStyle w:val="EndNoteBibliography"/>
        <w:spacing w:after="0"/>
        <w:ind w:left="720" w:hanging="720"/>
      </w:pPr>
      <w:r w:rsidRPr="00E62DBF">
        <w:lastRenderedPageBreak/>
        <w:t>Thornton, K. R., 2019 Polygenic Adaptation to an Environmental Shift: Temporal Dynamics of Variation Under Gaussian Stabilizing Selection and Additive Effects on a Single Trait. Genetics 213</w:t>
      </w:r>
      <w:r w:rsidRPr="00E62DBF">
        <w:rPr>
          <w:b/>
        </w:rPr>
        <w:t>:</w:t>
      </w:r>
      <w:r w:rsidRPr="00E62DBF">
        <w:t xml:space="preserve"> 1513-1530.</w:t>
      </w:r>
    </w:p>
    <w:p w14:paraId="5B274421" w14:textId="77777777" w:rsidR="00E62DBF" w:rsidRPr="00E62DBF" w:rsidRDefault="00E62DBF" w:rsidP="00E62DBF">
      <w:pPr>
        <w:pStyle w:val="EndNoteBibliography"/>
        <w:spacing w:after="0"/>
        <w:ind w:left="720" w:hanging="720"/>
      </w:pPr>
      <w:r w:rsidRPr="00E62DBF">
        <w:t>Turelli, M., 1984 Heritable Genetic-Variation Via Mutation Selection Balance - Lerch Zeta Meets the Abdominal Bristle. Theoretical Population Biology 25</w:t>
      </w:r>
      <w:r w:rsidRPr="00E62DBF">
        <w:rPr>
          <w:b/>
        </w:rPr>
        <w:t>:</w:t>
      </w:r>
      <w:r w:rsidRPr="00E62DBF">
        <w:t xml:space="preserve"> 138-193.</w:t>
      </w:r>
    </w:p>
    <w:p w14:paraId="0E11ED30" w14:textId="77777777" w:rsidR="00E62DBF" w:rsidRPr="00E62DBF" w:rsidRDefault="00E62DBF" w:rsidP="00E62DBF">
      <w:pPr>
        <w:pStyle w:val="EndNoteBibliography"/>
        <w:spacing w:after="0"/>
        <w:ind w:left="720" w:hanging="720"/>
      </w:pPr>
      <w:r w:rsidRPr="00E62DBF">
        <w:t>Turelli, M., and N. H. Barton, 2004 Polygenic variation maintained by balancing selection: pleiotropy, sex-dependent allelic effects and G x E interactions. Genetics 166</w:t>
      </w:r>
      <w:r w:rsidRPr="00E62DBF">
        <w:rPr>
          <w:b/>
        </w:rPr>
        <w:t>:</w:t>
      </w:r>
      <w:r w:rsidRPr="00E62DBF">
        <w:t xml:space="preserve"> 1053-1079.</w:t>
      </w:r>
    </w:p>
    <w:p w14:paraId="1657D0DA" w14:textId="77777777" w:rsidR="00E62DBF" w:rsidRPr="00E62DBF" w:rsidRDefault="00E62DBF" w:rsidP="00E62DBF">
      <w:pPr>
        <w:pStyle w:val="EndNoteBibliography"/>
        <w:spacing w:after="0"/>
        <w:ind w:left="720" w:hanging="720"/>
      </w:pPr>
      <w:r w:rsidRPr="00E62DBF">
        <w:t>van Kleunen, M., and M. Fischer, 2005 Constraints on the evolution of adaptive phenotypic plasticity in plants. New Phytol 166</w:t>
      </w:r>
      <w:r w:rsidRPr="00E62DBF">
        <w:rPr>
          <w:b/>
        </w:rPr>
        <w:t>:</w:t>
      </w:r>
      <w:r w:rsidRPr="00E62DBF">
        <w:t xml:space="preserve"> 49-60.</w:t>
      </w:r>
    </w:p>
    <w:p w14:paraId="476B3EE5" w14:textId="77777777" w:rsidR="00E62DBF" w:rsidRPr="00E62DBF" w:rsidRDefault="00E62DBF" w:rsidP="00E62DBF">
      <w:pPr>
        <w:pStyle w:val="EndNoteBibliography"/>
        <w:spacing w:after="0"/>
        <w:ind w:left="720" w:hanging="720"/>
      </w:pPr>
      <w:r w:rsidRPr="00E62DBF">
        <w:t xml:space="preserve">Walsh, B., and M. Lynch, 2018 </w:t>
      </w:r>
      <w:r w:rsidRPr="00E62DBF">
        <w:rPr>
          <w:i/>
        </w:rPr>
        <w:t>Evolution and selection of quantitative traits</w:t>
      </w:r>
      <w:r w:rsidRPr="00E62DBF">
        <w:t>. Oxford University Press, New York, NY.</w:t>
      </w:r>
    </w:p>
    <w:p w14:paraId="7724A2CF" w14:textId="77777777" w:rsidR="00E62DBF" w:rsidRPr="00E62DBF" w:rsidRDefault="00E62DBF" w:rsidP="00E62DBF">
      <w:pPr>
        <w:pStyle w:val="EndNoteBibliography"/>
        <w:spacing w:after="0"/>
        <w:ind w:left="720" w:hanging="720"/>
      </w:pPr>
      <w:r w:rsidRPr="00E62DBF">
        <w:t>Walter, G. M., J. D. Aguirre, M. W. Blows and D. Ortiz-Barrientos, 2018 Evolution of Genetic Variance during Adaptive Radiation. The American Naturalist 191</w:t>
      </w:r>
      <w:r w:rsidRPr="00E62DBF">
        <w:rPr>
          <w:b/>
        </w:rPr>
        <w:t>:</w:t>
      </w:r>
      <w:r w:rsidRPr="00E62DBF">
        <w:t xml:space="preserve"> E108-E128.</w:t>
      </w:r>
    </w:p>
    <w:p w14:paraId="760D5CFE" w14:textId="77777777" w:rsidR="00E62DBF" w:rsidRPr="00E62DBF" w:rsidRDefault="00E62DBF" w:rsidP="00E62DBF">
      <w:pPr>
        <w:pStyle w:val="EndNoteBibliography"/>
        <w:spacing w:after="0"/>
        <w:ind w:left="720" w:hanging="720"/>
      </w:pPr>
      <w:r w:rsidRPr="00E62DBF">
        <w:t>White, H., 1980 A Heteroskedasticity-Consistent Covariance-Matrix Estimator and a Direct Test for Heteroskedasticity. Econometrica 48</w:t>
      </w:r>
      <w:r w:rsidRPr="00E62DBF">
        <w:rPr>
          <w:b/>
        </w:rPr>
        <w:t>:</w:t>
      </w:r>
      <w:r w:rsidRPr="00E62DBF">
        <w:t xml:space="preserve"> 817-838.</w:t>
      </w:r>
    </w:p>
    <w:p w14:paraId="6863ABF5" w14:textId="77777777" w:rsidR="00E62DBF" w:rsidRPr="00E62DBF" w:rsidRDefault="00E62DBF" w:rsidP="00E62DBF">
      <w:pPr>
        <w:pStyle w:val="EndNoteBibliography"/>
        <w:spacing w:after="0"/>
        <w:ind w:left="720" w:hanging="720"/>
      </w:pPr>
      <w:r w:rsidRPr="00E62DBF">
        <w:t>Wright, S., 1931 Evolution in Mendelian Populations. Genetics 16</w:t>
      </w:r>
      <w:r w:rsidRPr="00E62DBF">
        <w:rPr>
          <w:b/>
        </w:rPr>
        <w:t>:</w:t>
      </w:r>
      <w:r w:rsidRPr="00E62DBF">
        <w:t xml:space="preserve"> 97-159.</w:t>
      </w:r>
    </w:p>
    <w:p w14:paraId="7BBAB8D9" w14:textId="77777777" w:rsidR="00E62DBF" w:rsidRPr="00E62DBF" w:rsidRDefault="00E62DBF" w:rsidP="00E62DBF">
      <w:pPr>
        <w:pStyle w:val="EndNoteBibliography"/>
        <w:spacing w:after="0"/>
        <w:ind w:left="720" w:hanging="720"/>
      </w:pPr>
      <w:r w:rsidRPr="00E62DBF">
        <w:t xml:space="preserve">Wright, S., 1932 </w:t>
      </w:r>
      <w:r w:rsidRPr="00E62DBF">
        <w:rPr>
          <w:i/>
        </w:rPr>
        <w:t>The roles of mutation, inbreeding, crossbreeding, and selection in evolution</w:t>
      </w:r>
      <w:r w:rsidRPr="00E62DBF">
        <w:t>. na.</w:t>
      </w:r>
    </w:p>
    <w:p w14:paraId="135EDFB5" w14:textId="77777777" w:rsidR="00E62DBF" w:rsidRPr="00E62DBF" w:rsidRDefault="00E62DBF" w:rsidP="00E62DBF">
      <w:pPr>
        <w:pStyle w:val="EndNoteBibliography"/>
        <w:spacing w:after="0"/>
        <w:ind w:left="720" w:hanging="720"/>
      </w:pPr>
      <w:r w:rsidRPr="00E62DBF">
        <w:t>Xu, L., H. Chen, X. Hu, R. Zhang, Z. Zhang</w:t>
      </w:r>
      <w:r w:rsidRPr="00E62DBF">
        <w:rPr>
          <w:i/>
        </w:rPr>
        <w:t xml:space="preserve"> et al.</w:t>
      </w:r>
      <w:r w:rsidRPr="00E62DBF">
        <w:t>, 2006 Average gene length is highly conserved in prokaryotes and eukaryotes and diverges only between the two kingdoms. Mol Biol Evol 23</w:t>
      </w:r>
      <w:r w:rsidRPr="00E62DBF">
        <w:rPr>
          <w:b/>
        </w:rPr>
        <w:t>:</w:t>
      </w:r>
      <w:r w:rsidRPr="00E62DBF">
        <w:t xml:space="preserve"> 1107-1108.</w:t>
      </w:r>
    </w:p>
    <w:p w14:paraId="03053DDB" w14:textId="77777777" w:rsidR="00E62DBF" w:rsidRPr="00E62DBF" w:rsidRDefault="00E62DBF" w:rsidP="00E62DBF">
      <w:pPr>
        <w:pStyle w:val="EndNoteBibliography"/>
        <w:spacing w:after="0"/>
        <w:ind w:left="720" w:hanging="720"/>
      </w:pPr>
      <w:r w:rsidRPr="00E62DBF">
        <w:t>Zhang, X. S., 2012 Fisher's geometrical model of fitness landscape and variance in fitness within a changing environment. Evolution 66</w:t>
      </w:r>
      <w:r w:rsidRPr="00E62DBF">
        <w:rPr>
          <w:b/>
        </w:rPr>
        <w:t>:</w:t>
      </w:r>
      <w:r w:rsidRPr="00E62DBF">
        <w:t xml:space="preserve"> 2350-2368.</w:t>
      </w:r>
    </w:p>
    <w:p w14:paraId="0D12E5DC" w14:textId="77777777" w:rsidR="00E62DBF" w:rsidRPr="00E62DBF" w:rsidRDefault="00E62DBF" w:rsidP="00E62DBF">
      <w:pPr>
        <w:pStyle w:val="EndNoteBibliography"/>
        <w:ind w:left="720" w:hanging="720"/>
      </w:pPr>
      <w:r w:rsidRPr="00E62DBF">
        <w:t>Zhang, X. S., and W. G. Hill, 2002 Joint effects of pleiotropic selection and stabilizing selection on the maintenance of quantitative genetic variation at mutation-selection balance. Genetics 162</w:t>
      </w:r>
      <w:r w:rsidRPr="00E62DBF">
        <w:rPr>
          <w:b/>
        </w:rPr>
        <w:t>:</w:t>
      </w:r>
      <w:r w:rsidRPr="00E62DBF">
        <w:t xml:space="preserve"> 459-471.</w:t>
      </w:r>
    </w:p>
    <w:p w14:paraId="1C337693" w14:textId="79D21F97"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38" w:name="_Toc55740083"/>
      <w:r>
        <w:t>Acknowledgments</w:t>
      </w:r>
      <w:bookmarkEnd w:id="38"/>
    </w:p>
    <w:p w14:paraId="4AD99DD5" w14:textId="4BD5B5EA"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Honours.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4A3E13" w16cid:durableId="2352E2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48848" w14:textId="77777777" w:rsidR="00AA79D3" w:rsidRDefault="00AA79D3" w:rsidP="00015F5C">
      <w:pPr>
        <w:spacing w:after="0" w:line="240" w:lineRule="auto"/>
      </w:pPr>
      <w:r>
        <w:separator/>
      </w:r>
    </w:p>
  </w:endnote>
  <w:endnote w:type="continuationSeparator" w:id="0">
    <w:p w14:paraId="0ED2DAB6" w14:textId="77777777" w:rsidR="00AA79D3" w:rsidRDefault="00AA79D3"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3203F2" w:rsidRDefault="003203F2">
        <w:pPr>
          <w:pStyle w:val="Footer"/>
          <w:jc w:val="right"/>
        </w:pPr>
        <w:r>
          <w:fldChar w:fldCharType="begin"/>
        </w:r>
        <w:r>
          <w:instrText xml:space="preserve"> PAGE   \* MERGEFORMAT </w:instrText>
        </w:r>
        <w:r>
          <w:fldChar w:fldCharType="separate"/>
        </w:r>
        <w:r w:rsidR="006B6213">
          <w:rPr>
            <w:noProof/>
          </w:rPr>
          <w:t>45</w:t>
        </w:r>
        <w:r>
          <w:rPr>
            <w:noProof/>
          </w:rPr>
          <w:fldChar w:fldCharType="end"/>
        </w:r>
      </w:p>
    </w:sdtContent>
  </w:sdt>
  <w:p w14:paraId="0E817DE4" w14:textId="77777777" w:rsidR="003203F2" w:rsidRDefault="00320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3E491" w14:textId="77777777" w:rsidR="00AA79D3" w:rsidRDefault="00AA79D3" w:rsidP="00015F5C">
      <w:pPr>
        <w:spacing w:after="0" w:line="240" w:lineRule="auto"/>
      </w:pPr>
      <w:r>
        <w:separator/>
      </w:r>
    </w:p>
  </w:footnote>
  <w:footnote w:type="continuationSeparator" w:id="0">
    <w:p w14:paraId="49837777" w14:textId="77777777" w:rsidR="00AA79D3" w:rsidRDefault="00AA79D3"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53EC"/>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84"/>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02A"/>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4E2"/>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17F"/>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C189A65-BA1C-4DDE-88B6-2FE1C46DB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66</Pages>
  <Words>31142</Words>
  <Characters>177510</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86</cp:revision>
  <dcterms:created xsi:type="dcterms:W3CDTF">2020-11-08T09:51:00Z</dcterms:created>
  <dcterms:modified xsi:type="dcterms:W3CDTF">2020-11-09T02:04:00Z</dcterms:modified>
</cp:coreProperties>
</file>
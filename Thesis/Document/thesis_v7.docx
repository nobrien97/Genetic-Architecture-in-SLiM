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36771D73" w:rsidR="000B7B98" w:rsidRPr="00F04602" w:rsidRDefault="000B7B98" w:rsidP="000B7B98">
      <w:pPr>
        <w:pStyle w:val="Title"/>
      </w:pPr>
      <w:r w:rsidRPr="00F04602">
        <w:t>Highly variable allelic effects preclude polygenic adaptation under</w:t>
      </w:r>
      <w:r w:rsidR="00D214BD" w:rsidRPr="00F04602">
        <w:t xml:space="preserve"> high mutation rates and strong selection</w:t>
      </w:r>
      <w:r w:rsidRPr="00F04602">
        <w:t>.</w:t>
      </w:r>
    </w:p>
    <w:p w14:paraId="323B3DBB" w14:textId="77777777" w:rsidR="004B6242" w:rsidRPr="00F04602" w:rsidRDefault="004B6242" w:rsidP="00AA6892">
      <w:pPr>
        <w:pStyle w:val="Title"/>
      </w:pPr>
    </w:p>
    <w:p w14:paraId="25BBFAEA" w14:textId="77777777" w:rsidR="004B6242" w:rsidRPr="00F04602" w:rsidRDefault="004B6242" w:rsidP="00AA6892">
      <w:pPr>
        <w:pStyle w:val="Title"/>
      </w:pPr>
    </w:p>
    <w:p w14:paraId="3795B488" w14:textId="77777777" w:rsidR="004B6242" w:rsidRPr="00F04602" w:rsidRDefault="004B6242" w:rsidP="00AA6892">
      <w:pPr>
        <w:pStyle w:val="Title"/>
      </w:pPr>
    </w:p>
    <w:p w14:paraId="053B90DD" w14:textId="77777777" w:rsidR="004B6242" w:rsidRPr="00F04602" w:rsidRDefault="004B6242" w:rsidP="00AA6892">
      <w:pPr>
        <w:pStyle w:val="Title"/>
      </w:pPr>
    </w:p>
    <w:p w14:paraId="59311E63" w14:textId="77777777" w:rsidR="004B6242" w:rsidRPr="00F04602" w:rsidRDefault="004B6242" w:rsidP="00AA6892">
      <w:pPr>
        <w:pStyle w:val="Title"/>
      </w:pPr>
    </w:p>
    <w:p w14:paraId="4C67AD55" w14:textId="77777777" w:rsidR="004B6242" w:rsidRPr="00F04602" w:rsidRDefault="004B6242" w:rsidP="00AA6892">
      <w:pPr>
        <w:pStyle w:val="Title"/>
      </w:pPr>
    </w:p>
    <w:p w14:paraId="407168E6" w14:textId="77777777" w:rsidR="004B6242" w:rsidRPr="00F04602" w:rsidRDefault="004B6242" w:rsidP="00AA6892">
      <w:pPr>
        <w:pStyle w:val="Title"/>
      </w:pPr>
    </w:p>
    <w:p w14:paraId="28386F10" w14:textId="77777777" w:rsidR="004B6242" w:rsidRPr="00F04602" w:rsidRDefault="004B6242" w:rsidP="004B6242">
      <w:pPr>
        <w:pStyle w:val="Title"/>
        <w:jc w:val="center"/>
      </w:pPr>
    </w:p>
    <w:p w14:paraId="180974E8" w14:textId="77777777" w:rsidR="004B6242" w:rsidRPr="00F04602" w:rsidRDefault="004B6242" w:rsidP="004B6242">
      <w:pPr>
        <w:pStyle w:val="Title"/>
        <w:jc w:val="center"/>
      </w:pPr>
    </w:p>
    <w:p w14:paraId="3DD6B5AF" w14:textId="77777777" w:rsidR="004B6242" w:rsidRPr="00F04602" w:rsidRDefault="004B6242" w:rsidP="004B6242">
      <w:pPr>
        <w:pStyle w:val="Title"/>
        <w:jc w:val="center"/>
      </w:pPr>
    </w:p>
    <w:p w14:paraId="7104C666" w14:textId="77777777" w:rsidR="004B6242" w:rsidRPr="00F04602" w:rsidRDefault="004B6242" w:rsidP="004B6242">
      <w:pPr>
        <w:pStyle w:val="Title"/>
        <w:jc w:val="center"/>
      </w:pPr>
    </w:p>
    <w:p w14:paraId="5F3C305D" w14:textId="77777777" w:rsidR="004B6242" w:rsidRPr="00F04602" w:rsidRDefault="004B6242" w:rsidP="004B6242">
      <w:pPr>
        <w:pStyle w:val="Title"/>
        <w:jc w:val="center"/>
      </w:pPr>
    </w:p>
    <w:p w14:paraId="23183CA0" w14:textId="77777777" w:rsidR="004B6242" w:rsidRPr="00F04602" w:rsidRDefault="004B6242" w:rsidP="004B6242">
      <w:pPr>
        <w:pStyle w:val="Title"/>
        <w:jc w:val="center"/>
      </w:pPr>
    </w:p>
    <w:p w14:paraId="73DA7B9F" w14:textId="77777777" w:rsidR="004B6242" w:rsidRPr="00F04602" w:rsidRDefault="004B6242" w:rsidP="004B6242">
      <w:pPr>
        <w:pStyle w:val="Title"/>
        <w:jc w:val="center"/>
      </w:pPr>
    </w:p>
    <w:p w14:paraId="1FC57721" w14:textId="77777777" w:rsidR="004B6242" w:rsidRPr="00F04602" w:rsidRDefault="004B6242" w:rsidP="004B6242">
      <w:pPr>
        <w:pStyle w:val="Title"/>
        <w:jc w:val="center"/>
      </w:pPr>
    </w:p>
    <w:p w14:paraId="7577E3E8" w14:textId="77777777" w:rsidR="004B6242" w:rsidRPr="00F04602" w:rsidRDefault="004B6242" w:rsidP="004B6242">
      <w:pPr>
        <w:pStyle w:val="Title"/>
        <w:jc w:val="center"/>
      </w:pPr>
    </w:p>
    <w:p w14:paraId="3F2499BC" w14:textId="77777777" w:rsidR="004B6242" w:rsidRPr="00F04602" w:rsidRDefault="004B6242" w:rsidP="004B6242">
      <w:pPr>
        <w:pStyle w:val="Title"/>
        <w:jc w:val="center"/>
        <w:rPr>
          <w:sz w:val="52"/>
        </w:rPr>
      </w:pPr>
      <w:r w:rsidRPr="00F04602">
        <w:rPr>
          <w:sz w:val="52"/>
        </w:rPr>
        <w:t>Nicholas O’Brien</w:t>
      </w:r>
    </w:p>
    <w:p w14:paraId="203AA058" w14:textId="77777777" w:rsidR="00ED3A62" w:rsidRDefault="004B6242" w:rsidP="00F04602">
      <w:pPr>
        <w:pStyle w:val="Title"/>
        <w:jc w:val="center"/>
        <w:rPr>
          <w:sz w:val="32"/>
        </w:rPr>
      </w:pPr>
      <w:r w:rsidRPr="00F04602">
        <w:rPr>
          <w:sz w:val="32"/>
        </w:rPr>
        <w:t xml:space="preserve">Word count: </w:t>
      </w:r>
      <w:r w:rsidR="00562CBA">
        <w:rPr>
          <w:sz w:val="32"/>
        </w:rPr>
        <w:t>7965 (Abstract: 214)</w:t>
      </w:r>
    </w:p>
    <w:p w14:paraId="78DCA3DA" w14:textId="77777777" w:rsidR="00ED3A62" w:rsidRDefault="00ED3A62" w:rsidP="00F04602">
      <w:pPr>
        <w:pStyle w:val="Title"/>
        <w:jc w:val="center"/>
        <w:rPr>
          <w:sz w:val="32"/>
        </w:rPr>
      </w:pPr>
    </w:p>
    <w:p w14:paraId="262BACAE" w14:textId="77777777" w:rsidR="00ED3A62" w:rsidRDefault="00ED3A62" w:rsidP="00F04602">
      <w:pPr>
        <w:pStyle w:val="Title"/>
        <w:jc w:val="center"/>
        <w:rPr>
          <w:sz w:val="32"/>
        </w:rPr>
      </w:pPr>
    </w:p>
    <w:p w14:paraId="33708B44" w14:textId="19430F93" w:rsidR="00F04602" w:rsidRPr="00ED3A62" w:rsidRDefault="00ED3A62" w:rsidP="00ED3A62">
      <w:pPr>
        <w:pStyle w:val="Title"/>
        <w:rPr>
          <w:rFonts w:eastAsiaTheme="minorHAnsi"/>
          <w:spacing w:val="0"/>
          <w:kern w:val="0"/>
          <w:sz w:val="24"/>
          <w:szCs w:val="24"/>
          <w:lang w:val="en-US"/>
        </w:rPr>
      </w:pPr>
      <w:r w:rsidRPr="00ED3A62">
        <w:rPr>
          <w:rFonts w:eastAsiaTheme="minorHAnsi"/>
          <w:spacing w:val="0"/>
          <w:kern w:val="0"/>
          <w:sz w:val="24"/>
          <w:szCs w:val="24"/>
          <w:lang w:val="en-US"/>
        </w:rPr>
        <w:lastRenderedPageBreak/>
        <w:t>“The research carried out in the course of this investigation and the results presented</w:t>
      </w:r>
      <w:r>
        <w:rPr>
          <w:rFonts w:eastAsiaTheme="minorHAnsi"/>
          <w:spacing w:val="0"/>
          <w:kern w:val="0"/>
          <w:sz w:val="24"/>
          <w:szCs w:val="24"/>
          <w:lang w:val="en-US"/>
        </w:rPr>
        <w:t xml:space="preserve"> </w:t>
      </w:r>
      <w:r w:rsidRPr="00ED3A62">
        <w:rPr>
          <w:rFonts w:eastAsiaTheme="minorHAnsi"/>
          <w:spacing w:val="0"/>
          <w:kern w:val="0"/>
          <w:sz w:val="24"/>
          <w:szCs w:val="24"/>
          <w:lang w:val="en-US"/>
        </w:rPr>
        <w:t>in this report are,</w:t>
      </w:r>
      <w:r>
        <w:rPr>
          <w:rFonts w:eastAsiaTheme="minorHAnsi"/>
          <w:spacing w:val="0"/>
          <w:kern w:val="0"/>
          <w:sz w:val="24"/>
          <w:szCs w:val="24"/>
          <w:lang w:val="en-US"/>
        </w:rPr>
        <w:t xml:space="preserve"> </w:t>
      </w:r>
      <w:r w:rsidRPr="00ED3A62">
        <w:rPr>
          <w:rFonts w:eastAsiaTheme="minorHAnsi"/>
          <w:spacing w:val="0"/>
          <w:kern w:val="0"/>
          <w:sz w:val="24"/>
          <w:szCs w:val="24"/>
          <w:lang w:val="en-US"/>
        </w:rPr>
        <w:t>except where acknowledged, the original work of the author, and</w:t>
      </w:r>
      <w:r>
        <w:rPr>
          <w:rFonts w:eastAsiaTheme="minorHAnsi"/>
          <w:spacing w:val="0"/>
          <w:kern w:val="0"/>
          <w:sz w:val="24"/>
          <w:szCs w:val="24"/>
          <w:lang w:val="en-US"/>
        </w:rPr>
        <w:t xml:space="preserve"> </w:t>
      </w:r>
      <w:r w:rsidRPr="00ED3A62">
        <w:rPr>
          <w:rFonts w:eastAsiaTheme="minorHAnsi"/>
          <w:spacing w:val="0"/>
          <w:kern w:val="0"/>
          <w:sz w:val="24"/>
          <w:szCs w:val="24"/>
          <w:lang w:val="en-US"/>
        </w:rPr>
        <w:t>all research was conducted during the</w:t>
      </w:r>
      <w:r>
        <w:rPr>
          <w:rFonts w:eastAsiaTheme="minorHAnsi"/>
          <w:spacing w:val="0"/>
          <w:kern w:val="0"/>
          <w:sz w:val="24"/>
          <w:szCs w:val="24"/>
          <w:lang w:val="en-US"/>
        </w:rPr>
        <w:t xml:space="preserve"> </w:t>
      </w:r>
      <w:proofErr w:type="spellStart"/>
      <w:r w:rsidRPr="00ED3A62">
        <w:rPr>
          <w:rFonts w:eastAsiaTheme="minorHAnsi"/>
          <w:spacing w:val="0"/>
          <w:kern w:val="0"/>
          <w:sz w:val="24"/>
          <w:szCs w:val="24"/>
          <w:lang w:val="en-US"/>
        </w:rPr>
        <w:t>Honours</w:t>
      </w:r>
      <w:proofErr w:type="spellEnd"/>
      <w:r w:rsidRPr="00ED3A62">
        <w:rPr>
          <w:rFonts w:eastAsiaTheme="minorHAnsi"/>
          <w:spacing w:val="0"/>
          <w:kern w:val="0"/>
          <w:sz w:val="24"/>
          <w:szCs w:val="24"/>
          <w:lang w:val="en-US"/>
        </w:rPr>
        <w:t xml:space="preserve"> program.”</w:t>
      </w:r>
      <w:r w:rsidR="00F04602" w:rsidRPr="00ED3A62">
        <w:rPr>
          <w:rFonts w:eastAsiaTheme="minorHAnsi"/>
          <w:spacing w:val="0"/>
          <w:kern w:val="0"/>
          <w:sz w:val="24"/>
          <w:szCs w:val="24"/>
          <w:lang w:val="en-US"/>
        </w:rPr>
        <w:br w:type="page"/>
      </w:r>
    </w:p>
    <w:p w14:paraId="692C7DFA" w14:textId="50A1F7CF" w:rsidR="0052182A" w:rsidRPr="0052182A" w:rsidRDefault="0052182A" w:rsidP="0052182A">
      <w:pPr>
        <w:pStyle w:val="TOC1"/>
        <w:rPr>
          <w:u w:val="none"/>
        </w:rPr>
      </w:pPr>
      <w:r w:rsidRPr="0052182A">
        <w:rPr>
          <w:u w:val="none"/>
        </w:rPr>
        <w:lastRenderedPageBreak/>
        <w:t>Table of contents</w:t>
      </w:r>
    </w:p>
    <w:p w14:paraId="31672155" w14:textId="4B21C26C" w:rsidR="006C2E10" w:rsidRDefault="008226A0" w:rsidP="0052182A">
      <w:pPr>
        <w:pStyle w:val="TOC1"/>
        <w:rPr>
          <w:rFonts w:eastAsiaTheme="minorEastAsia" w:cstheme="minorBidi"/>
          <w:noProof/>
          <w:u w:val="none"/>
          <w:lang w:val="en-US"/>
        </w:rPr>
      </w:pPr>
      <w:r w:rsidRPr="00F04602">
        <w:rPr>
          <w:rFonts w:ascii="Arial" w:hAnsi="Arial" w:cs="Arial"/>
        </w:rPr>
        <w:fldChar w:fldCharType="begin"/>
      </w:r>
      <w:r w:rsidRPr="00F04602">
        <w:rPr>
          <w:rFonts w:ascii="Arial" w:hAnsi="Arial" w:cs="Arial"/>
        </w:rPr>
        <w:instrText xml:space="preserve"> TOC \o "1-3" \h \z </w:instrText>
      </w:r>
      <w:r w:rsidRPr="00F04602">
        <w:rPr>
          <w:rFonts w:ascii="Arial" w:hAnsi="Arial" w:cs="Arial"/>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BF3DF0" w:rsidP="0052182A">
      <w:pPr>
        <w:pStyle w:val="TOC1"/>
        <w:rPr>
          <w:rFonts w:eastAsiaTheme="minorEastAsia" w:cstheme="minorBidi"/>
          <w:noProof/>
          <w:u w:val="none"/>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BF3DF0" w:rsidP="0052182A">
      <w:pPr>
        <w:pStyle w:val="TOC1"/>
        <w:rPr>
          <w:rFonts w:eastAsiaTheme="minorEastAsia" w:cstheme="minorBidi"/>
          <w:noProof/>
          <w:u w:val="none"/>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BF3DF0">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BF3DF0">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BF3DF0">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BF3DF0">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BF3DF0" w:rsidP="0052182A">
      <w:pPr>
        <w:pStyle w:val="TOC1"/>
        <w:rPr>
          <w:rFonts w:eastAsiaTheme="minorEastAsia" w:cstheme="minorBidi"/>
          <w:noProof/>
          <w:u w:val="none"/>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BF3DF0">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BF3DF0">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BF3DF0">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BF3DF0">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BF3DF0" w:rsidP="0052182A">
      <w:pPr>
        <w:pStyle w:val="TOC1"/>
        <w:rPr>
          <w:rFonts w:eastAsiaTheme="minorEastAsia" w:cstheme="minorBidi"/>
          <w:noProof/>
          <w:u w:val="none"/>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BF3DF0" w:rsidP="0052182A">
      <w:pPr>
        <w:pStyle w:val="TOC1"/>
        <w:rPr>
          <w:rFonts w:eastAsiaTheme="minorEastAsia" w:cstheme="minorBidi"/>
          <w:noProof/>
          <w:u w:val="none"/>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BF3DF0" w:rsidP="0052182A">
      <w:pPr>
        <w:pStyle w:val="TOC1"/>
        <w:rPr>
          <w:rFonts w:eastAsiaTheme="minorEastAsia" w:cstheme="minorBidi"/>
          <w:noProof/>
          <w:u w:val="none"/>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BF3DF0">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BF3DF0">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BF3DF0">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BF3DF0">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BF3DF0">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BF3DF0">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BF3DF0">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BF3DF0">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BF3DF0">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BF3DF0" w:rsidP="0052182A">
      <w:pPr>
        <w:pStyle w:val="TOC1"/>
        <w:rPr>
          <w:rFonts w:eastAsiaTheme="minorEastAsia" w:cstheme="minorBidi"/>
          <w:noProof/>
          <w:u w:val="none"/>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BF3DF0">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BF3DF0">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BF3DF0">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BF3DF0">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BF3DF0" w:rsidP="0052182A">
      <w:pPr>
        <w:pStyle w:val="TOC1"/>
        <w:rPr>
          <w:rFonts w:eastAsiaTheme="minorEastAsia" w:cstheme="minorBidi"/>
          <w:noProof/>
          <w:u w:val="none"/>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BF3DF0" w:rsidP="0052182A">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64EC991C" w14:textId="77777777" w:rsidR="0052182A" w:rsidRDefault="0052182A">
      <w:pPr>
        <w:rPr>
          <w:rFonts w:asciiTheme="minorHAnsi" w:hAnsiTheme="minorHAnsi" w:cstheme="minorHAnsi"/>
          <w:b/>
          <w:bCs/>
          <w:caps/>
          <w:noProof/>
          <w:sz w:val="22"/>
          <w:szCs w:val="22"/>
          <w:u w:val="single"/>
        </w:rPr>
      </w:pPr>
      <w:r>
        <w:rPr>
          <w:noProof/>
        </w:rPr>
        <w:br w:type="page"/>
      </w:r>
    </w:p>
    <w:p w14:paraId="19117AE1" w14:textId="1410AC10" w:rsidR="00802332" w:rsidRPr="00FF2A89" w:rsidRDefault="008226A0" w:rsidP="00FF2A89">
      <w:pPr>
        <w:pStyle w:val="Heading1"/>
      </w:pPr>
      <w:r w:rsidRPr="00F04602">
        <w:lastRenderedPageBreak/>
        <w:fldChar w:fldCharType="end"/>
      </w:r>
      <w:bookmarkStart w:id="0" w:name="_Toc55740053"/>
      <w:r w:rsidR="005343F5" w:rsidRPr="00F04602">
        <w:t>Abstract</w:t>
      </w:r>
      <w:bookmarkEnd w:id="0"/>
    </w:p>
    <w:p w14:paraId="3387D5AB" w14:textId="1A4A7A5B" w:rsidR="005343F5" w:rsidRPr="00F04602" w:rsidRDefault="00614460" w:rsidP="001A699F">
      <w:pPr>
        <w:spacing w:line="480" w:lineRule="auto"/>
        <w:ind w:firstLine="720"/>
        <w:pPrChange w:id="1" w:author="Daniel Ortiz-Barrientos" w:date="2020-11-08T15:53:00Z">
          <w:pPr>
            <w:spacing w:line="480" w:lineRule="auto"/>
          </w:pPr>
        </w:pPrChange>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del w:id="2" w:author="Daniel Ortiz-Barrientos" w:date="2020-11-08T15:41:00Z">
        <w:r w:rsidR="001E2679" w:rsidRPr="00F04602" w:rsidDel="0052182A">
          <w:delText xml:space="preserve">representing </w:delText>
        </w:r>
      </w:del>
      <w:ins w:id="3" w:author="Daniel Ortiz-Barrientos" w:date="2020-11-08T15:41:00Z">
        <w:r w:rsidR="0052182A">
          <w:t>characterized by</w:t>
        </w:r>
        <w:r w:rsidR="0052182A" w:rsidRPr="00F04602">
          <w:t xml:space="preserve"> </w:t>
        </w:r>
      </w:ins>
      <w:r w:rsidR="001E2679" w:rsidRPr="00F04602">
        <w:t xml:space="preserve">low mutation rates and high selection strengths. </w:t>
      </w:r>
      <w:r w:rsidR="00B53E6B" w:rsidRPr="00F04602">
        <w:t xml:space="preserve">I found that Gaussian populations </w:t>
      </w:r>
      <w:del w:id="4" w:author="Daniel Ortiz-Barrientos" w:date="2020-11-08T15:43:00Z">
        <w:r w:rsidR="00B53E6B" w:rsidRPr="00F04602" w:rsidDel="0052182A">
          <w:delText xml:space="preserve">were unable to adjust to </w:delText>
        </w:r>
      </w:del>
      <w:del w:id="5" w:author="Daniel Ortiz-Barrientos" w:date="2020-11-08T15:42:00Z">
        <w:r w:rsidR="00B53E6B" w:rsidRPr="00F04602" w:rsidDel="0052182A">
          <w:delText xml:space="preserve">increased </w:delText>
        </w:r>
      </w:del>
      <w:del w:id="6" w:author="Daniel Ortiz-Barrientos" w:date="2020-11-08T15:43:00Z">
        <w:r w:rsidR="00B53E6B" w:rsidRPr="00F04602" w:rsidDel="0052182A">
          <w:delText xml:space="preserve">additive </w:delText>
        </w:r>
      </w:del>
      <w:del w:id="7" w:author="Daniel Ortiz-Barrientos" w:date="2020-11-08T15:42:00Z">
        <w:r w:rsidR="00B53E6B" w:rsidRPr="00F04602" w:rsidDel="0052182A">
          <w:delText>effect variability</w:delText>
        </w:r>
      </w:del>
      <w:del w:id="8" w:author="Daniel Ortiz-Barrientos" w:date="2020-11-08T15:43:00Z">
        <w:r w:rsidR="00B53E6B" w:rsidRPr="00F04602" w:rsidDel="0052182A">
          <w:delText>, becoming</w:delText>
        </w:r>
      </w:del>
      <w:ins w:id="9" w:author="Daniel Ortiz-Barrientos" w:date="2020-11-08T15:43:00Z">
        <w:r w:rsidR="0052182A">
          <w:t>became</w:t>
        </w:r>
      </w:ins>
      <w:r w:rsidR="00B53E6B" w:rsidRPr="00F04602">
        <w:t xml:space="preserve"> </w:t>
      </w:r>
      <w:del w:id="10" w:author="Daniel Ortiz-Barrientos" w:date="2020-11-08T15:50:00Z">
        <w:r w:rsidR="00B53E6B" w:rsidRPr="00F04602" w:rsidDel="0015707E">
          <w:delText xml:space="preserve">increasingly </w:delText>
        </w:r>
      </w:del>
      <w:r w:rsidR="00B53E6B" w:rsidRPr="00F04602">
        <w:t>maladapted</w:t>
      </w:r>
      <w:del w:id="11" w:author="Daniel Ortiz-Barrientos" w:date="2020-11-08T15:42:00Z">
        <w:r w:rsidR="00B53E6B" w:rsidRPr="00F04602" w:rsidDel="0052182A">
          <w:delText xml:space="preserve"> </w:delText>
        </w:r>
      </w:del>
      <w:ins w:id="12" w:author="Daniel Ortiz-Barrientos" w:date="2020-11-08T15:42:00Z">
        <w:r w:rsidR="0052182A">
          <w:t xml:space="preserve"> </w:t>
        </w:r>
      </w:ins>
      <w:ins w:id="13" w:author="Daniel Ortiz-Barrientos" w:date="2020-11-08T15:43:00Z">
        <w:r w:rsidR="0052182A">
          <w:t xml:space="preserve">with increasing levels of additive </w:t>
        </w:r>
      </w:ins>
      <w:ins w:id="14" w:author="Daniel Ortiz-Barrientos" w:date="2020-11-08T15:42:00Z">
        <w:r w:rsidR="0052182A">
          <w:t>vari</w:t>
        </w:r>
      </w:ins>
      <w:ins w:id="15" w:author="Daniel Ortiz-Barrientos" w:date="2020-11-08T15:43:00Z">
        <w:r w:rsidR="0052182A">
          <w:t>a</w:t>
        </w:r>
      </w:ins>
      <w:ins w:id="16" w:author="Daniel Ortiz-Barrientos" w:date="2020-11-08T15:42:00Z">
        <w:r w:rsidR="0052182A">
          <w:t>nce</w:t>
        </w:r>
      </w:ins>
      <w:del w:id="17" w:author="Daniel Ortiz-Barrientos" w:date="2020-11-08T15:42:00Z">
        <w:r w:rsidR="00B53E6B" w:rsidRPr="00F04602" w:rsidDel="0052182A">
          <w:delText xml:space="preserve">with increasing </w:delText>
        </w:r>
        <w:r w:rsidR="009C0887" w:rsidRPr="00F04602" w:rsidDel="0052182A">
          <w:delText xml:space="preserve">additive </w:delText>
        </w:r>
        <w:r w:rsidR="00B53E6B" w:rsidRPr="00F04602" w:rsidDel="0052182A">
          <w:delText>effect variance</w:delText>
        </w:r>
      </w:del>
      <w:ins w:id="18" w:author="Daniel Ortiz-Barrientos" w:date="2020-11-08T15:47:00Z">
        <w:r w:rsidR="00BF3DF0">
          <w:t xml:space="preserve">; </w:t>
        </w:r>
      </w:ins>
      <w:del w:id="19" w:author="Daniel Ortiz-Barrientos" w:date="2020-11-08T15:47:00Z">
        <w:r w:rsidR="00B53E6B" w:rsidRPr="00F04602" w:rsidDel="00BF3DF0">
          <w:delText xml:space="preserve">. </w:delText>
        </w:r>
      </w:del>
      <w:ins w:id="20" w:author="Daniel Ortiz-Barrientos" w:date="2020-11-08T15:47:00Z">
        <w:r w:rsidR="00BF3DF0">
          <w:t xml:space="preserve">whereas </w:t>
        </w:r>
      </w:ins>
      <w:r w:rsidR="00B53E6B" w:rsidRPr="00F04602">
        <w:t xml:space="preserve">House-of-Cards populations were robust </w:t>
      </w:r>
      <w:ins w:id="21" w:author="Daniel Ortiz-Barrientos" w:date="2020-11-08T15:49:00Z">
        <w:r w:rsidR="0015707E">
          <w:t>to changes in mutational variance</w:t>
        </w:r>
      </w:ins>
      <w:del w:id="22" w:author="Daniel Ortiz-Barrientos" w:date="2020-11-08T15:48:00Z">
        <w:r w:rsidR="00B53E6B" w:rsidRPr="00F04602" w:rsidDel="00BF3DF0">
          <w:delText>to these changes, with</w:delText>
        </w:r>
        <w:r w:rsidR="00B53E6B" w:rsidRPr="00F04602" w:rsidDel="0015707E">
          <w:delText xml:space="preserve"> </w:delText>
        </w:r>
        <w:r w:rsidR="00B53E6B" w:rsidRPr="00F04602" w:rsidDel="00BF3DF0">
          <w:delText xml:space="preserve">no </w:delText>
        </w:r>
        <w:r w:rsidR="00B53E6B" w:rsidRPr="00F04602" w:rsidDel="0015707E">
          <w:delText>significant</w:delText>
        </w:r>
      </w:del>
      <w:del w:id="23" w:author="Daniel Ortiz-Barrientos" w:date="2020-11-08T15:50:00Z">
        <w:r w:rsidR="00B53E6B" w:rsidRPr="00F04602" w:rsidDel="0015707E">
          <w:delText xml:space="preserve"> </w:delText>
        </w:r>
      </w:del>
      <w:del w:id="24" w:author="Daniel Ortiz-Barrientos" w:date="2020-11-08T15:48:00Z">
        <w:r w:rsidR="00B53E6B" w:rsidRPr="00F04602" w:rsidDel="0015707E">
          <w:delText xml:space="preserve">difference in </w:delText>
        </w:r>
      </w:del>
      <w:del w:id="25" w:author="Daniel Ortiz-Barrientos" w:date="2020-11-08T15:49:00Z">
        <w:r w:rsidR="00B53E6B" w:rsidRPr="00F04602" w:rsidDel="0015707E">
          <w:delText xml:space="preserve">trait variance or </w:delText>
        </w:r>
      </w:del>
      <w:del w:id="26" w:author="Daniel Ortiz-Barrientos" w:date="2020-11-08T15:50:00Z">
        <w:r w:rsidR="00B53E6B" w:rsidRPr="00F04602" w:rsidDel="0015707E">
          <w:delText xml:space="preserve">adaptedness </w:delText>
        </w:r>
      </w:del>
      <w:del w:id="27" w:author="Daniel Ortiz-Barrientos" w:date="2020-11-08T15:44:00Z">
        <w:r w:rsidR="00B53E6B" w:rsidRPr="00F04602" w:rsidDel="000F3BC7">
          <w:delText xml:space="preserve">between </w:delText>
        </w:r>
      </w:del>
      <w:del w:id="28" w:author="Daniel Ortiz-Barrientos" w:date="2020-11-08T15:50:00Z">
        <w:r w:rsidR="00B53E6B" w:rsidRPr="00F04602" w:rsidDel="0015707E">
          <w:delText xml:space="preserve">additive </w:delText>
        </w:r>
      </w:del>
      <w:del w:id="29" w:author="Daniel Ortiz-Barrientos" w:date="2020-11-08T15:44:00Z">
        <w:r w:rsidR="00B53E6B" w:rsidRPr="00F04602" w:rsidDel="000F3BC7">
          <w:delText xml:space="preserve">effect </w:delText>
        </w:r>
      </w:del>
      <w:del w:id="30" w:author="Daniel Ortiz-Barrientos" w:date="2020-11-08T15:50:00Z">
        <w:r w:rsidR="00B53E6B" w:rsidRPr="00F04602" w:rsidDel="0015707E">
          <w:delText xml:space="preserve">variance </w:delText>
        </w:r>
      </w:del>
      <w:del w:id="31" w:author="Daniel Ortiz-Barrientos" w:date="2020-11-08T15:44:00Z">
        <w:r w:rsidR="00B53E6B" w:rsidRPr="00F04602" w:rsidDel="000F3BC7">
          <w:delText>levels</w:delText>
        </w:r>
      </w:del>
      <w:r w:rsidR="00B53E6B" w:rsidRPr="00F04602">
        <w:t xml:space="preserve">. </w:t>
      </w:r>
      <w:ins w:id="32" w:author="Daniel Ortiz-Barrientos" w:date="2020-11-08T15:45:00Z">
        <w:r w:rsidR="00BF3DF0">
          <w:t xml:space="preserve">I discovered that the reason for this difference </w:t>
        </w:r>
      </w:ins>
      <w:ins w:id="33" w:author="Daniel Ortiz-Barrientos" w:date="2020-11-08T15:52:00Z">
        <w:r w:rsidR="00B62441">
          <w:t xml:space="preserve">in robustness </w:t>
        </w:r>
      </w:ins>
      <w:ins w:id="34" w:author="Daniel Ortiz-Barrientos" w:date="2020-11-08T15:45:00Z">
        <w:r w:rsidR="00BF3DF0">
          <w:t xml:space="preserve">stemmed from </w:t>
        </w:r>
      </w:ins>
      <w:ins w:id="35" w:author="Daniel Ortiz-Barrientos" w:date="2020-11-08T15:46:00Z">
        <w:r w:rsidR="00BF3DF0">
          <w:t>how</w:t>
        </w:r>
      </w:ins>
      <w:ins w:id="36" w:author="Daniel Ortiz-Barrientos" w:date="2020-11-08T15:45:00Z">
        <w:r w:rsidR="00BF3DF0">
          <w:t xml:space="preserve"> </w:t>
        </w:r>
      </w:ins>
      <w:del w:id="37" w:author="Daniel Ortiz-Barrientos" w:date="2020-11-08T15:45:00Z">
        <w:r w:rsidR="00B53E6B" w:rsidRPr="00F04602" w:rsidDel="00BF3DF0">
          <w:delText xml:space="preserve">Looking into the </w:delText>
        </w:r>
      </w:del>
      <w:r w:rsidR="00B53E6B" w:rsidRPr="00F04602">
        <w:t xml:space="preserve">allelic effects </w:t>
      </w:r>
      <w:ins w:id="38" w:author="Daniel Ortiz-Barrientos" w:date="2020-11-08T15:51:00Z">
        <w:r w:rsidR="0015707E">
          <w:t xml:space="preserve">were distributed at </w:t>
        </w:r>
      </w:ins>
      <w:del w:id="39" w:author="Daniel Ortiz-Barrientos" w:date="2020-11-08T15:45:00Z">
        <w:r w:rsidR="00B53E6B" w:rsidRPr="00F04602" w:rsidDel="00BF3DF0">
          <w:delText xml:space="preserve">underlying </w:delText>
        </w:r>
      </w:del>
      <w:ins w:id="40" w:author="Daniel Ortiz-Barrientos" w:date="2020-11-08T15:50:00Z">
        <w:r w:rsidR="0015707E">
          <w:t xml:space="preserve">mutation-drift-selection balance </w:t>
        </w:r>
      </w:ins>
      <w:ins w:id="41" w:author="Daniel Ortiz-Barrientos" w:date="2020-11-08T15:51:00Z">
        <w:r w:rsidR="0015707E">
          <w:t xml:space="preserve">in </w:t>
        </w:r>
      </w:ins>
      <w:ins w:id="42" w:author="Daniel Ortiz-Barrientos" w:date="2020-11-08T15:52:00Z">
        <w:r w:rsidR="00B62441">
          <w:t xml:space="preserve">each </w:t>
        </w:r>
      </w:ins>
      <w:commentRangeStart w:id="43"/>
      <w:ins w:id="44" w:author="Daniel Ortiz-Barrientos" w:date="2020-11-08T15:45:00Z">
        <w:r w:rsidR="00BF3DF0">
          <w:t>model</w:t>
        </w:r>
      </w:ins>
      <w:commentRangeEnd w:id="43"/>
      <w:ins w:id="45" w:author="Daniel Ortiz-Barrientos" w:date="2020-11-08T15:53:00Z">
        <w:r w:rsidR="00C243EA">
          <w:rPr>
            <w:rStyle w:val="CommentReference"/>
          </w:rPr>
          <w:commentReference w:id="43"/>
        </w:r>
      </w:ins>
      <w:ins w:id="46" w:author="Daniel Ortiz-Barrientos" w:date="2020-11-08T15:46:00Z">
        <w:r w:rsidR="00BF3DF0">
          <w:t xml:space="preserve">. </w:t>
        </w:r>
      </w:ins>
      <w:del w:id="47" w:author="Daniel Ortiz-Barrientos" w:date="2020-11-08T15:46:00Z">
        <w:r w:rsidR="00B53E6B" w:rsidRPr="00F04602" w:rsidDel="00BF3DF0">
          <w:delText xml:space="preserve">these differences, I found that Gaussian populations were </w:delText>
        </w:r>
        <w:r w:rsidR="00CE3F80" w:rsidDel="00BF3DF0">
          <w:delText>strongly perturbed by mutational variance, whereas the a</w:delText>
        </w:r>
        <w:r w:rsidR="00B53E6B" w:rsidRPr="00F04602" w:rsidDel="00BF3DF0">
          <w:delText xml:space="preserve">llele distributions of House-of-Cards populations were less likely to be </w:delText>
        </w:r>
        <w:r w:rsidR="00980CCF" w:rsidDel="00BF3DF0">
          <w:delText>altered</w:delText>
        </w:r>
        <w:r w:rsidR="00B53E6B" w:rsidRPr="00F04602" w:rsidDel="00BF3DF0">
          <w:delText xml:space="preserve"> by additive effect variability. </w:delText>
        </w:r>
      </w:del>
      <w:r w:rsidR="00D11D5A" w:rsidRPr="00F04602">
        <w:t xml:space="preserve">These dynamics lend credence to the evolution of mutation rates and the trade-off between adaptability and </w:t>
      </w:r>
      <w:proofErr w:type="spellStart"/>
      <w:r w:rsidR="00D11D5A" w:rsidRPr="00F04602">
        <w:t>adaptedness</w:t>
      </w:r>
      <w:proofErr w:type="spellEnd"/>
      <w:r w:rsidR="00D11D5A" w:rsidRPr="00F04602">
        <w:t xml:space="preserve">,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48" w:name="_Toc55740054"/>
      <w:r w:rsidRPr="00F04602">
        <w:lastRenderedPageBreak/>
        <w:t>Introduction</w:t>
      </w:r>
      <w:bookmarkEnd w:id="48"/>
    </w:p>
    <w:p w14:paraId="180FAE87" w14:textId="0CD87172"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ins w:id="49" w:author="Daniel Ortiz-Barrientos" w:date="2020-11-08T15:54:00Z">
        <w:r w:rsidR="001A699F">
          <w:rPr>
            <w:lang w:val="en-US"/>
          </w:rPr>
          <w:t xml:space="preserve">natural selection in shaping </w:t>
        </w:r>
      </w:ins>
      <w:ins w:id="50" w:author="Daniel Ortiz-Barrientos" w:date="2020-11-08T16:10:00Z">
        <w:r w:rsidR="00D96297">
          <w:rPr>
            <w:lang w:val="en-US"/>
          </w:rPr>
          <w:t xml:space="preserve">the shapes and </w:t>
        </w:r>
      </w:ins>
      <w:ins w:id="51" w:author="Daniel Ortiz-Barrientos" w:date="2020-11-08T15:54:00Z">
        <w:r w:rsidR="001A699F">
          <w:rPr>
            <w:lang w:val="en-US"/>
          </w:rPr>
          <w:t xml:space="preserve">forms of the natural world </w:t>
        </w:r>
      </w:ins>
      <w:del w:id="52" w:author="Daniel Ortiz-Barrientos" w:date="2020-11-08T15:54:00Z">
        <w:r w:rsidRPr="00F04602" w:rsidDel="001A699F">
          <w:rPr>
            <w:lang w:val="en-US"/>
          </w:rPr>
          <w:delText>Darwin’s</w:delText>
        </w:r>
        <w:r w:rsidR="00A70351" w:rsidRPr="00F04602" w:rsidDel="001A699F">
          <w:rPr>
            <w:lang w:val="en-US"/>
          </w:rPr>
          <w:delText xml:space="preserve"> </w:delText>
        </w:r>
      </w:del>
      <w:r w:rsidR="00B61BBD" w:rsidRPr="00F04602">
        <w:rPr>
          <w:lang w:val="en-US"/>
        </w:rPr>
        <w:fldChar w:fldCharType="begin"/>
      </w:r>
      <w:r w:rsidR="00B61BBD" w:rsidRPr="00F04602">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61BBD" w:rsidRPr="00F04602">
        <w:rPr>
          <w:noProof/>
          <w:lang w:val="en-US"/>
        </w:rPr>
        <w:t>(</w:t>
      </w:r>
      <w:ins w:id="53" w:author="Daniel Ortiz-Barrientos" w:date="2020-11-08T15:54:00Z">
        <w:r w:rsidR="001A699F" w:rsidRPr="001A699F">
          <w:rPr>
            <w:smallCaps/>
            <w:noProof/>
            <w:lang w:val="en-US"/>
            <w:rPrChange w:id="54" w:author="Daniel Ortiz-Barrientos" w:date="2020-11-08T15:55:00Z">
              <w:rPr>
                <w:noProof/>
                <w:lang w:val="en-US"/>
              </w:rPr>
            </w:rPrChange>
          </w:rPr>
          <w:t>Darwin</w:t>
        </w:r>
        <w:r w:rsidR="001A699F">
          <w:rPr>
            <w:noProof/>
            <w:lang w:val="en-US"/>
          </w:rPr>
          <w:t xml:space="preserve">, </w:t>
        </w:r>
      </w:ins>
      <w:r w:rsidR="00B61BBD" w:rsidRPr="00F04602">
        <w:rPr>
          <w:noProof/>
          <w:lang w:val="en-US"/>
        </w:rPr>
        <w:t>1859)</w:t>
      </w:r>
      <w:r w:rsidR="00B61BBD" w:rsidRPr="00F04602">
        <w:rPr>
          <w:lang w:val="en-US"/>
        </w:rPr>
        <w:fldChar w:fldCharType="end"/>
      </w:r>
      <w:del w:id="55" w:author="Daniel Ortiz-Barrientos" w:date="2020-11-08T15:54:00Z">
        <w:r w:rsidRPr="00F04602" w:rsidDel="001A699F">
          <w:rPr>
            <w:lang w:val="en-US"/>
          </w:rPr>
          <w:delText xml:space="preserve"> seminal work</w:delText>
        </w:r>
      </w:del>
      <w:r w:rsidRPr="00F04602">
        <w:rPr>
          <w:lang w:val="en-US"/>
        </w:rPr>
        <w:t xml:space="preserve">. </w:t>
      </w:r>
      <w:ins w:id="56" w:author="Daniel Ortiz-Barrientos" w:date="2020-11-08T16:10:00Z">
        <w:r w:rsidR="00D96297">
          <w:rPr>
            <w:lang w:val="en-US"/>
          </w:rPr>
          <w:t>A</w:t>
        </w:r>
      </w:ins>
      <w:ins w:id="57" w:author="Daniel Ortiz-Barrientos" w:date="2020-11-08T15:56:00Z">
        <w:r w:rsidR="0013194E">
          <w:rPr>
            <w:lang w:val="en-US"/>
          </w:rPr>
          <w:t>lthough t</w:t>
        </w:r>
      </w:ins>
      <w:del w:id="58" w:author="Daniel Ortiz-Barrientos" w:date="2020-11-08T15:56:00Z">
        <w:r w:rsidR="00A73681" w:rsidDel="0013194E">
          <w:rPr>
            <w:lang w:val="en-US"/>
          </w:rPr>
          <w:delText>T</w:delText>
        </w:r>
      </w:del>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del w:id="59" w:author="Daniel Ortiz-Barrientos" w:date="2020-11-08T15:55:00Z">
        <w:r w:rsidR="006150B1" w:rsidRPr="00F04602" w:rsidDel="0013194E">
          <w:rPr>
            <w:lang w:val="en-US"/>
          </w:rPr>
          <w:delText>however</w:delText>
        </w:r>
      </w:del>
      <w:del w:id="60" w:author="Daniel Ortiz-Barrientos" w:date="2020-11-08T15:56:00Z">
        <w:r w:rsidR="006150B1" w:rsidRPr="00F04602" w:rsidDel="0013194E">
          <w:rPr>
            <w:lang w:val="en-US"/>
          </w:rPr>
          <w:delText xml:space="preserve">, </w:delText>
        </w:r>
      </w:del>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del w:id="61" w:author="Daniel Ortiz-Barrientos" w:date="2020-11-08T16:11:00Z">
        <w:r w:rsidR="00FA2E9B" w:rsidDel="00D96297">
          <w:rPr>
            <w:lang w:val="en-US"/>
          </w:rPr>
          <w:delText>in</w:delText>
        </w:r>
        <w:r w:rsidR="003253ED" w:rsidRPr="00F04602" w:rsidDel="00D96297">
          <w:rPr>
            <w:lang w:val="en-US"/>
          </w:rPr>
          <w:delText xml:space="preserve"> </w:delText>
        </w:r>
      </w:del>
      <w:ins w:id="62" w:author="Daniel Ortiz-Barrientos" w:date="2020-11-08T16:11:00Z">
        <w:r w:rsidR="00D96297">
          <w:rPr>
            <w:lang w:val="en-US"/>
          </w:rPr>
          <w:t>when adaptation relies on the evolution of</w:t>
        </w:r>
        <w:r w:rsidR="00D96297" w:rsidRPr="00F04602">
          <w:rPr>
            <w:lang w:val="en-US"/>
          </w:rPr>
          <w:t xml:space="preserve"> </w:t>
        </w:r>
      </w:ins>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ins w:id="63" w:author="Daniel Ortiz-Barrientos" w:date="2020-11-08T16:11:00Z">
        <w:r w:rsidR="00D96297">
          <w:rPr>
            <w:lang w:val="en-US"/>
          </w:rPr>
          <w:t xml:space="preserve">the covariance between fitness and </w:t>
        </w:r>
      </w:ins>
      <w:r w:rsidR="003253ED" w:rsidRPr="00F04602">
        <w:rPr>
          <w:lang w:val="en-US"/>
        </w:rPr>
        <w:t>a phenotype</w:t>
      </w:r>
      <w:ins w:id="64" w:author="Daniel Ortiz-Barrientos" w:date="2020-11-08T15:56:00Z">
        <w:r w:rsidR="0013194E">
          <w:rPr>
            <w:lang w:val="en-US"/>
          </w:rPr>
          <w:t xml:space="preserve"> </w:t>
        </w:r>
      </w:ins>
      <w:commentRangeStart w:id="65"/>
      <w:del w:id="66" w:author="Daniel Ortiz-Barrientos" w:date="2020-11-08T16:06:00Z">
        <w:r w:rsidR="003253ED" w:rsidRPr="00F04602" w:rsidDel="00AD3C22">
          <w:rPr>
            <w:lang w:val="en-US"/>
          </w:rPr>
          <w:delText xml:space="preserve"> </w:delText>
        </w:r>
      </w:del>
      <w:commentRangeEnd w:id="65"/>
      <w:r w:rsidR="0013194E">
        <w:rPr>
          <w:rStyle w:val="CommentReference"/>
        </w:rPr>
        <w:commentReference w:id="65"/>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ins w:id="67" w:author="Daniel Ortiz-Barrientos" w:date="2020-11-08T16:16:00Z">
        <w:r w:rsidR="00D96297">
          <w:rPr>
            <w:lang w:val="en-US"/>
          </w:rPr>
          <w:t>In such scenarios,</w:t>
        </w:r>
      </w:ins>
      <w:ins w:id="68" w:author="Daniel Ortiz-Barrientos" w:date="2020-11-08T16:12:00Z">
        <w:r w:rsidR="00D96297">
          <w:rPr>
            <w:lang w:val="en-US"/>
          </w:rPr>
          <w:t xml:space="preserve"> </w:t>
        </w:r>
      </w:ins>
      <w:ins w:id="69" w:author="Daniel Ortiz-Barrientos" w:date="2020-11-08T16:16:00Z">
        <w:r w:rsidR="00D96297">
          <w:rPr>
            <w:lang w:val="en-US"/>
          </w:rPr>
          <w:t xml:space="preserve">a complex interaction between </w:t>
        </w:r>
      </w:ins>
      <w:ins w:id="70" w:author="Daniel Ortiz-Barrientos" w:date="2020-11-08T16:12:00Z">
        <w:r w:rsidR="00D96297">
          <w:rPr>
            <w:lang w:val="en-US"/>
          </w:rPr>
          <w:t>l</w:t>
        </w:r>
      </w:ins>
      <w:ins w:id="71" w:author="Daniel Ortiz-Barrientos" w:date="2020-11-08T16:11:00Z">
        <w:r w:rsidR="00D96297">
          <w:rPr>
            <w:lang w:val="en-US"/>
          </w:rPr>
          <w:t>evels of genetic variability</w:t>
        </w:r>
      </w:ins>
      <w:ins w:id="72" w:author="Daniel Ortiz-Barrientos" w:date="2020-11-08T16:16:00Z">
        <w:r w:rsidR="00D96297">
          <w:rPr>
            <w:lang w:val="en-US"/>
          </w:rPr>
          <w:t xml:space="preserve">, genetic architecture, and </w:t>
        </w:r>
      </w:ins>
      <w:ins w:id="73" w:author="Daniel Ortiz-Barrientos" w:date="2020-11-08T16:17:00Z">
        <w:r w:rsidR="00D96297">
          <w:rPr>
            <w:lang w:val="en-US"/>
          </w:rPr>
          <w:t>evolutionary</w:t>
        </w:r>
      </w:ins>
      <w:ins w:id="74" w:author="Daniel Ortiz-Barrientos" w:date="2020-11-08T16:11:00Z">
        <w:r w:rsidR="00D96297">
          <w:rPr>
            <w:lang w:val="en-US"/>
          </w:rPr>
          <w:t xml:space="preserve"> </w:t>
        </w:r>
      </w:ins>
      <w:ins w:id="75" w:author="Daniel Ortiz-Barrientos" w:date="2020-11-08T16:16:00Z">
        <w:r w:rsidR="00D96297">
          <w:rPr>
            <w:lang w:val="en-US"/>
          </w:rPr>
          <w:t xml:space="preserve">forces </w:t>
        </w:r>
      </w:ins>
      <w:ins w:id="76" w:author="Daniel Ortiz-Barrientos" w:date="2020-11-08T16:17:00Z">
        <w:r w:rsidR="00D96297">
          <w:rPr>
            <w:lang w:val="en-US"/>
          </w:rPr>
          <w:t>determines</w:t>
        </w:r>
      </w:ins>
      <w:ins w:id="77" w:author="Daniel Ortiz-Barrientos" w:date="2020-11-08T16:11:00Z">
        <w:r w:rsidR="00D96297">
          <w:rPr>
            <w:lang w:val="en-US"/>
          </w:rPr>
          <w:t xml:space="preserve"> how populations approach and remain around a phenotypic optimum </w:t>
        </w:r>
      </w:ins>
      <w:ins w:id="78" w:author="Daniel Ortiz-Barrientos" w:date="2020-11-08T16:12:00Z">
        <w:r w:rsidR="00D96297">
          <w:rPr>
            <w:lang w:val="en-US"/>
          </w:rPr>
          <w:t>(</w:t>
        </w:r>
      </w:ins>
      <w:r w:rsidR="006A2511" w:rsidRPr="00F04602">
        <w:rPr>
          <w:lang w:val="en-US"/>
        </w:rPr>
        <w:t>Figure 1</w:t>
      </w:r>
      <w:ins w:id="79" w:author="Daniel Ortiz-Barrientos" w:date="2020-11-08T16:12:00Z">
        <w:r w:rsidR="00D96297">
          <w:rPr>
            <w:lang w:val="en-US"/>
          </w:rPr>
          <w:t>)</w:t>
        </w:r>
      </w:ins>
      <w:ins w:id="80" w:author="Daniel Ortiz-Barrientos" w:date="2020-11-08T16:17:00Z">
        <w:r w:rsidR="00D96297">
          <w:rPr>
            <w:lang w:val="en-US"/>
          </w:rPr>
          <w:t xml:space="preserve"> </w:t>
        </w:r>
      </w:ins>
      <w:del w:id="81" w:author="Daniel Ortiz-Barrientos" w:date="2020-11-08T16:12:00Z">
        <w:r w:rsidR="006A2511" w:rsidRPr="00F04602" w:rsidDel="00D96297">
          <w:rPr>
            <w:lang w:val="en-US"/>
          </w:rPr>
          <w:delText xml:space="preserve"> illustrates this</w:delText>
        </w:r>
        <w:r w:rsidR="002F4524" w:rsidDel="00D96297">
          <w:rPr>
            <w:lang w:val="en-US"/>
          </w:rPr>
          <w:delText xml:space="preserve"> concept</w:delText>
        </w:r>
        <w:r w:rsidR="006A2511" w:rsidRPr="00F04602" w:rsidDel="00D96297">
          <w:rPr>
            <w:lang w:val="en-US"/>
          </w:rPr>
          <w:delText xml:space="preserve">: </w:delText>
        </w:r>
      </w:del>
      <w:del w:id="82" w:author="Daniel Ortiz-Barrientos" w:date="2020-11-08T16:17:00Z">
        <w:r w:rsidR="006A2511" w:rsidRPr="00F04602" w:rsidDel="00D96297">
          <w:rPr>
            <w:lang w:val="en-US"/>
          </w:rPr>
          <w:delText xml:space="preserve">populations with differing levels of </w:delText>
        </w:r>
        <w:r w:rsidR="00FA2E9B" w:rsidDel="00D96297">
          <w:rPr>
            <w:lang w:val="en-US"/>
          </w:rPr>
          <w:delText xml:space="preserve">genetic </w:delText>
        </w:r>
        <w:r w:rsidR="006A2511" w:rsidRPr="00F04602" w:rsidDel="00D96297">
          <w:rPr>
            <w:lang w:val="en-US"/>
          </w:rPr>
          <w:delText>variation approach</w:delText>
        </w:r>
        <w:r w:rsidR="002D43D5" w:rsidRPr="00F04602" w:rsidDel="00D96297">
          <w:rPr>
            <w:lang w:val="en-US"/>
          </w:rPr>
          <w:delText xml:space="preserve"> phenotypic</w:delText>
        </w:r>
        <w:r w:rsidR="006A2511" w:rsidRPr="00F04602" w:rsidDel="00D96297">
          <w:rPr>
            <w:lang w:val="en-US"/>
          </w:rPr>
          <w:delText xml:space="preserve"> optima </w:delText>
        </w:r>
      </w:del>
      <w:del w:id="83" w:author="Daniel Ortiz-Barrientos" w:date="2020-11-08T16:09:00Z">
        <w:r w:rsidR="006A2511" w:rsidRPr="00F04602" w:rsidDel="00D96297">
          <w:rPr>
            <w:lang w:val="en-US"/>
          </w:rPr>
          <w:delText xml:space="preserve">at different rates, but </w:delText>
        </w:r>
        <w:r w:rsidR="001F102B" w:rsidDel="00D96297">
          <w:rPr>
            <w:lang w:val="en-US"/>
          </w:rPr>
          <w:delText xml:space="preserve">can </w:delText>
        </w:r>
        <w:r w:rsidR="006A2511" w:rsidRPr="00F04602" w:rsidDel="00D96297">
          <w:rPr>
            <w:lang w:val="en-US"/>
          </w:rPr>
          <w:delText xml:space="preserve">only reach a certain point: </w:delText>
        </w:r>
      </w:del>
      <w:del w:id="84" w:author="Daniel Ortiz-Barrientos" w:date="2020-11-08T16:17:00Z">
        <w:r w:rsidR="006A2511" w:rsidRPr="00F04602" w:rsidDel="00D96297">
          <w:rPr>
            <w:lang w:val="en-US"/>
          </w:rPr>
          <w:delText xml:space="preserve">they are </w:delText>
        </w:r>
      </w:del>
      <w:del w:id="85" w:author="Daniel Ortiz-Barrientos" w:date="2020-11-08T16:09:00Z">
        <w:r w:rsidR="006A2511" w:rsidRPr="00F04602" w:rsidDel="00D96297">
          <w:rPr>
            <w:lang w:val="en-US"/>
          </w:rPr>
          <w:delText xml:space="preserve">limited </w:delText>
        </w:r>
      </w:del>
      <w:del w:id="86" w:author="Daniel Ortiz-Barrientos" w:date="2020-11-08T16:17:00Z">
        <w:r w:rsidR="006A2511" w:rsidRPr="00F04602" w:rsidDel="00D96297">
          <w:rPr>
            <w:lang w:val="en-US"/>
          </w:rPr>
          <w:delText xml:space="preserve">by </w:delText>
        </w:r>
      </w:del>
      <w:del w:id="87" w:author="Daniel Ortiz-Barrientos" w:date="2020-11-08T16:12:00Z">
        <w:r w:rsidR="006A2511" w:rsidRPr="00F04602" w:rsidDel="00D96297">
          <w:rPr>
            <w:lang w:val="en-US"/>
          </w:rPr>
          <w:delText xml:space="preserve">other </w:delText>
        </w:r>
      </w:del>
      <w:del w:id="88" w:author="Daniel Ortiz-Barrientos" w:date="2020-11-08T16:17:00Z">
        <w:r w:rsidR="006A2511" w:rsidRPr="00F04602" w:rsidDel="00D96297">
          <w:rPr>
            <w:lang w:val="en-US"/>
          </w:rPr>
          <w:delText xml:space="preserve">evolutionary forces, or </w:delText>
        </w:r>
      </w:del>
      <w:del w:id="89" w:author="Daniel Ortiz-Barrientos" w:date="2020-11-08T16:12:00Z">
        <w:r w:rsidR="006A2511" w:rsidRPr="00F04602" w:rsidDel="00D96297">
          <w:rPr>
            <w:lang w:val="en-US"/>
          </w:rPr>
          <w:delText xml:space="preserve">their </w:delText>
        </w:r>
      </w:del>
      <w:del w:id="90" w:author="Daniel Ortiz-Barrientos" w:date="2020-11-08T16:17:00Z">
        <w:r w:rsidR="006A2511" w:rsidRPr="00F04602" w:rsidDel="00D96297">
          <w:rPr>
            <w:lang w:val="en-US"/>
          </w:rPr>
          <w:delText>genetic architecture</w:delText>
        </w:r>
      </w:del>
      <w:del w:id="91" w:author="Daniel Ortiz-Barrientos" w:date="2020-11-08T16:12:00Z">
        <w:r w:rsidR="006A2511" w:rsidRPr="00F04602" w:rsidDel="00D96297">
          <w:rPr>
            <w:lang w:val="en-US"/>
          </w:rPr>
          <w:delText>s</w:delText>
        </w:r>
      </w:del>
      <w:del w:id="92" w:author="Daniel Ortiz-Barrientos" w:date="2020-11-08T16:17:00Z">
        <w:r w:rsidR="006A2511" w:rsidRPr="00F04602" w:rsidDel="00D96297">
          <w:rPr>
            <w:lang w:val="en-US"/>
          </w:rPr>
          <w:delText xml:space="preserve"> </w:delText>
        </w:r>
      </w:del>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del w:id="93" w:author="Daniel Ortiz-Barrientos" w:date="2020-11-08T16:17:00Z">
        <w:r w:rsidR="006A2511" w:rsidRPr="00F04602" w:rsidDel="00D96297">
          <w:rPr>
            <w:lang w:val="en-US"/>
          </w:rPr>
          <w:delText xml:space="preserve">After reaching </w:delText>
        </w:r>
        <w:r w:rsidR="004122E9" w:rsidDel="00D96297">
          <w:rPr>
            <w:lang w:val="en-US"/>
          </w:rPr>
          <w:delText>a</w:delText>
        </w:r>
        <w:r w:rsidR="006A2511" w:rsidRPr="00F04602" w:rsidDel="00D96297">
          <w:rPr>
            <w:lang w:val="en-US"/>
          </w:rPr>
          <w:delText xml:space="preserve"> </w:delText>
        </w:r>
        <w:r w:rsidR="00573883" w:rsidRPr="00F04602" w:rsidDel="00D96297">
          <w:rPr>
            <w:lang w:val="en-US"/>
          </w:rPr>
          <w:delText xml:space="preserve">phenotypic </w:delText>
        </w:r>
        <w:r w:rsidR="006A2511" w:rsidRPr="00F04602" w:rsidDel="00D96297">
          <w:rPr>
            <w:lang w:val="en-US"/>
          </w:rPr>
          <w:delText xml:space="preserve">optimum, populations must maintain their </w:delText>
        </w:r>
        <w:r w:rsidR="002F4524" w:rsidDel="00D96297">
          <w:rPr>
            <w:lang w:val="en-US"/>
          </w:rPr>
          <w:delText>fitness.</w:delText>
        </w:r>
        <w:r w:rsidR="006A2511" w:rsidRPr="00F04602" w:rsidDel="00D96297">
          <w:rPr>
            <w:lang w:val="en-US"/>
          </w:rPr>
          <w:delText xml:space="preserve"> </w:delText>
        </w:r>
      </w:del>
      <w:r w:rsidR="00472075">
        <w:rPr>
          <w:lang w:val="en-US"/>
        </w:rPr>
        <w:t>M</w:t>
      </w:r>
      <w:r w:rsidR="00C9643F" w:rsidRPr="00F04602">
        <w:rPr>
          <w:lang w:val="en-US"/>
        </w:rPr>
        <w:t>aladaptation</w:t>
      </w:r>
      <w:ins w:id="94" w:author="Daniel Ortiz-Barrientos" w:date="2020-11-08T16:18:00Z">
        <w:r w:rsidR="00D96297">
          <w:rPr>
            <w:lang w:val="en-US"/>
          </w:rPr>
          <w:t xml:space="preserve"> can be thus visualized as the</w:t>
        </w:r>
      </w:ins>
      <w:del w:id="95" w:author="Daniel Ortiz-Barrientos" w:date="2020-11-08T16:18:00Z">
        <w:r w:rsidR="00C9643F" w:rsidRPr="00F04602" w:rsidDel="00D96297">
          <w:rPr>
            <w:lang w:val="en-US"/>
          </w:rPr>
          <w:delText xml:space="preserve">, where population </w:delText>
        </w:r>
        <w:r w:rsidR="0098590E" w:rsidRPr="00F04602" w:rsidDel="00D96297">
          <w:rPr>
            <w:lang w:val="en-US"/>
          </w:rPr>
          <w:delText xml:space="preserve">phenotype </w:delText>
        </w:r>
        <w:r w:rsidR="00C9643F" w:rsidRPr="00F04602" w:rsidDel="00D96297">
          <w:rPr>
            <w:lang w:val="en-US"/>
          </w:rPr>
          <w:delText>means</w:delText>
        </w:r>
        <w:r w:rsidR="0059287F" w:rsidRPr="00F04602" w:rsidDel="00D96297">
          <w:rPr>
            <w:lang w:val="en-US"/>
          </w:rPr>
          <w:delText xml:space="preserve"> are</w:delText>
        </w:r>
      </w:del>
      <w:r w:rsidR="0059287F" w:rsidRPr="00F04602">
        <w:rPr>
          <w:lang w:val="en-US"/>
        </w:rPr>
        <w:t xml:space="preserve"> stab</w:t>
      </w:r>
      <w:ins w:id="96" w:author="Daniel Ortiz-Barrientos" w:date="2020-11-08T16:18:00Z">
        <w:r w:rsidR="00D96297">
          <w:rPr>
            <w:lang w:val="en-US"/>
          </w:rPr>
          <w:t xml:space="preserve">ility of </w:t>
        </w:r>
        <w:r w:rsidR="001F41CF">
          <w:rPr>
            <w:lang w:val="en-US"/>
          </w:rPr>
          <w:t>population</w:t>
        </w:r>
      </w:ins>
      <w:ins w:id="97" w:author="Daniel Ortiz-Barrientos" w:date="2020-11-08T16:19:00Z">
        <w:r w:rsidR="001F41CF">
          <w:rPr>
            <w:lang w:val="en-US"/>
          </w:rPr>
          <w:t>s</w:t>
        </w:r>
      </w:ins>
      <w:del w:id="98" w:author="Daniel Ortiz-Barrientos" w:date="2020-11-08T16:18:00Z">
        <w:r w:rsidR="0059287F" w:rsidRPr="00F04602" w:rsidDel="00D96297">
          <w:rPr>
            <w:lang w:val="en-US"/>
          </w:rPr>
          <w:delText>le</w:delText>
        </w:r>
      </w:del>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ins w:id="99" w:author="Daniel Ortiz-Barrientos" w:date="2020-11-08T16:19:00Z">
        <w:r w:rsidR="001F41CF">
          <w:rPr>
            <w:lang w:val="en-US"/>
          </w:rPr>
          <w:t>. Although maladaptation</w:t>
        </w:r>
      </w:ins>
      <w:del w:id="100" w:author="Daniel Ortiz-Barrientos" w:date="2020-11-08T16:19:00Z">
        <w:r w:rsidR="0059287F" w:rsidRPr="00F04602" w:rsidDel="001F41CF">
          <w:rPr>
            <w:lang w:val="en-US"/>
          </w:rPr>
          <w:delText>,</w:delText>
        </w:r>
      </w:del>
      <w:r w:rsidR="0059287F" w:rsidRPr="00F04602">
        <w:rPr>
          <w:lang w:val="en-US"/>
        </w:rPr>
        <w:t xml:space="preserve"> seems </w:t>
      </w:r>
      <w:r w:rsidR="00472075">
        <w:rPr>
          <w:lang w:val="en-US"/>
        </w:rPr>
        <w:t>prevalent</w:t>
      </w:r>
      <w:ins w:id="101" w:author="Daniel Ortiz-Barrientos" w:date="2020-11-08T16:20:00Z">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ins>
      <w:r w:rsidR="0059287F" w:rsidRPr="00F04602">
        <w:rPr>
          <w:lang w:val="en-US"/>
        </w:rPr>
        <w:t xml:space="preserve">, </w:t>
      </w:r>
      <w:del w:id="102" w:author="Daniel Ortiz-Barrientos" w:date="2020-11-08T16:20:00Z">
        <w:r w:rsidR="0059287F" w:rsidRPr="00F04602" w:rsidDel="001F41CF">
          <w:rPr>
            <w:lang w:val="en-US"/>
          </w:rPr>
          <w:delText xml:space="preserve">however </w:delText>
        </w:r>
      </w:del>
      <w:r w:rsidR="001004D2" w:rsidRPr="00F04602">
        <w:rPr>
          <w:lang w:val="en-US"/>
        </w:rPr>
        <w:t>it</w:t>
      </w:r>
      <w:r w:rsidR="0059287F" w:rsidRPr="00F04602">
        <w:rPr>
          <w:lang w:val="en-US"/>
        </w:rPr>
        <w:t xml:space="preserve"> is rarely discussed</w:t>
      </w:r>
      <w:ins w:id="103" w:author="Daniel Ortiz-Barrientos" w:date="2020-11-08T16:22:00Z">
        <w:r w:rsidR="001F41CF">
          <w:rPr>
            <w:lang w:val="en-US"/>
          </w:rPr>
          <w:t xml:space="preserve"> in light of quantitative genetic models of polygenic traits</w:t>
        </w:r>
      </w:ins>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ins w:id="104" w:author="Daniel Ortiz-Barrientos" w:date="2020-11-08T16:23:00Z">
        <w:r w:rsidR="00092BF3">
          <w:rPr>
            <w:lang w:val="en-US"/>
          </w:rPr>
          <w:t>, making it difficult to reconcile views on adaptive walks towards a phenotypic optimum, and maintenance of fitness around it</w:t>
        </w:r>
      </w:ins>
      <w:r w:rsidR="0059287F" w:rsidRPr="00F04602">
        <w:rPr>
          <w:lang w:val="en-US"/>
        </w:rPr>
        <w:t xml:space="preserve">. </w:t>
      </w:r>
    </w:p>
    <w:p w14:paraId="64F3829D" w14:textId="081ACD5A"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ins w:id="105" w:author="Daniel Ortiz-Barrientos" w:date="2020-11-08T16:23:00Z">
        <w:r w:rsidR="000F5382">
          <w:rPr>
            <w:lang w:val="en-US"/>
          </w:rPr>
          <w:t xml:space="preserve">nonetheless </w:t>
        </w:r>
      </w:ins>
      <w:r w:rsidR="009A70FA">
        <w:rPr>
          <w:lang w:val="en-US"/>
        </w:rPr>
        <w:t>difficult</w:t>
      </w:r>
      <w:r w:rsidRPr="00F04602">
        <w:rPr>
          <w:lang w:val="en-US"/>
        </w:rPr>
        <w:t xml:space="preserve">, </w:t>
      </w:r>
      <w:ins w:id="106" w:author="Daniel Ortiz-Barrientos" w:date="2020-11-08T16:23:00Z">
        <w:r w:rsidR="000F5382">
          <w:rPr>
            <w:lang w:val="en-US"/>
          </w:rPr>
          <w:t xml:space="preserve">and </w:t>
        </w:r>
      </w:ins>
      <w:del w:id="107" w:author="Daniel Ortiz-Barrientos" w:date="2020-11-08T16:24:00Z">
        <w:r w:rsidRPr="00F04602" w:rsidDel="000F5382">
          <w:rPr>
            <w:lang w:val="en-US"/>
          </w:rPr>
          <w:delText>o</w:delText>
        </w:r>
        <w:r w:rsidR="00936E4B" w:rsidRPr="00F04602" w:rsidDel="000F5382">
          <w:rPr>
            <w:lang w:val="en-US"/>
          </w:rPr>
          <w:delText xml:space="preserve">wing to </w:delText>
        </w:r>
      </w:del>
      <w:r w:rsidR="00936E4B" w:rsidRPr="00F04602">
        <w:rPr>
          <w:lang w:val="en-US"/>
        </w:rPr>
        <w:t xml:space="preserve">studies rarely </w:t>
      </w:r>
      <w:del w:id="108" w:author="Daniel Ortiz-Barrientos" w:date="2020-11-08T16:24:00Z">
        <w:r w:rsidR="00F96C2A" w:rsidDel="000F5382">
          <w:rPr>
            <w:lang w:val="en-US"/>
          </w:rPr>
          <w:delText>searching</w:delText>
        </w:r>
        <w:r w:rsidR="00936E4B" w:rsidRPr="00F04602" w:rsidDel="000F5382">
          <w:rPr>
            <w:lang w:val="en-US"/>
          </w:rPr>
          <w:delText xml:space="preserve"> for maladaptation and publication bias against</w:delText>
        </w:r>
      </w:del>
      <w:ins w:id="109" w:author="Daniel Ortiz-Barrientos" w:date="2020-11-08T16:24:00Z">
        <w:r w:rsidR="000F5382">
          <w:rPr>
            <w:lang w:val="en-US"/>
          </w:rPr>
          <w:t>report it as it is seen as a</w:t>
        </w:r>
      </w:ins>
      <w:r w:rsidR="00936E4B" w:rsidRPr="00F04602">
        <w:rPr>
          <w:lang w:val="en-US"/>
        </w:rPr>
        <w:t xml:space="preserve"> negative result</w:t>
      </w:r>
      <w:del w:id="110" w:author="Daniel Ortiz-Barrientos" w:date="2020-11-08T16:24:00Z">
        <w:r w:rsidR="00936E4B" w:rsidRPr="00F04602" w:rsidDel="000F5382">
          <w:rPr>
            <w:lang w:val="en-US"/>
          </w:rPr>
          <w:delText>s</w:delText>
        </w:r>
      </w:del>
      <w:r w:rsidR="00936E4B" w:rsidRPr="00F04602">
        <w:rPr>
          <w:lang w:val="en-US"/>
        </w:rPr>
        <w:t xml:space="preserve">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ins w:id="111" w:author="Daniel Ortiz-Barrientos" w:date="2020-11-08T16:24:00Z">
        <w:r w:rsidR="00FE0F7F">
          <w:rPr>
            <w:lang w:val="en-US"/>
          </w:rPr>
          <w:t>studied</w:t>
        </w:r>
      </w:ins>
      <w:ins w:id="112" w:author="Daniel Ortiz-Barrientos" w:date="2020-11-08T16:25:00Z">
        <w:r w:rsidR="00FE0F7F">
          <w:rPr>
            <w:lang w:val="en-US"/>
          </w:rPr>
          <w:t xml:space="preserve"> </w:t>
        </w:r>
      </w:ins>
      <w:r w:rsidR="00936E4B" w:rsidRPr="00F04602">
        <w:rPr>
          <w:lang w:val="en-US"/>
        </w:rPr>
        <w:t xml:space="preserve">were at least </w:t>
      </w:r>
      <w:ins w:id="113" w:author="Daniel Ortiz-Barrientos" w:date="2020-11-08T16:24:00Z">
        <w:r w:rsidR="00FE0F7F">
          <w:rPr>
            <w:lang w:val="en-US"/>
          </w:rPr>
          <w:t>one</w:t>
        </w:r>
      </w:ins>
      <w:del w:id="114" w:author="Daniel Ortiz-Barrientos" w:date="2020-11-08T16:24:00Z">
        <w:r w:rsidR="00936E4B" w:rsidRPr="00F04602" w:rsidDel="00FE0F7F">
          <w:rPr>
            <w:lang w:val="en-US"/>
          </w:rPr>
          <w:delText>1</w:delText>
        </w:r>
      </w:del>
      <w:r w:rsidR="00936E4B" w:rsidRPr="00F04602">
        <w:rPr>
          <w:lang w:val="en-US"/>
        </w:rPr>
        <w:t xml:space="preserve"> standard deviation </w:t>
      </w:r>
      <w:ins w:id="115" w:author="Daniel Ortiz-Barrientos" w:date="2020-11-08T16:24:00Z">
        <w:r w:rsidR="00FE0F7F">
          <w:rPr>
            <w:lang w:val="en-US"/>
          </w:rPr>
          <w:t xml:space="preserve">away </w:t>
        </w:r>
      </w:ins>
      <w:r w:rsidR="00936E4B" w:rsidRPr="00F04602">
        <w:rPr>
          <w:lang w:val="en-US"/>
        </w:rPr>
        <w:t>from the phenotypic optimum</w:t>
      </w:r>
      <w:ins w:id="116" w:author="Daniel Ortiz-Barrientos" w:date="2020-11-08T16:57:00Z">
        <w:r w:rsidR="005D4D68">
          <w:rPr>
            <w:lang w:val="en-US"/>
          </w:rPr>
          <w:t xml:space="preserve">, consistent with the idea that </w:t>
        </w:r>
      </w:ins>
      <w:ins w:id="117" w:author="Daniel Ortiz-Barrientos" w:date="2020-11-08T16:59:00Z">
        <w:r w:rsidR="005D4D68">
          <w:rPr>
            <w:lang w:val="en-US"/>
          </w:rPr>
          <w:t xml:space="preserve">adaptive landscapes limit the </w:t>
        </w:r>
      </w:ins>
      <w:ins w:id="118" w:author="Daniel Ortiz-Barrientos" w:date="2020-11-08T17:00:00Z">
        <w:r w:rsidR="005D4D68">
          <w:rPr>
            <w:lang w:val="en-US"/>
          </w:rPr>
          <w:t>evolution of traits over time</w:t>
        </w:r>
      </w:ins>
      <w:ins w:id="119" w:author="Daniel Ortiz-Barrientos" w:date="2020-11-08T17:01:00Z">
        <w:r w:rsidR="005D4D68">
          <w:rPr>
            <w:lang w:val="en-US"/>
          </w:rPr>
          <w:t>, and that maladaptation might be weak yet pervasive</w:t>
        </w:r>
      </w:ins>
      <w:r w:rsidR="00314239" w:rsidRPr="00F04602">
        <w:rPr>
          <w:lang w:val="en-US"/>
        </w:rPr>
        <w:t xml:space="preserve">. </w:t>
      </w:r>
      <w:del w:id="120" w:author="Daniel Ortiz-Barrientos" w:date="2020-11-08T17:01:00Z">
        <w:r w:rsidR="0036430B" w:rsidDel="005D4D68">
          <w:rPr>
            <w:lang w:val="en-US"/>
          </w:rPr>
          <w:delText>The reasons for the ubiquity of maladaptation in nature</w:delText>
        </w:r>
        <w:r w:rsidR="001E4041" w:rsidDel="005D4D68">
          <w:rPr>
            <w:lang w:val="en-US"/>
          </w:rPr>
          <w:delText xml:space="preserve"> </w:delText>
        </w:r>
        <w:r w:rsidR="00A71D70" w:rsidDel="005D4D68">
          <w:rPr>
            <w:lang w:val="en-US"/>
          </w:rPr>
          <w:delText>have</w:delText>
        </w:r>
        <w:r w:rsidR="001E4041" w:rsidDel="005D4D68">
          <w:rPr>
            <w:lang w:val="en-US"/>
          </w:rPr>
          <w:delText xml:space="preserve"> not been addressed in detail. </w:delText>
        </w:r>
        <w:r w:rsidR="00E2106F" w:rsidDel="005D4D68">
          <w:rPr>
            <w:lang w:val="en-US"/>
          </w:rPr>
          <w:delText>In this article,</w:delText>
        </w:r>
      </w:del>
      <w:ins w:id="121" w:author="Daniel Ortiz-Barrientos" w:date="2020-11-08T17:01:00Z">
        <w:r w:rsidR="005D4D68">
          <w:rPr>
            <w:lang w:val="en-US"/>
          </w:rPr>
          <w:t>Here,</w:t>
        </w:r>
      </w:ins>
      <w:r w:rsidR="00E2106F">
        <w:rPr>
          <w:lang w:val="en-US"/>
        </w:rPr>
        <w:t xml:space="preserve"> I </w:t>
      </w:r>
      <w:del w:id="122" w:author="Daniel Ortiz-Barrientos" w:date="2020-11-08T17:01:00Z">
        <w:r w:rsidR="00E2106F" w:rsidDel="005D4D68">
          <w:rPr>
            <w:lang w:val="en-US"/>
          </w:rPr>
          <w:delText xml:space="preserve">will </w:delText>
        </w:r>
      </w:del>
      <w:r w:rsidR="00E2106F">
        <w:rPr>
          <w:lang w:val="en-US"/>
        </w:rPr>
        <w:t xml:space="preserve">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del w:id="123" w:author="Daniel Ortiz-Barrientos" w:date="2020-11-08T17:01:00Z">
        <w:r w:rsidR="00EF778B" w:rsidRPr="00F04602" w:rsidDel="005D4D68">
          <w:rPr>
            <w:lang w:val="en-US"/>
          </w:rPr>
          <w:delText xml:space="preserve">prevent </w:delText>
        </w:r>
      </w:del>
      <w:ins w:id="124" w:author="Daniel Ortiz-Barrientos" w:date="2020-11-08T17:01:00Z">
        <w:r w:rsidR="005D4D68">
          <w:rPr>
            <w:lang w:val="en-US"/>
          </w:rPr>
          <w:t>mai</w:t>
        </w:r>
      </w:ins>
      <w:ins w:id="125" w:author="Daniel Ortiz-Barrientos" w:date="2020-11-08T17:02:00Z">
        <w:r w:rsidR="005D4D68">
          <w:rPr>
            <w:lang w:val="en-US"/>
          </w:rPr>
          <w:t>ntain fitness variation around a phenotypic optimum</w:t>
        </w:r>
      </w:ins>
      <w:del w:id="126" w:author="Daniel Ortiz-Barrientos" w:date="2020-11-08T17:02:00Z">
        <w:r w:rsidR="00EF778B" w:rsidRPr="00F04602" w:rsidDel="005D4D68">
          <w:rPr>
            <w:lang w:val="en-US"/>
          </w:rPr>
          <w:delText>populations from adapting</w:delText>
        </w:r>
      </w:del>
      <w:r w:rsidR="00E2106F">
        <w:rPr>
          <w:lang w:val="en-US"/>
        </w:rPr>
        <w:t xml:space="preserve">, and </w:t>
      </w:r>
      <w:ins w:id="127" w:author="Daniel Ortiz-Barrientos" w:date="2020-11-08T17:02:00Z">
        <w:r w:rsidR="005D4D68">
          <w:rPr>
            <w:lang w:val="en-US"/>
          </w:rPr>
          <w:t xml:space="preserve">discuss how my results </w:t>
        </w:r>
      </w:ins>
      <w:ins w:id="128" w:author="Daniel Ortiz-Barrientos" w:date="2020-11-08T17:03:00Z">
        <w:r w:rsidR="005D4D68">
          <w:rPr>
            <w:lang w:val="en-US"/>
          </w:rPr>
          <w:t xml:space="preserve">shed light into </w:t>
        </w:r>
      </w:ins>
      <w:del w:id="129" w:author="Daniel Ortiz-Barrientos" w:date="2020-11-08T17:03:00Z">
        <w:r w:rsidR="00E2106F" w:rsidDel="005D4D68">
          <w:rPr>
            <w:lang w:val="en-US"/>
          </w:rPr>
          <w:delText xml:space="preserve">the </w:delText>
        </w:r>
      </w:del>
      <w:r w:rsidR="00127C82" w:rsidRPr="00F04602">
        <w:rPr>
          <w:lang w:val="en-US"/>
        </w:rPr>
        <w:t>trade-off</w:t>
      </w:r>
      <w:ins w:id="130" w:author="Daniel Ortiz-Barrientos" w:date="2020-11-08T17:03:00Z">
        <w:r w:rsidR="005D4D68">
          <w:rPr>
            <w:lang w:val="en-US"/>
          </w:rPr>
          <w:t>s</w:t>
        </w:r>
      </w:ins>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 xml:space="preserve">optimum) and </w:t>
      </w:r>
      <w:proofErr w:type="spellStart"/>
      <w:r w:rsidR="00127C82" w:rsidRPr="00F04602">
        <w:rPr>
          <w:lang w:val="en-US"/>
        </w:rPr>
        <w:t>adaptedness</w:t>
      </w:r>
      <w:proofErr w:type="spellEnd"/>
      <w:r w:rsidR="00127C82" w:rsidRPr="00F04602">
        <w:rPr>
          <w:lang w:val="en-US"/>
        </w:rPr>
        <w:t xml:space="preserve"> (the ability to adhere to a phenotypic optimum</w:t>
      </w:r>
      <w:r w:rsidR="0022788F">
        <w:rPr>
          <w:lang w:val="en-US"/>
        </w:rPr>
        <w:t xml:space="preserve"> over time</w:t>
      </w:r>
      <w:r w:rsidR="00127C82" w:rsidRPr="00F04602">
        <w:rPr>
          <w:lang w:val="en-US"/>
        </w:rPr>
        <w:t>)</w:t>
      </w:r>
      <w:ins w:id="131" w:author="Daniel Ortiz-Barrientos" w:date="2020-11-08T17:03:00Z">
        <w:r w:rsidR="005D4D68">
          <w:rPr>
            <w:lang w:val="en-US"/>
          </w:rPr>
          <w:t xml:space="preserve"> in nature</w:t>
        </w:r>
      </w:ins>
      <w:del w:id="132" w:author="Daniel Ortiz-Barrientos" w:date="2020-11-08T17:03:00Z">
        <w:r w:rsidR="00127C82" w:rsidRPr="00F04602" w:rsidDel="005D4D68">
          <w:rPr>
            <w:lang w:val="en-US"/>
          </w:rPr>
          <w:delText xml:space="preserve">? </w:delText>
        </w:r>
      </w:del>
      <w:ins w:id="133" w:author="Daniel Ortiz-Barrientos" w:date="2020-11-08T17:03:00Z">
        <w:r w:rsidR="005D4D68">
          <w:rPr>
            <w:lang w:val="en-US"/>
          </w:rPr>
          <w:t>.</w:t>
        </w:r>
        <w:r w:rsidR="005D4D68" w:rsidRPr="00F04602">
          <w:rPr>
            <w:lang w:val="en-US"/>
          </w:rPr>
          <w:t xml:space="preserve"> </w:t>
        </w:r>
      </w:ins>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3861E7FF"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ins w:id="134" w:author="Daniel Ortiz-Barrientos" w:date="2020-11-08T17:04:00Z">
        <w:r w:rsidR="00971B31">
          <w:rPr>
            <w:lang w:val="en-US"/>
          </w:rPr>
          <w:t xml:space="preserve">phenotypic </w:t>
        </w:r>
      </w:ins>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del w:id="135" w:author="Daniel Ortiz-Barrientos" w:date="2020-11-08T17:04:00Z">
        <w:r w:rsidR="00240342" w:rsidDel="00971B31">
          <w:rPr>
            <w:lang w:val="en-US"/>
          </w:rPr>
          <w:delText>Hence,</w:delText>
        </w:r>
      </w:del>
      <w:ins w:id="136" w:author="Daniel Ortiz-Barrientos" w:date="2020-11-08T17:04:00Z">
        <w:r w:rsidR="00971B31">
          <w:rPr>
            <w:lang w:val="en-US"/>
          </w:rPr>
          <w:t>It</w:t>
        </w:r>
      </w:ins>
      <w:del w:id="137" w:author="Daniel Ortiz-Barrientos" w:date="2020-11-08T17:04:00Z">
        <w:r w:rsidR="00240342" w:rsidDel="00971B31">
          <w:rPr>
            <w:lang w:val="en-US"/>
          </w:rPr>
          <w:delText xml:space="preserve"> it</w:delText>
        </w:r>
      </w:del>
      <w:r w:rsidR="00240342">
        <w:rPr>
          <w:lang w:val="en-US"/>
        </w:rPr>
        <w:t xml:space="preserve"> is </w:t>
      </w:r>
      <w:ins w:id="138" w:author="Daniel Ortiz-Barrientos" w:date="2020-11-08T17:04:00Z">
        <w:r w:rsidR="00971B31">
          <w:rPr>
            <w:lang w:val="en-US"/>
          </w:rPr>
          <w:t xml:space="preserve">therefore </w:t>
        </w:r>
      </w:ins>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ins w:id="139" w:author="Daniel Ortiz-Barrientos" w:date="2020-11-08T17:04:00Z">
        <w:r w:rsidR="00971B31">
          <w:rPr>
            <w:lang w:val="en-US"/>
          </w:rPr>
          <w:t xml:space="preserve">, where </w:t>
        </w:r>
      </w:ins>
      <w:del w:id="140" w:author="Daniel Ortiz-Barrientos" w:date="2020-11-08T17:05:00Z">
        <w:r w:rsidR="00D8354D" w:rsidRPr="00F04602" w:rsidDel="00971B31">
          <w:rPr>
            <w:lang w:val="en-US"/>
          </w:rPr>
          <w:delText xml:space="preserve">. </w:delText>
        </w:r>
        <w:r w:rsidR="00160D91" w:rsidRPr="00F04602" w:rsidDel="00971B31">
          <w:rPr>
            <w:lang w:val="en-US"/>
          </w:rPr>
          <w:delText xml:space="preserve">It is often assumed that </w:delText>
        </w:r>
      </w:del>
      <w:r w:rsidR="00160D91" w:rsidRPr="00F04602">
        <w:rPr>
          <w:lang w:val="en-US"/>
        </w:rPr>
        <w:t xml:space="preserve">the more genetic variance a population maintains, the higher the chance of that population </w:t>
      </w:r>
      <w:del w:id="141" w:author="Daniel Ortiz-Barrientos" w:date="2020-11-08T17:34:00Z">
        <w:r w:rsidR="00160D91" w:rsidRPr="00F04602" w:rsidDel="00055111">
          <w:rPr>
            <w:lang w:val="en-US"/>
          </w:rPr>
          <w:delText xml:space="preserve">surviving </w:delText>
        </w:r>
      </w:del>
      <w:ins w:id="142" w:author="Daniel Ortiz-Barrientos" w:date="2020-11-08T17:34:00Z">
        <w:r w:rsidR="00157D8A">
          <w:rPr>
            <w:lang w:val="en-US"/>
          </w:rPr>
          <w:t>reaching a phenotypic optimal solution</w:t>
        </w:r>
        <w:r w:rsidR="00055111" w:rsidRPr="00F04602">
          <w:rPr>
            <w:lang w:val="en-US"/>
          </w:rPr>
          <w:t xml:space="preserve"> </w:t>
        </w:r>
      </w:ins>
      <w:ins w:id="143" w:author="Daniel Ortiz-Barrientos" w:date="2020-11-08T17:05:00Z">
        <w:r w:rsidR="00643C3E">
          <w:rPr>
            <w:lang w:val="en-US"/>
          </w:rPr>
          <w:t xml:space="preserve">over time </w:t>
        </w:r>
      </w:ins>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del w:id="144" w:author="Daniel Ortiz-Barrientos" w:date="2020-11-08T17:06:00Z">
        <w:r w:rsidR="00EB0171" w:rsidDel="00643C3E">
          <w:rPr>
            <w:lang w:val="en-US"/>
          </w:rPr>
          <w:delText xml:space="preserve">the </w:delText>
        </w:r>
      </w:del>
      <w:ins w:id="145" w:author="Daniel Ortiz-Barrientos" w:date="2020-11-08T17:06:00Z">
        <w:r w:rsidR="00643C3E">
          <w:rPr>
            <w:lang w:val="en-US"/>
          </w:rPr>
          <w:t xml:space="preserve">populations </w:t>
        </w:r>
      </w:ins>
      <w:r w:rsidR="00EB0171">
        <w:rPr>
          <w:lang w:val="en-US"/>
        </w:rPr>
        <w:t>respon</w:t>
      </w:r>
      <w:ins w:id="146" w:author="Daniel Ortiz-Barrientos" w:date="2020-11-08T17:06:00Z">
        <w:r w:rsidR="00643C3E">
          <w:rPr>
            <w:lang w:val="en-US"/>
          </w:rPr>
          <w:t>ding</w:t>
        </w:r>
      </w:ins>
      <w:del w:id="147" w:author="Daniel Ortiz-Barrientos" w:date="2020-11-08T17:06:00Z">
        <w:r w:rsidR="00EB0171" w:rsidDel="00643C3E">
          <w:rPr>
            <w:lang w:val="en-US"/>
          </w:rPr>
          <w:delText>se</w:delText>
        </w:r>
      </w:del>
      <w:r w:rsidR="00EB0171">
        <w:rPr>
          <w:lang w:val="en-US"/>
        </w:rPr>
        <w:t xml:space="preserve"> to selection</w:t>
      </w:r>
      <w:r w:rsidR="003D2625">
        <w:rPr>
          <w:lang w:val="en-US"/>
        </w:rPr>
        <w:t xml:space="preserve"> </w:t>
      </w:r>
      <w:commentRangeStart w:id="148"/>
      <w:r w:rsidR="00951BC2">
        <w:rPr>
          <w:lang w:val="en-US"/>
        </w:rPr>
        <w:fldChar w:fldCharType="begin"/>
      </w:r>
      <w:r w:rsidR="00951BC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951BC2">
        <w:rPr>
          <w:lang w:val="en-US"/>
        </w:rPr>
        <w:fldChar w:fldCharType="separate"/>
      </w:r>
      <w:r w:rsidR="00951BC2">
        <w:rPr>
          <w:noProof/>
          <w:lang w:val="en-US"/>
        </w:rPr>
        <w:t>(</w:t>
      </w:r>
      <w:r w:rsidR="00951BC2" w:rsidRPr="00951BC2">
        <w:rPr>
          <w:smallCaps/>
          <w:noProof/>
          <w:lang w:val="en-US"/>
        </w:rPr>
        <w:t>Barton and Charlesworth</w:t>
      </w:r>
      <w:r w:rsidR="00951BC2">
        <w:rPr>
          <w:noProof/>
          <w:lang w:val="en-US"/>
        </w:rPr>
        <w:t xml:space="preserve"> 1998)</w:t>
      </w:r>
      <w:r w:rsidR="00951BC2">
        <w:rPr>
          <w:lang w:val="en-US"/>
        </w:rPr>
        <w:fldChar w:fldCharType="end"/>
      </w:r>
      <w:commentRangeEnd w:id="148"/>
      <w:r w:rsidR="00643C3E">
        <w:rPr>
          <w:rStyle w:val="CommentReference"/>
        </w:rPr>
        <w:commentReference w:id="148"/>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ins w:id="149" w:author="Daniel Ortiz-Barrientos" w:date="2020-11-08T17:09:00Z">
        <w:r w:rsidR="00643C3E">
          <w:rPr>
            <w:lang w:val="en-US"/>
          </w:rPr>
          <w:t xml:space="preserve">In other words, </w:t>
        </w:r>
      </w:ins>
      <w:del w:id="150" w:author="Daniel Ortiz-Barrientos" w:date="2020-11-08T17:07:00Z">
        <w:r w:rsidR="0069125B" w:rsidRPr="00F04602" w:rsidDel="00643C3E">
          <w:rPr>
            <w:lang w:val="en-US"/>
          </w:rPr>
          <w:delText xml:space="preserve">In order to track a moving </w:delText>
        </w:r>
        <w:r w:rsidR="00C64158" w:rsidRPr="00F04602" w:rsidDel="00643C3E">
          <w:rPr>
            <w:lang w:val="en-US"/>
          </w:rPr>
          <w:delText xml:space="preserve">phenotypic </w:delText>
        </w:r>
        <w:r w:rsidR="0069125B" w:rsidRPr="00F04602" w:rsidDel="00643C3E">
          <w:rPr>
            <w:lang w:val="en-US"/>
          </w:rPr>
          <w:delText xml:space="preserve">optimum however, </w:delText>
        </w:r>
      </w:del>
      <w:ins w:id="151" w:author="Daniel Ortiz-Barrientos" w:date="2020-11-08T17:09:00Z">
        <w:r w:rsidR="00643C3E">
          <w:rPr>
            <w:lang w:val="en-US"/>
          </w:rPr>
          <w:t>i</w:t>
        </w:r>
      </w:ins>
      <w:del w:id="152" w:author="Daniel Ortiz-Barrientos" w:date="2020-11-08T17:07:00Z">
        <w:r w:rsidR="0069125B" w:rsidRPr="00F04602" w:rsidDel="00643C3E">
          <w:rPr>
            <w:lang w:val="en-US"/>
          </w:rPr>
          <w:delText>i</w:delText>
        </w:r>
      </w:del>
      <w:r w:rsidR="0069125B" w:rsidRPr="00F04602">
        <w:rPr>
          <w:lang w:val="en-US"/>
        </w:rPr>
        <w:t>ncreasing V</w:t>
      </w:r>
      <w:r w:rsidR="0069125B" w:rsidRPr="00F04602">
        <w:rPr>
          <w:vertAlign w:val="subscript"/>
          <w:lang w:val="en-US"/>
        </w:rPr>
        <w:t>A</w:t>
      </w:r>
      <w:r w:rsidR="0069125B" w:rsidRPr="00F04602">
        <w:rPr>
          <w:lang w:val="en-US"/>
        </w:rPr>
        <w:t xml:space="preserve"> </w:t>
      </w:r>
      <w:ins w:id="153" w:author="Daniel Ortiz-Barrientos" w:date="2020-11-08T17:07:00Z">
        <w:r w:rsidR="00643C3E">
          <w:rPr>
            <w:lang w:val="en-US"/>
          </w:rPr>
          <w:t xml:space="preserve">over time </w:t>
        </w:r>
      </w:ins>
      <w:r w:rsidR="0069125B" w:rsidRPr="00F04602">
        <w:rPr>
          <w:lang w:val="en-US"/>
        </w:rPr>
        <w:t>is generally favorable</w:t>
      </w:r>
      <w:ins w:id="154" w:author="Daniel Ortiz-Barrientos" w:date="2020-11-08T17:07:00Z">
        <w:r w:rsidR="00643C3E">
          <w:rPr>
            <w:lang w:val="en-US"/>
          </w:rPr>
          <w:t xml:space="preserve"> </w:t>
        </w:r>
        <w:r w:rsidR="00643C3E" w:rsidRPr="00F04602">
          <w:rPr>
            <w:lang w:val="en-US"/>
          </w:rPr>
          <w:t xml:space="preserve">to track a moving phenotypic optimum </w:t>
        </w:r>
      </w:ins>
      <w:del w:id="155" w:author="Daniel Ortiz-Barrientos" w:date="2020-11-08T17:07:00Z">
        <w:r w:rsidR="009238F0" w:rsidRPr="00F04602" w:rsidDel="00643C3E">
          <w:rPr>
            <w:lang w:val="en-US"/>
          </w:rPr>
          <w:delText xml:space="preserve">, </w:delText>
        </w:r>
      </w:del>
      <w:del w:id="156" w:author="Daniel Ortiz-Barrientos" w:date="2020-11-08T17:08:00Z">
        <w:r w:rsidR="009238F0" w:rsidRPr="00F04602" w:rsidDel="00643C3E">
          <w:rPr>
            <w:lang w:val="en-US"/>
          </w:rPr>
          <w:delText>as</w:delText>
        </w:r>
      </w:del>
      <w:del w:id="157" w:author="Daniel Ortiz-Barrientos" w:date="2020-11-08T17:09:00Z">
        <w:r w:rsidR="009238F0" w:rsidRPr="00F04602" w:rsidDel="00643C3E">
          <w:rPr>
            <w:lang w:val="en-US"/>
          </w:rPr>
          <w:delText xml:space="preserve"> the additional variation at time t</w:delText>
        </w:r>
      </w:del>
      <w:del w:id="158" w:author="Daniel Ortiz-Barrientos" w:date="2020-11-08T17:08:00Z">
        <w:r w:rsidR="003D2625" w:rsidDel="00643C3E">
          <w:rPr>
            <w:vertAlign w:val="subscript"/>
            <w:lang w:val="en-US"/>
          </w:rPr>
          <w:delText>1</w:delText>
        </w:r>
      </w:del>
      <w:del w:id="159" w:author="Daniel Ortiz-Barrientos" w:date="2020-11-08T17:09:00Z">
        <w:r w:rsidR="009238F0" w:rsidRPr="00F04602" w:rsidDel="00643C3E">
          <w:rPr>
            <w:lang w:val="en-US"/>
          </w:rPr>
          <w:delText xml:space="preserve"> allows populations to better track the </w:delText>
        </w:r>
        <w:r w:rsidR="00C64158" w:rsidRPr="00F04602" w:rsidDel="00643C3E">
          <w:rPr>
            <w:lang w:val="en-US"/>
          </w:rPr>
          <w:delText xml:space="preserve">phenotypic </w:delText>
        </w:r>
        <w:r w:rsidR="009238F0" w:rsidRPr="00F04602" w:rsidDel="00643C3E">
          <w:rPr>
            <w:lang w:val="en-US"/>
          </w:rPr>
          <w:delText>optimum at time t</w:delText>
        </w:r>
      </w:del>
      <w:del w:id="160" w:author="Daniel Ortiz-Barrientos" w:date="2020-11-08T17:08:00Z">
        <w:r w:rsidR="003D2625" w:rsidDel="00643C3E">
          <w:rPr>
            <w:vertAlign w:val="subscript"/>
            <w:lang w:val="en-US"/>
          </w:rPr>
          <w:delText>2</w:delText>
        </w:r>
      </w:del>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ins w:id="161" w:author="Daniel Ortiz-Barrientos" w:date="2020-11-08T17:09:00Z">
        <w:r w:rsidR="00643C3E">
          <w:rPr>
            <w:lang w:val="en-US"/>
          </w:rPr>
          <w:t xml:space="preserve">, but </w:t>
        </w:r>
      </w:ins>
      <w:del w:id="162" w:author="Daniel Ortiz-Barrientos" w:date="2020-11-08T17:09:00Z">
        <w:r w:rsidR="00BF19A3" w:rsidRPr="00F04602" w:rsidDel="00643C3E">
          <w:rPr>
            <w:lang w:val="en-US"/>
          </w:rPr>
          <w:delText xml:space="preserve">. </w:delText>
        </w:r>
        <w:r w:rsidR="0074306B" w:rsidDel="00643C3E">
          <w:rPr>
            <w:lang w:val="en-US"/>
          </w:rPr>
          <w:delText xml:space="preserve">While </w:delText>
        </w:r>
      </w:del>
      <w:r w:rsidR="0074306B">
        <w:rPr>
          <w:lang w:val="en-US"/>
        </w:rPr>
        <w:t xml:space="preserve">hovering </w:t>
      </w:r>
      <w:del w:id="163" w:author="Daniel Ortiz-Barrientos" w:date="2020-11-08T17:10:00Z">
        <w:r w:rsidR="0074306B" w:rsidDel="00643C3E">
          <w:rPr>
            <w:lang w:val="en-US"/>
          </w:rPr>
          <w:delText xml:space="preserve">at </w:delText>
        </w:r>
      </w:del>
      <w:ins w:id="164" w:author="Daniel Ortiz-Barrientos" w:date="2020-11-08T17:10:00Z">
        <w:r w:rsidR="00643C3E">
          <w:rPr>
            <w:lang w:val="en-US"/>
          </w:rPr>
          <w:t xml:space="preserve">around </w:t>
        </w:r>
      </w:ins>
      <w:r w:rsidR="0074306B">
        <w:rPr>
          <w:lang w:val="en-US"/>
        </w:rPr>
        <w:t xml:space="preserve">a stable phenotypic optimum, </w:t>
      </w:r>
      <w:ins w:id="165" w:author="Daniel Ortiz-Barrientos" w:date="2020-11-08T17:10:00Z">
        <w:r w:rsidR="00CF62CD">
          <w:rPr>
            <w:lang w:val="en-US"/>
          </w:rPr>
          <w:t xml:space="preserve">might require different levels of </w:t>
        </w:r>
      </w:ins>
      <w:ins w:id="166" w:author="Daniel Ortiz-Barrientos" w:date="2020-11-08T17:11:00Z">
        <w:r w:rsidR="00CF62CD">
          <w:rPr>
            <w:lang w:val="en-US"/>
          </w:rPr>
          <w:t>V</w:t>
        </w:r>
        <w:r w:rsidR="00CF62CD">
          <w:rPr>
            <w:vertAlign w:val="subscript"/>
            <w:lang w:val="en-US"/>
          </w:rPr>
          <w:t>A</w:t>
        </w:r>
      </w:ins>
      <w:ins w:id="167" w:author="Daniel Ortiz-Barrientos" w:date="2020-11-08T17:36:00Z">
        <w:r w:rsidR="00157D8A">
          <w:rPr>
            <w:lang w:val="en-US"/>
          </w:rPr>
          <w:t xml:space="preserve">, which ultimately result from </w:t>
        </w:r>
      </w:ins>
      <w:del w:id="168" w:author="Daniel Ortiz-Barrientos" w:date="2020-11-08T17:36:00Z">
        <w:r w:rsidR="0074306B" w:rsidDel="00157D8A">
          <w:rPr>
            <w:lang w:val="en-US"/>
          </w:rPr>
          <w:delText>q</w:delText>
        </w:r>
        <w:r w:rsidR="009238F0" w:rsidRPr="00F04602" w:rsidDel="00157D8A">
          <w:rPr>
            <w:lang w:val="en-US"/>
          </w:rPr>
          <w:delText xml:space="preserve">uantitative genetics models make an argument of </w:delText>
        </w:r>
        <w:r w:rsidR="0074306B" w:rsidDel="00157D8A">
          <w:rPr>
            <w:lang w:val="en-US"/>
          </w:rPr>
          <w:delText>populations being at</w:delText>
        </w:r>
      </w:del>
      <w:ins w:id="169" w:author="Daniel Ortiz-Barrientos" w:date="2020-11-08T17:36:00Z">
        <w:r w:rsidR="00157D8A">
          <w:rPr>
            <w:lang w:val="en-US"/>
          </w:rPr>
          <w:t>the continued input of</w:t>
        </w:r>
      </w:ins>
      <w:r w:rsidR="009238F0" w:rsidRPr="00F04602">
        <w:rPr>
          <w:lang w:val="en-US"/>
        </w:rPr>
        <w:t xml:space="preserve"> mutation</w:t>
      </w:r>
      <w:ins w:id="170" w:author="Daniel Ortiz-Barrientos" w:date="2020-11-08T17:37:00Z">
        <w:r w:rsidR="00157D8A">
          <w:rPr>
            <w:lang w:val="en-US"/>
          </w:rPr>
          <w:t xml:space="preserve">, </w:t>
        </w:r>
      </w:ins>
      <w:del w:id="171" w:author="Daniel Ortiz-Barrientos" w:date="2020-11-08T17:37:00Z">
        <w:r w:rsidR="009238F0" w:rsidRPr="00F04602" w:rsidDel="00157D8A">
          <w:rPr>
            <w:lang w:val="en-US"/>
          </w:rPr>
          <w:delText>-</w:delText>
        </w:r>
      </w:del>
      <w:r w:rsidR="009238F0" w:rsidRPr="00F04602">
        <w:rPr>
          <w:lang w:val="en-US"/>
        </w:rPr>
        <w:t>selection</w:t>
      </w:r>
      <w:ins w:id="172" w:author="Daniel Ortiz-Barrientos" w:date="2020-11-08T17:37:00Z">
        <w:r w:rsidR="00157D8A">
          <w:rPr>
            <w:lang w:val="en-US"/>
          </w:rPr>
          <w:t xml:space="preserve">, and </w:t>
        </w:r>
      </w:ins>
      <w:del w:id="173" w:author="Daniel Ortiz-Barrientos" w:date="2020-11-08T17:37:00Z">
        <w:r w:rsidR="009238F0" w:rsidRPr="00F04602" w:rsidDel="00157D8A">
          <w:rPr>
            <w:lang w:val="en-US"/>
          </w:rPr>
          <w:delText>-</w:delText>
        </w:r>
      </w:del>
      <w:r w:rsidR="009238F0" w:rsidRPr="00F04602">
        <w:rPr>
          <w:lang w:val="en-US"/>
        </w:rPr>
        <w:t xml:space="preserve">drift </w:t>
      </w:r>
      <w:del w:id="174" w:author="Daniel Ortiz-Barrientos" w:date="2020-11-08T17:37:00Z">
        <w:r w:rsidR="009238F0" w:rsidRPr="00F04602" w:rsidDel="00157D8A">
          <w:rPr>
            <w:lang w:val="en-US"/>
          </w:rPr>
          <w:delText>equilibrium</w:delText>
        </w:r>
      </w:del>
      <w:ins w:id="175" w:author="Daniel Ortiz-Barrientos" w:date="2020-11-08T17:37:00Z">
        <w:r w:rsidR="00157D8A">
          <w:rPr>
            <w:lang w:val="en-US"/>
          </w:rPr>
          <w:t xml:space="preserve">on allelic frequencies </w:t>
        </w:r>
      </w:ins>
      <w:del w:id="176" w:author="Daniel Ortiz-Barrientos" w:date="2020-11-08T17:37:00Z">
        <w:r w:rsidR="009238F0" w:rsidRPr="00F04602" w:rsidDel="00157D8A">
          <w:rPr>
            <w:lang w:val="en-US"/>
          </w:rPr>
          <w:delText xml:space="preserve">, where </w:delText>
        </w:r>
      </w:del>
      <w:del w:id="177" w:author="Daniel Ortiz-Barrientos" w:date="2020-11-08T17:10:00Z">
        <w:r w:rsidR="003F17CD" w:rsidDel="00CF62CD">
          <w:rPr>
            <w:lang w:val="en-US"/>
          </w:rPr>
          <w:delText>V</w:delText>
        </w:r>
        <w:r w:rsidR="003F17CD" w:rsidDel="00CF62CD">
          <w:rPr>
            <w:vertAlign w:val="subscript"/>
            <w:lang w:val="en-US"/>
          </w:rPr>
          <w:delText>A</w:delText>
        </w:r>
        <w:r w:rsidR="009238F0" w:rsidRPr="00F04602" w:rsidDel="00CF62CD">
          <w:rPr>
            <w:lang w:val="en-US"/>
          </w:rPr>
          <w:delText xml:space="preserve"> </w:delText>
        </w:r>
      </w:del>
      <w:del w:id="178" w:author="Daniel Ortiz-Barrientos" w:date="2020-11-08T17:37:00Z">
        <w:r w:rsidR="009238F0" w:rsidRPr="00F04602" w:rsidDel="00157D8A">
          <w:rPr>
            <w:lang w:val="en-US"/>
          </w:rPr>
          <w:delText xml:space="preserve">is maintained by these three evolutionary forces </w:delText>
        </w:r>
      </w:del>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72AD4D60"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ins w:id="179" w:author="Daniel Ortiz-Barrientos" w:date="2020-11-08T17:39:00Z">
        <w:r w:rsidR="00B0511A">
          <w:rPr>
            <w:lang w:val="en-US"/>
          </w:rPr>
          <w:t xml:space="preserve">, which arises from the contribution of many alleles of small effects on the </w:t>
        </w:r>
        <w:proofErr w:type="spellStart"/>
        <w:r w:rsidR="00B0511A">
          <w:rPr>
            <w:lang w:val="en-US"/>
          </w:rPr>
          <w:t>phrnotype</w:t>
        </w:r>
      </w:ins>
      <w:proofErr w:type="spellEnd"/>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ins w:id="180" w:author="Daniel Ortiz-Barrientos" w:date="2020-11-08T17:37:00Z">
        <w:r w:rsidR="00B0511A">
          <w:rPr>
            <w:lang w:val="en-US"/>
          </w:rPr>
          <w:t xml:space="preserve">of adaptation </w:t>
        </w:r>
      </w:ins>
      <w:ins w:id="181" w:author="Daniel Ortiz-Barrientos" w:date="2020-11-08T17:40:00Z">
        <w:r w:rsidR="00B0511A">
          <w:rPr>
            <w:lang w:val="en-US"/>
          </w:rPr>
          <w:t xml:space="preserve">is </w:t>
        </w:r>
      </w:ins>
      <w:del w:id="182" w:author="Daniel Ortiz-Barrientos" w:date="2020-11-08T17:37:00Z">
        <w:r w:rsidR="00656D53" w:rsidDel="00B0511A">
          <w:rPr>
            <w:lang w:val="en-US"/>
          </w:rPr>
          <w:delText xml:space="preserve">further </w:delText>
        </w:r>
      </w:del>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approach the optimum phenotype.</w:t>
      </w:r>
      <w:r w:rsidR="003F2CC7" w:rsidRPr="00F04602">
        <w:rPr>
          <w:lang w:val="en-US"/>
        </w:rPr>
        <w:t xml:space="preserve"> </w:t>
      </w:r>
      <w:moveFromRangeStart w:id="183" w:author="Daniel Ortiz-Barrientos" w:date="2020-11-08T17:43:00Z" w:name="move55749796"/>
      <w:moveFrom w:id="184" w:author="Daniel Ortiz-Barrientos" w:date="2020-11-08T17:43:00Z">
        <w:r w:rsidR="008E4A53" w:rsidDel="00654AA6">
          <w:rPr>
            <w:lang w:val="en-US"/>
          </w:rPr>
          <w:t xml:space="preserve">The efficacy of stabilizing selection is </w:t>
        </w:r>
        <w:r w:rsidR="00E36C86" w:rsidDel="00654AA6">
          <w:rPr>
            <w:lang w:val="en-US"/>
          </w:rPr>
          <w:t xml:space="preserve">partially </w:t>
        </w:r>
        <w:r w:rsidR="008E4A53" w:rsidDel="00654AA6">
          <w:rPr>
            <w:lang w:val="en-US"/>
          </w:rPr>
          <w:t xml:space="preserve">dependent on genetic drift, </w:t>
        </w:r>
        <w:r w:rsidR="00350A19" w:rsidDel="00654AA6">
          <w:rPr>
            <w:lang w:val="en-US"/>
          </w:rPr>
          <w:t xml:space="preserve">which </w:t>
        </w:r>
        <w:r w:rsidR="004C41C2" w:rsidDel="00654AA6">
          <w:rPr>
            <w:lang w:val="en-US"/>
          </w:rPr>
          <w:t xml:space="preserve">causes </w:t>
        </w:r>
        <w:r w:rsidR="008E4A53" w:rsidDel="00654AA6">
          <w:rPr>
            <w:lang w:val="en-US"/>
          </w:rPr>
          <w:t>s</w:t>
        </w:r>
        <w:r w:rsidR="00684A06" w:rsidRPr="00F04602" w:rsidDel="00654AA6">
          <w:rPr>
            <w:lang w:val="en-US"/>
          </w:rPr>
          <w:t xml:space="preserve">tochastic movement </w:t>
        </w:r>
        <w:r w:rsidR="004C41C2" w:rsidDel="00654AA6">
          <w:rPr>
            <w:lang w:val="en-US"/>
          </w:rPr>
          <w:t xml:space="preserve">of </w:t>
        </w:r>
        <w:r w:rsidR="00AC2F41" w:rsidDel="00654AA6">
          <w:rPr>
            <w:lang w:val="en-US"/>
          </w:rPr>
          <w:t xml:space="preserve">phenotypes </w:t>
        </w:r>
        <w:r w:rsidR="00185198" w:rsidDel="00654AA6">
          <w:rPr>
            <w:lang w:val="en-US"/>
          </w:rPr>
          <w:t>over time</w:t>
        </w:r>
        <w:r w:rsidR="00684A06" w:rsidRPr="00F04602" w:rsidDel="00654AA6">
          <w:rPr>
            <w:lang w:val="en-US"/>
          </w:rPr>
          <w:t>.</w:t>
        </w:r>
      </w:moveFrom>
      <w:moveFromRangeEnd w:id="183"/>
      <w:ins w:id="185" w:author="Daniel Ortiz-Barrientos" w:date="2020-11-08T17:38:00Z">
        <w:r w:rsidR="00B0511A">
          <w:rPr>
            <w:lang w:val="en-US"/>
          </w:rPr>
          <w:t xml:space="preserve">As such, </w:t>
        </w:r>
      </w:ins>
      <w:ins w:id="186" w:author="Daniel Ortiz-Barrientos" w:date="2020-11-08T17:40:00Z">
        <w:r w:rsidR="00596B29">
          <w:rPr>
            <w:lang w:val="en-US"/>
          </w:rPr>
          <w:t>Fisher’s models explain both the approach to the optimum, and the maintenance of the population around an optimum. However, they are simplified versions of reality th</w:t>
        </w:r>
      </w:ins>
      <w:ins w:id="187" w:author="Daniel Ortiz-Barrientos" w:date="2020-11-08T17:41:00Z">
        <w:r w:rsidR="00596B29">
          <w:rPr>
            <w:lang w:val="en-US"/>
          </w:rPr>
          <w:t xml:space="preserve">at have recently failed to explain the levels of genetic variability in natural populations, and as a consequence has led to a factory of </w:t>
        </w:r>
      </w:ins>
      <w:ins w:id="188" w:author="Daniel Ortiz-Barrientos" w:date="2020-11-08T17:42:00Z">
        <w:r w:rsidR="00596B29">
          <w:rPr>
            <w:lang w:val="en-US"/>
          </w:rPr>
          <w:t xml:space="preserve">quantitative genetic </w:t>
        </w:r>
      </w:ins>
      <w:ins w:id="189" w:author="Daniel Ortiz-Barrientos" w:date="2020-11-08T17:41:00Z">
        <w:r w:rsidR="00596B29">
          <w:rPr>
            <w:lang w:val="en-US"/>
          </w:rPr>
          <w:t>models</w:t>
        </w:r>
      </w:ins>
      <w:ins w:id="190" w:author="Daniel Ortiz-Barrientos" w:date="2020-11-08T17:42:00Z">
        <w:r w:rsidR="00596B29">
          <w:rPr>
            <w:lang w:val="en-US"/>
          </w:rPr>
          <w:t xml:space="preserve">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ins>
    </w:p>
    <w:p w14:paraId="409E62C3" w14:textId="6BFEE478" w:rsidR="009238F0" w:rsidDel="00FD60F9" w:rsidRDefault="00654AA6" w:rsidP="00FD60F9">
      <w:pPr>
        <w:spacing w:before="120" w:after="120" w:line="480" w:lineRule="auto"/>
        <w:ind w:firstLine="720"/>
        <w:rPr>
          <w:del w:id="191" w:author="Daniel Ortiz-Barrientos" w:date="2020-11-08T17:53:00Z"/>
          <w:lang w:val="en-US"/>
        </w:rPr>
      </w:pPr>
      <w:moveToRangeStart w:id="192" w:author="Daniel Ortiz-Barrientos" w:date="2020-11-08T17:43:00Z" w:name="move55749796"/>
      <w:moveTo w:id="193" w:author="Daniel Ortiz-Barrientos" w:date="2020-11-08T17:43:00Z">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moveTo>
      <w:moveToRangeEnd w:id="192"/>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ins w:id="194" w:author="Daniel Ortiz-Barrientos" w:date="2020-11-08T17:43:00Z">
        <w:r>
          <w:rPr>
            <w:lang w:val="en-US"/>
          </w:rPr>
          <w:t xml:space="preserve">is </w:t>
        </w:r>
      </w:ins>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ins w:id="195" w:author="Daniel Ortiz-Barrientos" w:date="2020-11-08T17:44:00Z">
        <w:r>
          <w:rPr>
            <w:lang w:val="en-US"/>
          </w:rPr>
          <w:t xml:space="preserve">which </w:t>
        </w:r>
      </w:ins>
      <w:r w:rsidR="004F2508">
        <w:rPr>
          <w:lang w:val="en-US"/>
        </w:rPr>
        <w:t>prevent</w:t>
      </w:r>
      <w:del w:id="196" w:author="Daniel Ortiz-Barrientos" w:date="2020-11-08T17:44:00Z">
        <w:r w:rsidR="004F2508" w:rsidDel="00654AA6">
          <w:rPr>
            <w:lang w:val="en-US"/>
          </w:rPr>
          <w:delText>ing</w:delText>
        </w:r>
      </w:del>
      <w:r w:rsidR="004F2508">
        <w:rPr>
          <w:lang w:val="en-US"/>
        </w:rPr>
        <w:t xml:space="preserve">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ins w:id="197" w:author="Daniel Ortiz-Barrientos" w:date="2020-11-08T17:44:00Z">
        <w:r w:rsidR="00506A3F">
          <w:rPr>
            <w:lang w:val="en-US"/>
          </w:rPr>
          <w:t xml:space="preserve">the continuous influx of new </w:t>
        </w:r>
      </w:ins>
      <w:r w:rsidR="00697E6D" w:rsidRPr="00F04602">
        <w:rPr>
          <w:lang w:val="en-US"/>
        </w:rPr>
        <w:t>mutation</w:t>
      </w:r>
      <w:ins w:id="198" w:author="Daniel Ortiz-Barrientos" w:date="2020-11-08T17:44:00Z">
        <w:r w:rsidR="00506A3F">
          <w:rPr>
            <w:lang w:val="en-US"/>
          </w:rPr>
          <w:t>s</w:t>
        </w:r>
      </w:ins>
      <w:r w:rsidR="00697E6D" w:rsidRPr="00F04602">
        <w:rPr>
          <w:lang w:val="en-US"/>
        </w:rPr>
        <w:t xml:space="preserve"> </w:t>
      </w:r>
      <w:ins w:id="199" w:author="Daniel Ortiz-Barrientos" w:date="2020-11-08T17:54:00Z">
        <w:r w:rsidR="00FD60F9">
          <w:rPr>
            <w:lang w:val="en-US"/>
          </w:rPr>
          <w:t xml:space="preserve">and genotypes </w:t>
        </w:r>
      </w:ins>
      <w:r w:rsidR="00697E6D" w:rsidRPr="00F04602">
        <w:rPr>
          <w:lang w:val="en-US"/>
        </w:rPr>
        <w:t>to achieve adaptation.</w:t>
      </w:r>
    </w:p>
    <w:p w14:paraId="4B9D5DDB" w14:textId="77777777" w:rsidR="00FD60F9" w:rsidRPr="00F04602" w:rsidRDefault="00FD60F9" w:rsidP="009238F0">
      <w:pPr>
        <w:spacing w:before="120" w:after="120" w:line="480" w:lineRule="auto"/>
        <w:ind w:firstLine="720"/>
        <w:rPr>
          <w:ins w:id="200" w:author="Daniel Ortiz-Barrientos" w:date="2020-11-08T17:53:00Z"/>
          <w:lang w:val="en-US"/>
        </w:rPr>
      </w:pPr>
    </w:p>
    <w:p w14:paraId="4DDD5005" w14:textId="2E589FCC" w:rsidR="00C366DF" w:rsidDel="00FD60F9" w:rsidRDefault="0009002F" w:rsidP="00AE1692">
      <w:pPr>
        <w:spacing w:before="120" w:after="120" w:line="480" w:lineRule="auto"/>
        <w:ind w:firstLine="720"/>
        <w:rPr>
          <w:del w:id="201" w:author="Daniel Ortiz-Barrientos" w:date="2020-11-08T17:48:00Z"/>
          <w:lang w:val="en-US"/>
        </w:rPr>
        <w:pPrChange w:id="202" w:author="Daniel Ortiz-Barrientos" w:date="2020-11-08T17:55:00Z">
          <w:pPr>
            <w:spacing w:before="120" w:after="120" w:line="480" w:lineRule="auto"/>
          </w:pPr>
        </w:pPrChange>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 </w:instrText>
      </w:r>
      <w:r w:rsidR="000B099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EN.CITE.DATA </w:instrText>
      </w:r>
      <w:r w:rsidR="000B0992">
        <w:rPr>
          <w:lang w:val="en-US"/>
        </w:rPr>
      </w:r>
      <w:r w:rsidR="000B0992">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ins w:id="203" w:author="Daniel Ortiz-Barrientos" w:date="2020-11-08T17:45:00Z">
        <w:r w:rsidR="00506A3F">
          <w:rPr>
            <w:lang w:val="en-US"/>
          </w:rPr>
          <w:t xml:space="preserve">likely to be </w:t>
        </w:r>
      </w:ins>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ins w:id="204" w:author="Daniel Ortiz-Barrientos" w:date="2020-11-08T17:55:00Z">
        <w:r w:rsidR="00E633AF">
          <w:rPr>
            <w:lang w:val="en-US"/>
          </w:rPr>
          <w:t>, particularly in regions of</w:t>
        </w:r>
      </w:ins>
      <w:ins w:id="205" w:author="Daniel Ortiz-Barrientos" w:date="2020-11-08T17:56:00Z">
        <w:r w:rsidR="00E633AF">
          <w:rPr>
            <w:lang w:val="en-US"/>
          </w:rPr>
          <w:t xml:space="preserve"> low recombination</w:t>
        </w:r>
        <w:r w:rsidR="00F02297">
          <w:rPr>
            <w:lang w:val="en-US"/>
          </w:rPr>
          <w:t xml:space="preserve">, where </w:t>
        </w:r>
      </w:ins>
      <w:del w:id="206" w:author="Daniel Ortiz-Barrientos" w:date="2020-11-08T17:56:00Z">
        <w:r w:rsidR="00D135BA" w:rsidRPr="00F04602" w:rsidDel="00F02297">
          <w:rPr>
            <w:lang w:val="en-US"/>
          </w:rPr>
          <w:delText xml:space="preserve">. </w:delText>
        </w:r>
      </w:del>
      <w:moveToRangeStart w:id="207" w:author="Daniel Ortiz-Barrientos" w:date="2020-11-08T17:49:00Z" w:name="move55750157"/>
      <w:moveTo w:id="208" w:author="Daniel Ortiz-Barrientos" w:date="2020-11-08T17:49:00Z">
        <w:del w:id="209" w:author="Daniel Ortiz-Barrientos" w:date="2020-11-08T17:56:00Z">
          <w:r w:rsidR="007A0610" w:rsidDel="00F02297">
            <w:rPr>
              <w:lang w:val="en-US"/>
            </w:rPr>
            <w:delText>This phenomenon</w:delText>
          </w:r>
          <w:r w:rsidR="007A0610" w:rsidRPr="00F04602" w:rsidDel="00F02297">
            <w:rPr>
              <w:lang w:val="en-US"/>
            </w:rPr>
            <w:delText xml:space="preserve"> is known as </w:delText>
          </w:r>
          <w:r w:rsidR="007A0610" w:rsidDel="00F02297">
            <w:rPr>
              <w:lang w:val="en-US"/>
            </w:rPr>
            <w:delText xml:space="preserve">the </w:delText>
          </w:r>
        </w:del>
        <w:r w:rsidR="007A0610" w:rsidRPr="00F04602">
          <w:rPr>
            <w:lang w:val="en-US"/>
          </w:rPr>
          <w:t>Hill-Robertson effect</w:t>
        </w:r>
      </w:moveTo>
      <w:ins w:id="210" w:author="Daniel Ortiz-Barrientos" w:date="2020-11-08T17:56:00Z">
        <w:r w:rsidR="00F02297">
          <w:rPr>
            <w:lang w:val="en-US"/>
          </w:rPr>
          <w:t>s</w:t>
        </w:r>
      </w:ins>
      <w:moveTo w:id="211" w:author="Daniel Ortiz-Barrientos" w:date="2020-11-08T17:49:00Z">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moveTo>
      <w:ins w:id="212" w:author="Daniel Ortiz-Barrientos" w:date="2020-11-08T17:56:00Z">
        <w:r w:rsidR="00F02297">
          <w:rPr>
            <w:lang w:val="en-US"/>
          </w:rPr>
          <w:t xml:space="preserve"> are pronounced</w:t>
        </w:r>
      </w:ins>
      <w:ins w:id="213" w:author="Daniel Ortiz-Barrientos" w:date="2020-11-08T17:49:00Z">
        <w:r w:rsidR="007A0610">
          <w:rPr>
            <w:lang w:val="en-US"/>
          </w:rPr>
          <w:t xml:space="preserve"> and </w:t>
        </w:r>
      </w:ins>
      <w:moveTo w:id="214" w:author="Daniel Ortiz-Barrientos" w:date="2020-11-08T17:49:00Z">
        <w:del w:id="215" w:author="Daniel Ortiz-Barrientos" w:date="2020-11-08T17:49:00Z">
          <w:r w:rsidR="007A0610" w:rsidRPr="00F04602" w:rsidDel="007A0610">
            <w:rPr>
              <w:lang w:val="en-US"/>
            </w:rPr>
            <w:delText xml:space="preserve">. </w:delText>
          </w:r>
          <w:r w:rsidR="007A0610" w:rsidDel="007A0610">
            <w:rPr>
              <w:lang w:val="en-US"/>
            </w:rPr>
            <w:delText>R</w:delText>
          </w:r>
        </w:del>
      </w:moveTo>
      <w:ins w:id="216" w:author="Daniel Ortiz-Barrientos" w:date="2020-11-08T17:49:00Z">
        <w:r w:rsidR="007A0610">
          <w:rPr>
            <w:lang w:val="en-US"/>
          </w:rPr>
          <w:t>r</w:t>
        </w:r>
      </w:ins>
      <w:moveTo w:id="217" w:author="Daniel Ortiz-Barrientos" w:date="2020-11-08T17:49:00Z">
        <w:r w:rsidR="007A0610" w:rsidRPr="00F04602">
          <w:rPr>
            <w:lang w:val="en-US"/>
          </w:rPr>
          <w:t>ecombination is necessary</w:t>
        </w:r>
        <w:r w:rsidR="007A0610">
          <w:rPr>
            <w:lang w:val="en-US"/>
          </w:rPr>
          <w:t xml:space="preserve"> to </w:t>
        </w:r>
        <w:del w:id="218" w:author="Daniel Ortiz-Barrientos" w:date="2020-11-08T17:49:00Z">
          <w:r w:rsidR="007A0610" w:rsidDel="007A0610">
            <w:rPr>
              <w:lang w:val="en-US"/>
            </w:rPr>
            <w:delText>reduce Hill-Robertson effects, separating</w:delText>
          </w:r>
        </w:del>
      </w:moveTo>
      <w:ins w:id="219" w:author="Daniel Ortiz-Barrientos" w:date="2020-11-08T17:49:00Z">
        <w:r w:rsidR="007A0610">
          <w:rPr>
            <w:lang w:val="en-US"/>
          </w:rPr>
          <w:t>separate</w:t>
        </w:r>
      </w:ins>
      <w:moveTo w:id="220" w:author="Daniel Ortiz-Barrientos" w:date="2020-11-08T17:49:00Z">
        <w:r w:rsidR="007A0610">
          <w:rPr>
            <w:lang w:val="en-US"/>
          </w:rPr>
          <w:t xml:space="preserve"> beneficial alleles from their deleterious</w:t>
        </w:r>
      </w:moveTo>
      <w:ins w:id="221" w:author="Daniel Ortiz-Barrientos" w:date="2020-11-08T17:57:00Z">
        <w:r w:rsidR="00F02297">
          <w:rPr>
            <w:lang w:val="en-US"/>
          </w:rPr>
          <w:t xml:space="preserve"> genetic</w:t>
        </w:r>
      </w:ins>
      <w:moveTo w:id="222" w:author="Daniel Ortiz-Barrientos" w:date="2020-11-08T17:49:00Z">
        <w:r w:rsidR="007A0610">
          <w:rPr>
            <w:lang w:val="en-US"/>
          </w:rPr>
          <w:t xml:space="preserve"> background</w:t>
        </w:r>
        <w:r w:rsidR="007A0610" w:rsidRPr="00F04602">
          <w:rPr>
            <w:lang w:val="en-US"/>
          </w:rPr>
          <w:t xml:space="preserve"> </w:t>
        </w:r>
        <w:r w:rsidR="007A0610" w:rsidRPr="00F04602">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7A0610" w:rsidRPr="00F04602">
          <w:rPr>
            <w:lang w:val="en-US"/>
          </w:rPr>
          <w:instrText xml:space="preserve"> ADDIN EN.CITE </w:instrText>
        </w:r>
        <w:r w:rsidR="007A0610" w:rsidRPr="00F04602">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7A0610" w:rsidRPr="00F04602">
          <w:rPr>
            <w:lang w:val="en-US"/>
          </w:rPr>
          <w:instrText xml:space="preserve"> ADDIN EN.CITE.DATA </w:instrText>
        </w:r>
        <w:r w:rsidR="007A0610" w:rsidRPr="00F04602">
          <w:rPr>
            <w:lang w:val="en-US"/>
          </w:rPr>
        </w:r>
        <w:r w:rsidR="007A0610" w:rsidRPr="00F04602">
          <w:rPr>
            <w:lang w:val="en-US"/>
          </w:rPr>
          <w:fldChar w:fldCharType="end"/>
        </w:r>
        <w:r w:rsidR="007A0610" w:rsidRPr="00F04602">
          <w:rPr>
            <w:lang w:val="en-US"/>
          </w:rPr>
        </w:r>
        <w:r w:rsidR="007A0610" w:rsidRPr="00F04602">
          <w:rPr>
            <w:lang w:val="en-US"/>
          </w:rPr>
          <w:fldChar w:fldCharType="separate"/>
        </w:r>
        <w:r w:rsidR="007A0610" w:rsidRPr="00F04602">
          <w:rPr>
            <w:noProof/>
            <w:lang w:val="en-US"/>
          </w:rPr>
          <w:t>(</w:t>
        </w:r>
        <w:r w:rsidR="007A0610" w:rsidRPr="00F04602">
          <w:rPr>
            <w:smallCaps/>
            <w:noProof/>
            <w:lang w:val="en-US"/>
          </w:rPr>
          <w:t>Otto</w:t>
        </w:r>
        <w:r w:rsidR="007A0610" w:rsidRPr="00F04602">
          <w:rPr>
            <w:noProof/>
            <w:lang w:val="en-US"/>
          </w:rPr>
          <w:t xml:space="preserve"> 2009; </w:t>
        </w:r>
        <w:r w:rsidR="007A0610" w:rsidRPr="00F04602">
          <w:rPr>
            <w:smallCaps/>
            <w:noProof/>
            <w:lang w:val="en-US"/>
          </w:rPr>
          <w:t>Ortiz-Barrientos</w:t>
        </w:r>
        <w:r w:rsidR="007A0610" w:rsidRPr="00F04602">
          <w:rPr>
            <w:i/>
            <w:noProof/>
            <w:lang w:val="en-US"/>
          </w:rPr>
          <w:t xml:space="preserve"> et al.</w:t>
        </w:r>
        <w:r w:rsidR="007A0610" w:rsidRPr="00F04602">
          <w:rPr>
            <w:noProof/>
            <w:lang w:val="en-US"/>
          </w:rPr>
          <w:t xml:space="preserve"> 2016)</w:t>
        </w:r>
        <w:r w:rsidR="007A0610" w:rsidRPr="00F04602">
          <w:rPr>
            <w:lang w:val="en-US"/>
          </w:rPr>
          <w:fldChar w:fldCharType="end"/>
        </w:r>
        <w:r w:rsidR="007A0610" w:rsidRPr="00F04602">
          <w:rPr>
            <w:lang w:val="en-US"/>
          </w:rPr>
          <w:t>.</w:t>
        </w:r>
      </w:moveTo>
      <w:ins w:id="223" w:author="Daniel Ortiz-Barrientos" w:date="2020-11-08T17:58:00Z">
        <w:r w:rsidR="00304074" w:rsidRPr="00304074">
          <w:rPr>
            <w:lang w:val="en-US"/>
          </w:rPr>
          <w:t xml:space="preserve"> </w:t>
        </w:r>
      </w:ins>
      <w:moveTo w:id="224" w:author="Daniel Ortiz-Barrientos" w:date="2020-11-08T17:49:00Z">
        <w:del w:id="225" w:author="Daniel Ortiz-Barrientos" w:date="2020-11-08T17:55:00Z">
          <w:r w:rsidR="007A0610" w:rsidRPr="00F04602" w:rsidDel="00AE1692">
            <w:rPr>
              <w:lang w:val="en-US"/>
            </w:rPr>
            <w:delText xml:space="preserve"> </w:delText>
          </w:r>
        </w:del>
        <w:del w:id="226" w:author="Daniel Ortiz-Barrientos" w:date="2020-11-08T17:50:00Z">
          <w:r w:rsidR="007A0610" w:rsidRPr="00F04602" w:rsidDel="007A0610">
            <w:rPr>
              <w:lang w:val="en-US"/>
            </w:rPr>
            <w:delText xml:space="preserve">Hence, increased recombination </w:delText>
          </w:r>
          <w:r w:rsidR="007A0610" w:rsidRPr="00F04602" w:rsidDel="007A0610">
            <w:rPr>
              <w:lang w:val="en-US"/>
            </w:rPr>
            <w:fldChar w:fldCharType="begin"/>
          </w:r>
          <w:r w:rsidR="007A0610" w:rsidRPr="00F04602" w:rsidDel="007A0610">
            <w:rPr>
              <w:lang w:val="en-US"/>
            </w:rPr>
            <w:delInstrText xml:space="preserve"> ADDIN EN.CITE &lt;EndNote&gt;&lt;Cite&gt;&lt;Author&gt;Nei&lt;/Author&gt;&lt;Year&gt;1967&lt;/Year&gt;&lt;RecNum&gt;67&lt;/RecNum&gt;&lt;DisplayText&gt;(&lt;style face="smallcaps"&gt;Nei&lt;/style&gt; 1967)&lt;/DisplayText&gt;&lt;record&gt;&lt;rec-number&gt;67&lt;/rec-number&gt;&lt;foreign-keys&gt;&lt;key app="EN" db-id="5ppvfvtxcxr5xnew0zqvex91vs0vv2wxd90d" timestamp="1584937031"&gt;67&lt;/key&gt;&lt;/foreign-keys&gt;&lt;ref-type name="Journal Article"&gt;17&lt;/ref-type&gt;&lt;contributors&gt;&lt;authors&gt;&lt;author&gt;Nei, M.&lt;/author&gt;&lt;/authors&gt;&lt;/contributors&gt;&lt;titles&gt;&lt;title&gt;Modification of Linkage Intensity by Natural Selec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625-641&lt;/pages&gt;&lt;volume&gt;57&lt;/volume&gt;&lt;number&gt;3&lt;/number&gt;&lt;dates&gt;&lt;year&gt;1967&lt;/year&gt;&lt;/dates&gt;&lt;isbn&gt;0016-6731&lt;/isbn&gt;&lt;accession-num&gt;WOS:A1967A188700012&lt;/accession-num&gt;&lt;urls&gt;&lt;related-urls&gt;&lt;url&gt;&amp;lt;Go to ISI&amp;gt;://WOS:A1967A188700012&lt;/url&gt;&lt;/related-urls&gt;&lt;/urls&gt;&lt;language&gt;English&lt;/language&gt;&lt;/record&gt;&lt;/Cite&gt;&lt;/EndNote&gt;</w:delInstrText>
          </w:r>
          <w:r w:rsidR="007A0610" w:rsidRPr="00F04602" w:rsidDel="007A0610">
            <w:rPr>
              <w:lang w:val="en-US"/>
            </w:rPr>
            <w:fldChar w:fldCharType="separate"/>
          </w:r>
          <w:r w:rsidR="007A0610" w:rsidRPr="00F04602" w:rsidDel="007A0610">
            <w:rPr>
              <w:noProof/>
              <w:lang w:val="en-US"/>
            </w:rPr>
            <w:delText>(</w:delText>
          </w:r>
          <w:r w:rsidR="007A0610" w:rsidRPr="00F04602" w:rsidDel="007A0610">
            <w:rPr>
              <w:smallCaps/>
              <w:noProof/>
              <w:lang w:val="en-US"/>
            </w:rPr>
            <w:delText>Nei</w:delText>
          </w:r>
          <w:r w:rsidR="007A0610" w:rsidRPr="00F04602" w:rsidDel="007A0610">
            <w:rPr>
              <w:noProof/>
              <w:lang w:val="en-US"/>
            </w:rPr>
            <w:delText xml:space="preserve"> 1967)</w:delText>
          </w:r>
          <w:r w:rsidR="007A0610" w:rsidRPr="00F04602" w:rsidDel="007A0610">
            <w:rPr>
              <w:lang w:val="en-US"/>
            </w:rPr>
            <w:fldChar w:fldCharType="end"/>
          </w:r>
          <w:r w:rsidR="007A0610" w:rsidRPr="00F04602" w:rsidDel="007A0610">
            <w:rPr>
              <w:lang w:val="en-US"/>
            </w:rPr>
            <w:delText xml:space="preserve"> might be </w:delText>
          </w:r>
          <w:r w:rsidR="007A0610" w:rsidDel="007A0610">
            <w:rPr>
              <w:lang w:val="en-US"/>
            </w:rPr>
            <w:delText>beneficial</w:delText>
          </w:r>
          <w:r w:rsidR="007A0610" w:rsidRPr="00F04602" w:rsidDel="007A0610">
            <w:rPr>
              <w:lang w:val="en-US"/>
            </w:rPr>
            <w:delText xml:space="preserve"> </w:delText>
          </w:r>
          <w:r w:rsidR="007A0610" w:rsidDel="007A0610">
            <w:rPr>
              <w:lang w:val="en-US"/>
            </w:rPr>
            <w:delText>under high mutation rates</w:delText>
          </w:r>
          <w:r w:rsidR="007A0610" w:rsidRPr="00F04602" w:rsidDel="007A0610">
            <w:rPr>
              <w:lang w:val="en-US"/>
            </w:rPr>
            <w:delText xml:space="preserve">. </w:delText>
          </w:r>
        </w:del>
      </w:moveTo>
      <w:moveToRangeEnd w:id="207"/>
      <w:del w:id="227" w:author="Daniel Ortiz-Barrientos" w:date="2020-11-08T17:58:00Z">
        <w:r w:rsidR="00144A71" w:rsidRPr="00F04602" w:rsidDel="00304074">
          <w:rPr>
            <w:lang w:val="en-US"/>
          </w:rPr>
          <w:delText>However</w:delText>
        </w:r>
      </w:del>
      <w:ins w:id="228" w:author="Daniel Ortiz-Barrientos" w:date="2020-11-08T17:58:00Z">
        <w:r w:rsidR="00304074">
          <w:rPr>
            <w:lang w:val="en-US"/>
          </w:rPr>
          <w:t>Thus, although mutation needs to be keep at bay</w:t>
        </w:r>
      </w:ins>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ins w:id="229" w:author="Daniel Ortiz-Barrientos" w:date="2020-11-08T17:51:00Z">
        <w:r w:rsidR="007A0610">
          <w:rPr>
            <w:lang w:val="en-US"/>
          </w:rPr>
          <w:t>,</w:t>
        </w:r>
      </w:ins>
      <w:ins w:id="230" w:author="Daniel Ortiz-Barrientos" w:date="2020-11-08T17:59:00Z">
        <w:r w:rsidR="00304074">
          <w:rPr>
            <w:lang w:val="en-US"/>
          </w:rPr>
          <w:t xml:space="preserve"> implying </w:t>
        </w:r>
      </w:ins>
      <w:ins w:id="231" w:author="Daniel Ortiz-Barrientos" w:date="2020-11-08T17:51:00Z">
        <w:r w:rsidR="007A0610">
          <w:rPr>
            <w:lang w:val="en-US"/>
          </w:rPr>
          <w:t>a direct connection between the parameters of transmission</w:t>
        </w:r>
      </w:ins>
      <w:ins w:id="232" w:author="Daniel Ortiz-Barrientos" w:date="2020-11-08T17:52:00Z">
        <w:r w:rsidR="00FD60F9">
          <w:rPr>
            <w:lang w:val="en-US"/>
          </w:rPr>
          <w:t xml:space="preserve"> </w:t>
        </w:r>
      </w:ins>
      <w:ins w:id="233" w:author="Daniel Ortiz-Barrientos" w:date="2020-11-08T17:59:00Z">
        <w:r w:rsidR="00304074">
          <w:rPr>
            <w:lang w:val="en-US"/>
          </w:rPr>
          <w:t>during the</w:t>
        </w:r>
      </w:ins>
      <w:ins w:id="234" w:author="Daniel Ortiz-Barrientos" w:date="2020-11-08T17:52:00Z">
        <w:r w:rsidR="00FD60F9">
          <w:rPr>
            <w:lang w:val="en-US"/>
          </w:rPr>
          <w:t xml:space="preserve"> </w:t>
        </w:r>
      </w:ins>
      <w:ins w:id="235" w:author="Daniel Ortiz-Barrientos" w:date="2020-11-08T17:59:00Z">
        <w:r w:rsidR="00304074">
          <w:rPr>
            <w:lang w:val="en-US"/>
          </w:rPr>
          <w:t>origins</w:t>
        </w:r>
      </w:ins>
      <w:ins w:id="236" w:author="Daniel Ortiz-Barrientos" w:date="2020-11-08T17:52:00Z">
        <w:r w:rsidR="00FD60F9">
          <w:rPr>
            <w:lang w:val="en-US"/>
          </w:rPr>
          <w:t xml:space="preserve"> and </w:t>
        </w:r>
      </w:ins>
      <w:ins w:id="237" w:author="Daniel Ortiz-Barrientos" w:date="2020-11-08T18:00:00Z">
        <w:r w:rsidR="00304074">
          <w:rPr>
            <w:lang w:val="en-US"/>
          </w:rPr>
          <w:t>maintenance of adaptation</w:t>
        </w:r>
      </w:ins>
      <w:ins w:id="238" w:author="Daniel Ortiz-Barrientos" w:date="2020-11-08T17:52:00Z">
        <w:r w:rsidR="00FD60F9">
          <w:rPr>
            <w:lang w:val="en-US"/>
          </w:rPr>
          <w:t xml:space="preserve"> them over long periods of time</w:t>
        </w:r>
      </w:ins>
      <w:r w:rsidR="00144A71" w:rsidRPr="00F04602">
        <w:rPr>
          <w:lang w:val="en-US"/>
        </w:rPr>
        <w:t xml:space="preserve">. </w:t>
      </w:r>
      <w:del w:id="239" w:author="Daniel Ortiz-Barrientos" w:date="2020-11-08T17:48:00Z">
        <w:r w:rsidR="00AA5F2E" w:rsidDel="007A0610">
          <w:rPr>
            <w:lang w:val="en-US"/>
          </w:rPr>
          <w:delText>Evidence</w:delText>
        </w:r>
        <w:r w:rsidR="00D135BA" w:rsidRPr="00F04602" w:rsidDel="007A0610">
          <w:rPr>
            <w:lang w:val="en-US"/>
          </w:rPr>
          <w:delText xml:space="preserve"> for </w:delText>
        </w:r>
        <w:r w:rsidR="00C76857" w:rsidDel="007A0610">
          <w:rPr>
            <w:lang w:val="en-US"/>
          </w:rPr>
          <w:delText>the evolution of</w:delText>
        </w:r>
        <w:r w:rsidR="00D135BA" w:rsidRPr="00F04602" w:rsidDel="007A0610">
          <w:rPr>
            <w:lang w:val="en-US"/>
          </w:rPr>
          <w:delText xml:space="preserve"> higher mutation rates </w:delText>
        </w:r>
      </w:del>
      <w:del w:id="240" w:author="Daniel Ortiz-Barrientos" w:date="2020-11-08T17:46:00Z">
        <w:r w:rsidR="001D0654" w:rsidDel="00506A3F">
          <w:rPr>
            <w:lang w:val="en-US"/>
          </w:rPr>
          <w:delText>is unclear</w:delText>
        </w:r>
        <w:r w:rsidR="00D135BA" w:rsidRPr="00F04602" w:rsidDel="00506A3F">
          <w:rPr>
            <w:lang w:val="en-US"/>
          </w:rPr>
          <w:delText xml:space="preserve">: </w:delText>
        </w:r>
        <w:r w:rsidR="00363F92" w:rsidRPr="00F04602" w:rsidDel="00506A3F">
          <w:rPr>
            <w:lang w:val="en-US"/>
          </w:rPr>
          <w:delText xml:space="preserve">under </w:delText>
        </w:r>
      </w:del>
      <w:del w:id="241" w:author="Daniel Ortiz-Barrientos" w:date="2020-11-08T17:48:00Z">
        <w:r w:rsidR="009F08E1" w:rsidDel="007A0610">
          <w:rPr>
            <w:lang w:val="en-US"/>
          </w:rPr>
          <w:delText>heterogeneous</w:delText>
        </w:r>
        <w:r w:rsidR="00363F92" w:rsidRPr="00F04602" w:rsidDel="007A0610">
          <w:rPr>
            <w:lang w:val="en-US"/>
          </w:rPr>
          <w:delText xml:space="preserve"> environments</w:delText>
        </w:r>
      </w:del>
      <w:del w:id="242" w:author="Daniel Ortiz-Barrientos" w:date="2020-11-08T17:46:00Z">
        <w:r w:rsidR="00363F92" w:rsidRPr="00F04602" w:rsidDel="00506A3F">
          <w:rPr>
            <w:lang w:val="en-US"/>
          </w:rPr>
          <w:delText>, mutator phenotypes in bacteria have been favored</w:delText>
        </w:r>
        <w:r w:rsidR="007D0795" w:rsidDel="00506A3F">
          <w:rPr>
            <w:lang w:val="en-US"/>
          </w:rPr>
          <w:delText xml:space="preserve"> </w:delText>
        </w:r>
      </w:del>
      <w:del w:id="243" w:author="Daniel Ortiz-Barrientos" w:date="2020-11-08T17:48:00Z">
        <w:r w:rsidR="00C47D77" w:rsidRPr="00F04602" w:rsidDel="007A0610">
          <w:rPr>
            <w:lang w:val="en-US"/>
          </w:rPr>
          <w:fldChar w:fldCharType="begin"/>
        </w:r>
        <w:r w:rsidR="00C47D77" w:rsidRPr="00F04602" w:rsidDel="007A0610">
          <w:rPr>
            <w:lang w:val="en-US"/>
          </w:rPr>
          <w:delInstrText xml:space="preserve"> ADDIN EN.CITE &lt;EndNote&gt;&lt;Cite&gt;&lt;Author&gt;Denamur&lt;/Author&gt;&lt;Year&gt;2006&lt;/Year&gt;&lt;RecNum&gt;594&lt;/RecNum&gt;&lt;DisplayText&gt;(&lt;style face="smallcaps"&gt;Denamur and Matic&lt;/style&gt; 2006)&lt;/DisplayText&gt;&lt;record&gt;&lt;rec-number&gt;594&lt;/rec-number&gt;&lt;foreign-keys&gt;&lt;key app="EN" db-id="5ppvfvtxcxr5xnew0zqvex91vs0vv2wxd90d" timestamp="1604559663"&gt;594&lt;/key&gt;&lt;/foreign-keys&gt;&lt;ref-type name="Journal Article"&gt;17&lt;/ref-type&gt;&lt;contributors&gt;&lt;authors&gt;&lt;author&gt;Denamur, E.&lt;/author&gt;&lt;author&gt;Matic, I.&lt;/author&gt;&lt;/authors&gt;&lt;/contributors&gt;&lt;auth-address&gt;Univ Paris 05, Fac Med, INSERM, U571, F-75015 Paris, France&amp;#xD;Univ Paris 07, Fac Med, INSERM, U722, F-75018 Paris, France&lt;/auth-address&gt;&lt;titles&gt;&lt;title&gt;Evolution of mutation rates in bacteria&lt;/title&gt;&lt;secondary-title&gt;Molecular Microbiology&lt;/secondary-title&gt;&lt;alt-title&gt;Mol Microbiol&lt;/alt-title&gt;&lt;/titles&gt;&lt;alt-periodical&gt;&lt;full-title&gt;Mol Microbiol&lt;/full-title&gt;&lt;/alt-periodical&gt;&lt;pages&gt;820-827&lt;/pages&gt;&lt;volume&gt;60&lt;/volume&gt;&lt;number&gt;4&lt;/number&gt;&lt;keywords&gt;&lt;keyword&gt;hypermutable pseudomonas-aeruginosa&lt;/keyword&gt;&lt;keyword&gt;uropathogenic escherichia-coli&lt;/keyword&gt;&lt;keyword&gt;DNA mismatch repair&lt;/keyword&gt;&lt;keyword&gt;antibiotic-resistance&lt;/keyword&gt;&lt;keyword&gt;antimicrobial resistance&lt;/keyword&gt;&lt;keyword&gt;haemophilus-influenzae&lt;/keyword&gt;&lt;keyword&gt;salmonella-typhimurium&lt;/keyword&gt;&lt;keyword&gt;high-frequency&lt;/keyword&gt;&lt;keyword&gt;mutators&lt;/keyword&gt;&lt;keyword&gt;populations&lt;/keyword&gt;&lt;/keywords&gt;&lt;dates&gt;&lt;year&gt;2006&lt;/year&gt;&lt;pub-dates&gt;&lt;date&gt;May&lt;/date&gt;&lt;/pub-dates&gt;&lt;/dates&gt;&lt;isbn&gt;0950-382x&lt;/isbn&gt;&lt;accession-num&gt;WOS:000237297800002&lt;/accession-num&gt;&lt;urls&gt;&lt;related-urls&gt;&lt;url&gt;&amp;lt;Go to ISI&amp;gt;://WOS:000237297800002&lt;/url&gt;&lt;/related-urls&gt;&lt;/urls&gt;&lt;electronic-resource-num&gt;10.1111/j.1365-2958.2006.05150.x&lt;/electronic-resource-num&gt;&lt;language&gt;English&lt;/language&gt;&lt;/record&gt;&lt;/Cite&gt;&lt;/EndNote&gt;</w:delInstrText>
        </w:r>
        <w:r w:rsidR="00C47D77" w:rsidRPr="00F04602" w:rsidDel="007A0610">
          <w:rPr>
            <w:lang w:val="en-US"/>
          </w:rPr>
          <w:fldChar w:fldCharType="separate"/>
        </w:r>
        <w:r w:rsidR="00C47D77" w:rsidRPr="00F04602" w:rsidDel="007A0610">
          <w:rPr>
            <w:noProof/>
            <w:lang w:val="en-US"/>
          </w:rPr>
          <w:delText>(</w:delText>
        </w:r>
        <w:r w:rsidR="00C47D77" w:rsidRPr="00F04602" w:rsidDel="007A0610">
          <w:rPr>
            <w:smallCaps/>
            <w:noProof/>
            <w:lang w:val="en-US"/>
          </w:rPr>
          <w:delText>Denamur and Matic</w:delText>
        </w:r>
        <w:r w:rsidR="00C47D77" w:rsidRPr="00F04602" w:rsidDel="007A0610">
          <w:rPr>
            <w:noProof/>
            <w:lang w:val="en-US"/>
          </w:rPr>
          <w:delText xml:space="preserve"> 2006)</w:delText>
        </w:r>
        <w:r w:rsidR="00C47D77" w:rsidRPr="00F04602" w:rsidDel="007A0610">
          <w:rPr>
            <w:lang w:val="en-US"/>
          </w:rPr>
          <w:fldChar w:fldCharType="end"/>
        </w:r>
      </w:del>
      <w:del w:id="244" w:author="Daniel Ortiz-Barrientos" w:date="2020-11-08T17:47:00Z">
        <w:r w:rsidR="007D0795" w:rsidDel="00506A3F">
          <w:rPr>
            <w:lang w:val="en-US"/>
          </w:rPr>
          <w:delText>,</w:delText>
        </w:r>
      </w:del>
      <w:del w:id="245" w:author="Daniel Ortiz-Barrientos" w:date="2020-11-08T17:48:00Z">
        <w:r w:rsidR="007D0795" w:rsidDel="007A0610">
          <w:rPr>
            <w:lang w:val="en-US"/>
          </w:rPr>
          <w:delText xml:space="preserve"> however </w:delText>
        </w:r>
        <w:r w:rsidR="002A75E4" w:rsidDel="007A0610">
          <w:rPr>
            <w:lang w:val="en-US"/>
          </w:rPr>
          <w:delText>this is unlikely</w:delText>
        </w:r>
        <w:r w:rsidR="00B529D8" w:rsidDel="007A0610">
          <w:rPr>
            <w:lang w:val="en-US"/>
          </w:rPr>
          <w:delText xml:space="preserve"> </w:delText>
        </w:r>
        <w:r w:rsidR="00501B9F" w:rsidDel="007A0610">
          <w:rPr>
            <w:lang w:val="en-US"/>
          </w:rPr>
          <w:delText xml:space="preserve">to </w:delText>
        </w:r>
        <w:r w:rsidR="001931C1" w:rsidDel="007A0610">
          <w:rPr>
            <w:lang w:val="en-US"/>
          </w:rPr>
          <w:delText>arise</w:delText>
        </w:r>
        <w:r w:rsidR="00501B9F" w:rsidDel="007A0610">
          <w:rPr>
            <w:lang w:val="en-US"/>
          </w:rPr>
          <w:delText xml:space="preserve"> in sexual species </w:delText>
        </w:r>
        <w:r w:rsidR="008E1D8A" w:rsidDel="007A0610">
          <w:rPr>
            <w:lang w:val="en-US"/>
          </w:rPr>
          <w:delText xml:space="preserve">given lower </w:delText>
        </w:r>
        <w:r w:rsidR="00E8601E" w:rsidDel="007A0610">
          <w:rPr>
            <w:lang w:val="en-US"/>
          </w:rPr>
          <w:delText xml:space="preserve">levels of </w:delText>
        </w:r>
        <w:r w:rsidR="008E1D8A" w:rsidDel="007A0610">
          <w:rPr>
            <w:lang w:val="en-US"/>
          </w:rPr>
          <w:delText>linkage disequilibrium</w:delText>
        </w:r>
        <w:r w:rsidR="00501B9F" w:rsidDel="007A0610">
          <w:rPr>
            <w:lang w:val="en-US"/>
          </w:rPr>
          <w:delText xml:space="preserve"> </w:delText>
        </w:r>
        <w:r w:rsidR="00951BC2" w:rsidDel="007A0610">
          <w:rPr>
            <w:lang w:val="en-US"/>
          </w:rPr>
          <w:fldChar w:fldCharType="begin">
            <w:fldData xml:space="preserve">PEVuZE5vdGU+PENpdGU+PEF1dGhvcj5Sb21lcm8tTXVqYWxsaTwvQXV0aG9yPjxZZWFyPjIwMTk8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=
</w:fldData>
          </w:fldChar>
        </w:r>
        <w:r w:rsidR="00951BC2" w:rsidDel="007A0610">
          <w:rPr>
            <w:lang w:val="en-US"/>
          </w:rPr>
          <w:delInstrText xml:space="preserve"> ADDIN EN.CITE </w:delInstrText>
        </w:r>
        <w:r w:rsidR="00951BC2" w:rsidDel="007A0610">
          <w:rPr>
            <w:lang w:val="en-US"/>
          </w:rPr>
          <w:fldChar w:fldCharType="begin">
            <w:fldData xml:space="preserve">PEVuZE5vdGU+PENpdGU+PEF1dGhvcj5Sb21lcm8tTXVqYWxsaTwvQXV0aG9yPjxZZWFyPjIwMTk8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=
</w:fldData>
          </w:fldChar>
        </w:r>
        <w:r w:rsidR="00951BC2" w:rsidDel="007A0610">
          <w:rPr>
            <w:lang w:val="en-US"/>
          </w:rPr>
          <w:delInstrText xml:space="preserve"> ADDIN EN.CITE.DATA </w:delInstrText>
        </w:r>
        <w:r w:rsidR="00951BC2" w:rsidDel="007A0610">
          <w:rPr>
            <w:lang w:val="en-US"/>
          </w:rPr>
        </w:r>
        <w:r w:rsidR="00951BC2" w:rsidDel="007A0610">
          <w:rPr>
            <w:lang w:val="en-US"/>
          </w:rPr>
          <w:fldChar w:fldCharType="end"/>
        </w:r>
        <w:r w:rsidR="00951BC2" w:rsidDel="007A0610">
          <w:rPr>
            <w:lang w:val="en-US"/>
          </w:rPr>
        </w:r>
        <w:r w:rsidR="00951BC2" w:rsidDel="007A0610">
          <w:rPr>
            <w:lang w:val="en-US"/>
          </w:rPr>
          <w:fldChar w:fldCharType="separate"/>
        </w:r>
        <w:r w:rsidR="00951BC2" w:rsidDel="007A0610">
          <w:rPr>
            <w:noProof/>
            <w:lang w:val="en-US"/>
          </w:rPr>
          <w:delText>(</w:delText>
        </w:r>
        <w:r w:rsidR="00951BC2" w:rsidRPr="00951BC2" w:rsidDel="007A0610">
          <w:rPr>
            <w:smallCaps/>
            <w:noProof/>
            <w:lang w:val="en-US"/>
          </w:rPr>
          <w:delText>Romero-Mujalli</w:delText>
        </w:r>
        <w:r w:rsidR="00951BC2" w:rsidRPr="00951BC2" w:rsidDel="007A0610">
          <w:rPr>
            <w:i/>
            <w:noProof/>
            <w:lang w:val="en-US"/>
          </w:rPr>
          <w:delText xml:space="preserve"> et al.</w:delText>
        </w:r>
        <w:r w:rsidR="00951BC2" w:rsidDel="007A0610">
          <w:rPr>
            <w:noProof/>
            <w:lang w:val="en-US"/>
          </w:rPr>
          <w:delText xml:space="preserve"> 2019)</w:delText>
        </w:r>
        <w:r w:rsidR="00951BC2" w:rsidDel="007A0610">
          <w:rPr>
            <w:lang w:val="en-US"/>
          </w:rPr>
          <w:fldChar w:fldCharType="end"/>
        </w:r>
        <w:r w:rsidR="00144A71" w:rsidRPr="00F04602" w:rsidDel="007A0610">
          <w:rPr>
            <w:lang w:val="en-US"/>
          </w:rPr>
          <w:delText>.</w:delText>
        </w:r>
        <w:r w:rsidR="00363F92" w:rsidRPr="00F04602" w:rsidDel="007A0610">
          <w:rPr>
            <w:lang w:val="en-US"/>
          </w:rPr>
          <w:delText xml:space="preserve"> </w:delText>
        </w:r>
      </w:del>
    </w:p>
    <w:p w14:paraId="5D7774F4" w14:textId="46C59DBB" w:rsidR="00582D95" w:rsidDel="00FD60F9" w:rsidRDefault="00FD60F9" w:rsidP="00AE1692">
      <w:pPr>
        <w:spacing w:before="120" w:after="120" w:line="480" w:lineRule="auto"/>
        <w:ind w:firstLine="720"/>
        <w:rPr>
          <w:del w:id="246" w:author="Daniel Ortiz-Barrientos" w:date="2020-11-08T17:53:00Z"/>
          <w:lang w:val="en-US"/>
        </w:rPr>
        <w:pPrChange w:id="247" w:author="Daniel Ortiz-Barrientos" w:date="2020-11-08T17:55:00Z">
          <w:pPr>
            <w:spacing w:before="120" w:after="120" w:line="480" w:lineRule="auto"/>
          </w:pPr>
        </w:pPrChange>
      </w:pPr>
      <w:ins w:id="248" w:author="Daniel Ortiz-Barrientos" w:date="2020-11-08T17:53:00Z">
        <w:r>
          <w:rPr>
            <w:lang w:val="en-US"/>
          </w:rPr>
          <w:t xml:space="preserve"> </w:t>
        </w:r>
      </w:ins>
      <w:del w:id="249" w:author="Daniel Ortiz-Barrientos" w:date="2020-11-08T17:48:00Z">
        <w:r w:rsidR="005B2553" w:rsidDel="007A0610">
          <w:rPr>
            <w:lang w:val="en-US"/>
          </w:rPr>
          <w:delText>E</w:delText>
        </w:r>
      </w:del>
      <w:del w:id="250" w:author="Daniel Ortiz-Barrientos" w:date="2020-11-08T17:52:00Z">
        <w:r w:rsidR="005B2553" w:rsidDel="00FD60F9">
          <w:rPr>
            <w:lang w:val="en-US"/>
          </w:rPr>
          <w:delText>ven</w:delText>
        </w:r>
        <w:r w:rsidR="00002424" w:rsidRPr="00F04602" w:rsidDel="00FD60F9">
          <w:rPr>
            <w:lang w:val="en-US"/>
          </w:rPr>
          <w:delText xml:space="preserve"> if only </w:delText>
        </w:r>
        <w:r w:rsidR="0018412E" w:rsidDel="00FD60F9">
          <w:rPr>
            <w:lang w:val="en-US"/>
          </w:rPr>
          <w:delText>a small portion</w:delText>
        </w:r>
        <w:r w:rsidR="00002424" w:rsidRPr="00F04602" w:rsidDel="00FD60F9">
          <w:rPr>
            <w:lang w:val="en-US"/>
          </w:rPr>
          <w:delText xml:space="preserve"> of the genome </w:delText>
        </w:r>
        <w:r w:rsidR="0018412E" w:rsidDel="00FD60F9">
          <w:rPr>
            <w:lang w:val="en-US"/>
          </w:rPr>
          <w:delText>is temporarily affected</w:delText>
        </w:r>
        <w:r w:rsidR="00002424" w:rsidRPr="00F04602" w:rsidDel="00FD60F9">
          <w:rPr>
            <w:lang w:val="en-US"/>
          </w:rPr>
          <w:delText xml:space="preserve"> </w:delText>
        </w:r>
        <w:r w:rsidR="00C47D77" w:rsidRPr="00F04602" w:rsidDel="00FD60F9">
          <w:rPr>
            <w:lang w:val="en-US"/>
          </w:rPr>
          <w:fldChar w:fldCharType="begin"/>
        </w:r>
        <w:r w:rsidR="00C47D77" w:rsidRPr="00F04602" w:rsidDel="00FD60F9">
          <w:rPr>
            <w:lang w:val="en-US"/>
          </w:rPr>
          <w:delInstrText xml:space="preserve"> ADDIN EN.CITE &lt;EndNote&gt;&lt;Cite&gt;&lt;Author&gt;Matic&lt;/Author&gt;&lt;Year&gt;2019&lt;/Year&gt;&lt;RecNum&gt;255&lt;/RecNum&gt;&lt;DisplayText&gt;(&lt;style face="smallcaps"&gt;Matic&lt;/style&gt; 2019)&lt;/DisplayText&gt;&lt;record&gt;&lt;rec-number&gt;255&lt;/rec-number&gt;&lt;foreign-keys&gt;&lt;key app="EN" db-id="5ppvfvtxcxr5xnew0zqvex91vs0vv2wxd90d" timestamp="1604450534"&gt;255&lt;/key&gt;&lt;/foreign-keys&gt;&lt;ref-type name="Journal Article"&gt;17&lt;/ref-type&gt;&lt;contributors&gt;&lt;authors&gt;&lt;author&gt;Matic, I.&lt;/author&gt;&lt;/authors&gt;&lt;/contributors&gt;&lt;auth-address&gt;Department of Infection, Immunity, and Inflammation, Institut Cochin, INSERM U1016, CNRS UMR8104, Universite Paris Descartes, 75014 Paris, France. Electronic address: ivan.matic@inserm.fr.&lt;/auth-address&gt;&lt;titles&gt;&lt;title&gt;Mutation Rate Heterogeneity Increases Odds of Survival in Unpredictable Environments&lt;/title&gt;&lt;secondary-title&gt;Mol Cell&lt;/secondary-title&gt;&lt;/titles&gt;&lt;periodical&gt;&lt;full-title&gt;Mol Cell&lt;/full-title&gt;&lt;/periodical&gt;&lt;pages&gt;421-425&lt;/pages&gt;&lt;volume&gt;75&lt;/volume&gt;&lt;number&gt;3&lt;/number&gt;&lt;edition&gt;2019/08/10&lt;/edition&gt;&lt;keywords&gt;&lt;keyword&gt;Adaptation, Physiological/*genetics&lt;/keyword&gt;&lt;keyword&gt;DNA Damage/genetics&lt;/keyword&gt;&lt;keyword&gt;DNA Repair/genetics&lt;/keyword&gt;&lt;keyword&gt;Drug Resistance, Bacterial/genetics&lt;/keyword&gt;&lt;keyword&gt;Gene-Environment Interaction&lt;/keyword&gt;&lt;keyword&gt;Genetic Fitness/*genetics&lt;/keyword&gt;&lt;keyword&gt;Genetic Heterogeneity&lt;/keyword&gt;&lt;keyword&gt;Genetics, Population&lt;/keyword&gt;&lt;keyword&gt;Humans&lt;/keyword&gt;&lt;keyword&gt;*Mutation Rate&lt;/keyword&gt;&lt;keyword&gt;Neoplasms/*genetics&lt;/keyword&gt;&lt;keyword&gt;*DNA repair&lt;/keyword&gt;&lt;keyword&gt;*adaptation&lt;/keyword&gt;&lt;keyword&gt;*antibiotics&lt;/keyword&gt;&lt;keyword&gt;*cancer&lt;/keyword&gt;&lt;keyword&gt;*microbial population&lt;/keyword&gt;&lt;keyword&gt;*mutation rates&lt;/keyword&gt;&lt;keyword&gt;*replication fidelity&lt;/keyword&gt;&lt;keyword&gt;*stress&lt;/keyword&gt;&lt;/keywords&gt;&lt;dates&gt;&lt;year&gt;2019&lt;/year&gt;&lt;pub-dates&gt;&lt;date&gt;Aug 8&lt;/date&gt;&lt;/pub-dates&gt;&lt;/dates&gt;&lt;isbn&gt;1097-4164 (Electronic)&amp;#xD;1097-2765 (Linking)&lt;/isbn&gt;&lt;accession-num&gt;31398322&lt;/accession-num&gt;&lt;urls&gt;&lt;related-urls&gt;&lt;url&gt;https://www.ncbi.nlm.nih.gov/pubmed/31398322&lt;/url&gt;&lt;/related-urls&gt;&lt;/urls&gt;&lt;electronic-resource-num&gt;10.1016/j.molcel.2019.06.029&lt;/electronic-resource-num&gt;&lt;/record&gt;&lt;/Cite&gt;&lt;/EndNote&gt;</w:delInstrText>
        </w:r>
        <w:r w:rsidR="00C47D77" w:rsidRPr="00F04602" w:rsidDel="00FD60F9">
          <w:rPr>
            <w:lang w:val="en-US"/>
          </w:rPr>
          <w:fldChar w:fldCharType="separate"/>
        </w:r>
        <w:r w:rsidR="00C47D77" w:rsidRPr="00F04602" w:rsidDel="00FD60F9">
          <w:rPr>
            <w:noProof/>
            <w:lang w:val="en-US"/>
          </w:rPr>
          <w:delText>(</w:delText>
        </w:r>
        <w:r w:rsidR="00C47D77" w:rsidRPr="00F04602" w:rsidDel="00FD60F9">
          <w:rPr>
            <w:smallCaps/>
            <w:noProof/>
            <w:lang w:val="en-US"/>
          </w:rPr>
          <w:delText>Matic</w:delText>
        </w:r>
        <w:r w:rsidR="00C47D77" w:rsidRPr="00F04602" w:rsidDel="00FD60F9">
          <w:rPr>
            <w:noProof/>
            <w:lang w:val="en-US"/>
          </w:rPr>
          <w:delText xml:space="preserve"> 2019)</w:delText>
        </w:r>
        <w:r w:rsidR="00C47D77" w:rsidRPr="00F04602" w:rsidDel="00FD60F9">
          <w:rPr>
            <w:lang w:val="en-US"/>
          </w:rPr>
          <w:fldChar w:fldCharType="end"/>
        </w:r>
        <w:r w:rsidR="00002424" w:rsidRPr="00F04602" w:rsidDel="00FD60F9">
          <w:rPr>
            <w:lang w:val="en-US"/>
          </w:rPr>
          <w:delText xml:space="preserve">, </w:delText>
        </w:r>
        <w:r w:rsidR="005B2553" w:rsidDel="00FD60F9">
          <w:rPr>
            <w:lang w:val="en-US"/>
          </w:rPr>
          <w:delText xml:space="preserve">increasing mutation rates still </w:delText>
        </w:r>
        <w:r w:rsidR="00F915C4" w:rsidDel="00FD60F9">
          <w:rPr>
            <w:lang w:val="en-US"/>
          </w:rPr>
          <w:delText xml:space="preserve">increases </w:delText>
        </w:r>
        <w:r w:rsidR="007D050D" w:rsidDel="00FD60F9">
          <w:rPr>
            <w:lang w:val="en-US"/>
          </w:rPr>
          <w:delText xml:space="preserve">the </w:delText>
        </w:r>
        <w:r w:rsidR="005B2553" w:rsidDel="00FD60F9">
          <w:rPr>
            <w:lang w:val="en-US"/>
          </w:rPr>
          <w:delText>mutational load</w:delText>
        </w:r>
        <w:r w:rsidR="00002424" w:rsidRPr="00F04602" w:rsidDel="00FD60F9">
          <w:rPr>
            <w:lang w:val="en-US"/>
          </w:rPr>
          <w:delText>. If a deleterious mutation occurs in the same linked block of chromosome as a beneficial allele, that beneficial allele</w:delText>
        </w:r>
        <w:r w:rsidR="000E6323" w:rsidDel="00FD60F9">
          <w:rPr>
            <w:lang w:val="en-US"/>
          </w:rPr>
          <w:delText>’s frequency shift</w:delText>
        </w:r>
        <w:r w:rsidR="00002424" w:rsidRPr="00F04602" w:rsidDel="00FD60F9">
          <w:rPr>
            <w:lang w:val="en-US"/>
          </w:rPr>
          <w:delText xml:space="preserve"> </w:delText>
        </w:r>
        <w:r w:rsidR="005F3520" w:rsidDel="00FD60F9">
          <w:rPr>
            <w:lang w:val="en-US"/>
          </w:rPr>
          <w:delText xml:space="preserve">will </w:delText>
        </w:r>
        <w:r w:rsidR="000E6323" w:rsidDel="00FD60F9">
          <w:rPr>
            <w:lang w:val="en-US"/>
          </w:rPr>
          <w:delText xml:space="preserve">be hindered </w:delText>
        </w:r>
        <w:r w:rsidR="005F3520" w:rsidDel="00FD60F9">
          <w:rPr>
            <w:lang w:val="en-US"/>
          </w:rPr>
          <w:delText xml:space="preserve">due to its genetic background </w:delText>
        </w:r>
        <w:r w:rsidR="00C47D77" w:rsidRPr="00F04602" w:rsidDel="00FD60F9">
          <w:rPr>
            <w:lang w:val="en-US"/>
          </w:rPr>
          <w:fldChar w:fldCharType="begin"/>
        </w:r>
        <w:r w:rsidR="00C47D77" w:rsidRPr="00F04602" w:rsidDel="00FD60F9">
          <w:rPr>
            <w:lang w:val="en-US"/>
          </w:rPr>
          <w:delInstrText xml:space="preserve"> ADDIN EN.CITE &lt;EndNote&gt;&lt;Cite&gt;&lt;Author&gt;Houle&lt;/Author&gt;&lt;Year&gt;1998&lt;/Year&gt;&lt;RecNum&gt;163&lt;/RecNum&gt;&lt;DisplayText&gt;(&lt;style face="smallcaps"&gt;Houle&lt;/style&gt; 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delInstrText>
        </w:r>
        <w:r w:rsidR="00C47D77" w:rsidRPr="00F04602" w:rsidDel="00FD60F9">
          <w:rPr>
            <w:lang w:val="en-US"/>
          </w:rPr>
          <w:fldChar w:fldCharType="separate"/>
        </w:r>
        <w:r w:rsidR="00C47D77" w:rsidRPr="00F04602" w:rsidDel="00FD60F9">
          <w:rPr>
            <w:noProof/>
            <w:lang w:val="en-US"/>
          </w:rPr>
          <w:delText>(</w:delText>
        </w:r>
        <w:r w:rsidR="00C47D77" w:rsidRPr="00F04602" w:rsidDel="00FD60F9">
          <w:rPr>
            <w:smallCaps/>
            <w:noProof/>
            <w:lang w:val="en-US"/>
          </w:rPr>
          <w:delText>Houle</w:delText>
        </w:r>
        <w:r w:rsidR="00C47D77" w:rsidRPr="00F04602" w:rsidDel="00FD60F9">
          <w:rPr>
            <w:noProof/>
            <w:lang w:val="en-US"/>
          </w:rPr>
          <w:delText xml:space="preserve"> 1998)</w:delText>
        </w:r>
        <w:r w:rsidR="00C47D77" w:rsidRPr="00F04602" w:rsidDel="00FD60F9">
          <w:rPr>
            <w:lang w:val="en-US"/>
          </w:rPr>
          <w:fldChar w:fldCharType="end"/>
        </w:r>
        <w:r w:rsidR="00002424" w:rsidRPr="00F04602" w:rsidDel="00FD60F9">
          <w:rPr>
            <w:lang w:val="en-US"/>
          </w:rPr>
          <w:delText xml:space="preserve">. </w:delText>
        </w:r>
      </w:del>
      <w:moveFromRangeStart w:id="251" w:author="Daniel Ortiz-Barrientos" w:date="2020-11-08T17:49:00Z" w:name="move55750157"/>
      <w:moveFrom w:id="252" w:author="Daniel Ortiz-Barrientos" w:date="2020-11-08T17:49:00Z">
        <w:del w:id="253" w:author="Daniel Ortiz-Barrientos" w:date="2020-11-08T17:53:00Z">
          <w:r w:rsidR="005F3520" w:rsidDel="00FD60F9">
            <w:rPr>
              <w:lang w:val="en-US"/>
            </w:rPr>
            <w:delText>This phenomenon</w:delText>
          </w:r>
          <w:r w:rsidR="00002424" w:rsidRPr="00F04602" w:rsidDel="00FD60F9">
            <w:rPr>
              <w:lang w:val="en-US"/>
            </w:rPr>
            <w:delText xml:space="preserve"> is known as </w:delText>
          </w:r>
          <w:r w:rsidR="00E7185A" w:rsidDel="00FD60F9">
            <w:rPr>
              <w:lang w:val="en-US"/>
            </w:rPr>
            <w:delText xml:space="preserve">the </w:delText>
          </w:r>
          <w:r w:rsidR="00002424" w:rsidRPr="00F04602" w:rsidDel="00FD60F9">
            <w:rPr>
              <w:lang w:val="en-US"/>
            </w:rPr>
            <w:delText xml:space="preserve">Hill-Robertson effect </w:delText>
          </w:r>
          <w:r w:rsidR="00C47D77" w:rsidRPr="00F04602" w:rsidDel="00FD60F9">
            <w:rPr>
              <w:lang w:val="en-US"/>
            </w:rPr>
            <w:fldChar w:fldCharType="begin"/>
          </w:r>
          <w:r w:rsidR="00C47D77" w:rsidRPr="00F04602" w:rsidDel="00FD60F9">
            <w:rPr>
              <w:lang w:val="en-US"/>
            </w:rPr>
            <w:del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delInstrText>
          </w:r>
          <w:r w:rsidR="00C47D77" w:rsidRPr="00F04602" w:rsidDel="00FD60F9">
            <w:rPr>
              <w:lang w:val="en-US"/>
            </w:rPr>
            <w:fldChar w:fldCharType="separate"/>
          </w:r>
          <w:r w:rsidR="00C47D77" w:rsidRPr="00F04602" w:rsidDel="00FD60F9">
            <w:rPr>
              <w:noProof/>
              <w:lang w:val="en-US"/>
            </w:rPr>
            <w:delText>(</w:delText>
          </w:r>
          <w:r w:rsidR="00C47D77" w:rsidRPr="00F04602" w:rsidDel="00FD60F9">
            <w:rPr>
              <w:smallCaps/>
              <w:noProof/>
              <w:lang w:val="en-US"/>
            </w:rPr>
            <w:delText>Hill and Robertson</w:delText>
          </w:r>
          <w:r w:rsidR="00C47D77" w:rsidRPr="00F04602" w:rsidDel="00FD60F9">
            <w:rPr>
              <w:noProof/>
              <w:lang w:val="en-US"/>
            </w:rPr>
            <w:delText xml:space="preserve"> 1966)</w:delText>
          </w:r>
          <w:r w:rsidR="00C47D77" w:rsidRPr="00F04602" w:rsidDel="00FD60F9">
            <w:rPr>
              <w:lang w:val="en-US"/>
            </w:rPr>
            <w:fldChar w:fldCharType="end"/>
          </w:r>
          <w:r w:rsidR="00002424" w:rsidRPr="00F04602" w:rsidDel="00FD60F9">
            <w:rPr>
              <w:lang w:val="en-US"/>
            </w:rPr>
            <w:delText xml:space="preserve">. </w:delText>
          </w:r>
          <w:r w:rsidR="0091239A" w:rsidDel="00FD60F9">
            <w:rPr>
              <w:lang w:val="en-US"/>
            </w:rPr>
            <w:delText>R</w:delText>
          </w:r>
          <w:r w:rsidR="005B0E3F" w:rsidRPr="00F04602" w:rsidDel="00FD60F9">
            <w:rPr>
              <w:lang w:val="en-US"/>
            </w:rPr>
            <w:delText>ecombination is necessary</w:delText>
          </w:r>
          <w:r w:rsidR="00DF19FF" w:rsidDel="00FD60F9">
            <w:rPr>
              <w:lang w:val="en-US"/>
            </w:rPr>
            <w:delText xml:space="preserve"> to </w:delText>
          </w:r>
          <w:r w:rsidR="0091239A" w:rsidDel="00FD60F9">
            <w:rPr>
              <w:lang w:val="en-US"/>
            </w:rPr>
            <w:delText xml:space="preserve">reduce Hill-Robertson effects, </w:delText>
          </w:r>
          <w:r w:rsidR="00272358" w:rsidDel="00FD60F9">
            <w:rPr>
              <w:lang w:val="en-US"/>
            </w:rPr>
            <w:delText>separat</w:delText>
          </w:r>
          <w:r w:rsidR="001D768B" w:rsidDel="00FD60F9">
            <w:rPr>
              <w:lang w:val="en-US"/>
            </w:rPr>
            <w:delText>ing</w:delText>
          </w:r>
          <w:r w:rsidR="00DF19FF" w:rsidDel="00FD60F9">
            <w:rPr>
              <w:lang w:val="en-US"/>
            </w:rPr>
            <w:delText xml:space="preserve"> beneficial alleles from their deleterious background</w:delText>
          </w:r>
          <w:r w:rsidR="005B0E3F" w:rsidRPr="00F04602" w:rsidDel="00FD60F9">
            <w:rPr>
              <w:lang w:val="en-US"/>
            </w:rPr>
            <w:delText xml:space="preserve"> </w:delText>
          </w:r>
          <w:r w:rsidR="00C47D77" w:rsidRPr="00F04602" w:rsidDel="00FD60F9">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C47D77" w:rsidRPr="00F04602" w:rsidDel="00FD60F9">
            <w:rPr>
              <w:lang w:val="en-US"/>
            </w:rPr>
            <w:delInstrText xml:space="preserve"> ADDIN EN.CITE </w:delInstrText>
          </w:r>
          <w:r w:rsidR="00C47D77" w:rsidRPr="00F04602" w:rsidDel="00FD60F9">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C47D77" w:rsidRPr="00F04602" w:rsidDel="00FD60F9">
            <w:rPr>
              <w:lang w:val="en-US"/>
            </w:rPr>
            <w:delInstrText xml:space="preserve"> ADDIN EN.CITE.DATA </w:delInstrText>
          </w:r>
          <w:r w:rsidR="00C47D77" w:rsidRPr="00F04602" w:rsidDel="00FD60F9">
            <w:rPr>
              <w:lang w:val="en-US"/>
            </w:rPr>
          </w:r>
          <w:r w:rsidR="00C47D77" w:rsidRPr="00F04602" w:rsidDel="00FD60F9">
            <w:rPr>
              <w:lang w:val="en-US"/>
            </w:rPr>
            <w:fldChar w:fldCharType="end"/>
          </w:r>
          <w:r w:rsidR="00C47D77" w:rsidRPr="00F04602" w:rsidDel="00FD60F9">
            <w:rPr>
              <w:lang w:val="en-US"/>
            </w:rPr>
          </w:r>
          <w:r w:rsidR="00C47D77" w:rsidRPr="00F04602" w:rsidDel="00FD60F9">
            <w:rPr>
              <w:lang w:val="en-US"/>
            </w:rPr>
            <w:fldChar w:fldCharType="separate"/>
          </w:r>
          <w:r w:rsidR="00C47D77" w:rsidRPr="00F04602" w:rsidDel="00FD60F9">
            <w:rPr>
              <w:noProof/>
              <w:lang w:val="en-US"/>
            </w:rPr>
            <w:delText>(</w:delText>
          </w:r>
          <w:r w:rsidR="00C47D77" w:rsidRPr="00F04602" w:rsidDel="00FD60F9">
            <w:rPr>
              <w:smallCaps/>
              <w:noProof/>
              <w:lang w:val="en-US"/>
            </w:rPr>
            <w:delText>Otto</w:delText>
          </w:r>
          <w:r w:rsidR="00C47D77" w:rsidRPr="00F04602" w:rsidDel="00FD60F9">
            <w:rPr>
              <w:noProof/>
              <w:lang w:val="en-US"/>
            </w:rPr>
            <w:delText xml:space="preserve"> 2009; </w:delText>
          </w:r>
          <w:r w:rsidR="00C47D77" w:rsidRPr="00F04602" w:rsidDel="00FD60F9">
            <w:rPr>
              <w:smallCaps/>
              <w:noProof/>
              <w:lang w:val="en-US"/>
            </w:rPr>
            <w:delText>Ortiz-Barrientos</w:delText>
          </w:r>
          <w:r w:rsidR="00C47D77" w:rsidRPr="00F04602" w:rsidDel="00FD60F9">
            <w:rPr>
              <w:i/>
              <w:noProof/>
              <w:lang w:val="en-US"/>
            </w:rPr>
            <w:delText xml:space="preserve"> et al.</w:delText>
          </w:r>
          <w:r w:rsidR="00C47D77" w:rsidRPr="00F04602" w:rsidDel="00FD60F9">
            <w:rPr>
              <w:noProof/>
              <w:lang w:val="en-US"/>
            </w:rPr>
            <w:delText xml:space="preserve"> 2016)</w:delText>
          </w:r>
          <w:r w:rsidR="00C47D77" w:rsidRPr="00F04602" w:rsidDel="00FD60F9">
            <w:rPr>
              <w:lang w:val="en-US"/>
            </w:rPr>
            <w:fldChar w:fldCharType="end"/>
          </w:r>
          <w:r w:rsidR="005B0E3F" w:rsidRPr="00F04602" w:rsidDel="00FD60F9">
            <w:rPr>
              <w:lang w:val="en-US"/>
            </w:rPr>
            <w:delText xml:space="preserve">. Hence, increased recombination </w:delText>
          </w:r>
          <w:r w:rsidR="00C47D77" w:rsidRPr="00F04602" w:rsidDel="00FD60F9">
            <w:rPr>
              <w:lang w:val="en-US"/>
            </w:rPr>
            <w:fldChar w:fldCharType="begin"/>
          </w:r>
          <w:r w:rsidR="00C47D77" w:rsidRPr="00F04602" w:rsidDel="00FD60F9">
            <w:rPr>
              <w:lang w:val="en-US"/>
            </w:rPr>
            <w:delInstrText xml:space="preserve"> ADDIN EN.CITE &lt;EndNote&gt;&lt;Cite&gt;&lt;Author&gt;Nei&lt;/Author&gt;&lt;Year&gt;1967&lt;/Year&gt;&lt;RecNum&gt;67&lt;/RecNum&gt;&lt;DisplayText&gt;(&lt;style face="smallcaps"&gt;Nei&lt;/style&gt; 1967)&lt;/DisplayText&gt;&lt;record&gt;&lt;rec-number&gt;67&lt;/rec-number&gt;&lt;foreign-keys&gt;&lt;key app="EN" db-id="5ppvfvtxcxr5xnew0zqvex91vs0vv2wxd90d" timestamp="1584937031"&gt;67&lt;/key&gt;&lt;/foreign-keys&gt;&lt;ref-type name="Journal Article"&gt;17&lt;/ref-type&gt;&lt;contributors&gt;&lt;authors&gt;&lt;author&gt;Nei, M.&lt;/author&gt;&lt;/authors&gt;&lt;/contributors&gt;&lt;titles&gt;&lt;title&gt;Modification of Linkage Intensity by Natural Selec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625-641&lt;/pages&gt;&lt;volume&gt;57&lt;/volume&gt;&lt;number&gt;3&lt;/number&gt;&lt;dates&gt;&lt;year&gt;1967&lt;/year&gt;&lt;/dates&gt;&lt;isbn&gt;0016-6731&lt;/isbn&gt;&lt;accession-num&gt;WOS:A1967A188700012&lt;/accession-num&gt;&lt;urls&gt;&lt;related-urls&gt;&lt;url&gt;&amp;lt;Go to ISI&amp;gt;://WOS:A1967A188700012&lt;/url&gt;&lt;/related-urls&gt;&lt;/urls&gt;&lt;language&gt;English&lt;/language&gt;&lt;/record&gt;&lt;/Cite&gt;&lt;/EndNote&gt;</w:delInstrText>
          </w:r>
          <w:r w:rsidR="00C47D77" w:rsidRPr="00F04602" w:rsidDel="00FD60F9">
            <w:rPr>
              <w:lang w:val="en-US"/>
            </w:rPr>
            <w:fldChar w:fldCharType="separate"/>
          </w:r>
          <w:r w:rsidR="00C47D77" w:rsidRPr="00F04602" w:rsidDel="00FD60F9">
            <w:rPr>
              <w:noProof/>
              <w:lang w:val="en-US"/>
            </w:rPr>
            <w:delText>(</w:delText>
          </w:r>
          <w:r w:rsidR="00C47D77" w:rsidRPr="00F04602" w:rsidDel="00FD60F9">
            <w:rPr>
              <w:smallCaps/>
              <w:noProof/>
              <w:lang w:val="en-US"/>
            </w:rPr>
            <w:delText>Nei</w:delText>
          </w:r>
          <w:r w:rsidR="00C47D77" w:rsidRPr="00F04602" w:rsidDel="00FD60F9">
            <w:rPr>
              <w:noProof/>
              <w:lang w:val="en-US"/>
            </w:rPr>
            <w:delText xml:space="preserve"> 1967)</w:delText>
          </w:r>
          <w:r w:rsidR="00C47D77" w:rsidRPr="00F04602" w:rsidDel="00FD60F9">
            <w:rPr>
              <w:lang w:val="en-US"/>
            </w:rPr>
            <w:fldChar w:fldCharType="end"/>
          </w:r>
          <w:r w:rsidR="007D7890" w:rsidRPr="00F04602" w:rsidDel="00FD60F9">
            <w:rPr>
              <w:lang w:val="en-US"/>
            </w:rPr>
            <w:delText xml:space="preserve"> </w:delText>
          </w:r>
          <w:r w:rsidR="005B0E3F" w:rsidRPr="00F04602" w:rsidDel="00FD60F9">
            <w:rPr>
              <w:lang w:val="en-US"/>
            </w:rPr>
            <w:delText xml:space="preserve">might be </w:delText>
          </w:r>
          <w:r w:rsidR="00054745" w:rsidDel="00FD60F9">
            <w:rPr>
              <w:lang w:val="en-US"/>
            </w:rPr>
            <w:delText>beneficial</w:delText>
          </w:r>
          <w:r w:rsidR="005B0E3F" w:rsidRPr="00F04602" w:rsidDel="00FD60F9">
            <w:rPr>
              <w:lang w:val="en-US"/>
            </w:rPr>
            <w:delText xml:space="preserve"> </w:delText>
          </w:r>
          <w:r w:rsidR="00DD0394" w:rsidDel="00FD60F9">
            <w:rPr>
              <w:lang w:val="en-US"/>
            </w:rPr>
            <w:delText>under high mutation rates</w:delText>
          </w:r>
          <w:r w:rsidR="005B0E3F" w:rsidRPr="00F04602" w:rsidDel="00FD60F9">
            <w:rPr>
              <w:lang w:val="en-US"/>
            </w:rPr>
            <w:delText>.</w:delText>
          </w:r>
          <w:r w:rsidR="00C366DF" w:rsidRPr="00F04602" w:rsidDel="00FD60F9">
            <w:rPr>
              <w:lang w:val="en-US"/>
            </w:rPr>
            <w:delText xml:space="preserve"> </w:delText>
          </w:r>
        </w:del>
      </w:moveFrom>
      <w:moveFromRangeEnd w:id="251"/>
      <w:del w:id="254" w:author="Daniel Ortiz-Barrientos" w:date="2020-11-08T17:53:00Z">
        <w:r w:rsidR="00C366DF" w:rsidRPr="00F04602" w:rsidDel="00FD60F9">
          <w:rPr>
            <w:lang w:val="en-US"/>
          </w:rPr>
          <w:delText xml:space="preserve">This is far from the only interaction between genetic architectures and evolutionary processes, but before </w:delText>
        </w:r>
        <w:r w:rsidR="00920ED8" w:rsidRPr="00F04602" w:rsidDel="00FD60F9">
          <w:rPr>
            <w:lang w:val="en-US"/>
          </w:rPr>
          <w:delText>I</w:delText>
        </w:r>
        <w:r w:rsidR="00C366DF" w:rsidRPr="00F04602" w:rsidDel="00FD60F9">
          <w:rPr>
            <w:lang w:val="en-US"/>
          </w:rPr>
          <w:delText xml:space="preserve"> </w:delText>
        </w:r>
        <w:r w:rsidR="00D8672B" w:rsidRPr="00F04602" w:rsidDel="00FD60F9">
          <w:rPr>
            <w:lang w:val="en-US"/>
          </w:rPr>
          <w:delText xml:space="preserve">highlight those, it should be made clear </w:delText>
        </w:r>
        <w:r w:rsidR="00932713" w:rsidDel="00FD60F9">
          <w:rPr>
            <w:lang w:val="en-US"/>
          </w:rPr>
          <w:delText xml:space="preserve">how </w:delText>
        </w:r>
        <w:r w:rsidR="00A87124" w:rsidDel="00FD60F9">
          <w:rPr>
            <w:lang w:val="en-US"/>
          </w:rPr>
          <w:delText xml:space="preserve">these evolutionary processes are modelled in </w:delText>
        </w:r>
        <w:r w:rsidR="00932713" w:rsidDel="00FD60F9">
          <w:rPr>
            <w:lang w:val="en-US"/>
          </w:rPr>
          <w:delText>quantitative genetics</w:delText>
        </w:r>
        <w:r w:rsidR="00D8672B" w:rsidRPr="00F04602" w:rsidDel="00FD60F9">
          <w:rPr>
            <w:lang w:val="en-US"/>
          </w:rPr>
          <w:delText>.</w:delText>
        </w:r>
      </w:del>
    </w:p>
    <w:p w14:paraId="2640F1B1" w14:textId="44705BD3" w:rsidR="00FD60F9" w:rsidRDefault="00FD60F9" w:rsidP="00AE1692">
      <w:pPr>
        <w:spacing w:before="120" w:after="120" w:line="480" w:lineRule="auto"/>
        <w:ind w:firstLine="720"/>
        <w:rPr>
          <w:ins w:id="255" w:author="Daniel Ortiz-Barrientos" w:date="2020-11-08T17:53:00Z"/>
          <w:lang w:val="en-US"/>
        </w:rPr>
        <w:pPrChange w:id="256" w:author="Daniel Ortiz-Barrientos" w:date="2020-11-08T17:55:00Z">
          <w:pPr>
            <w:spacing w:before="120" w:after="120" w:line="480" w:lineRule="auto"/>
          </w:pPr>
        </w:pPrChange>
      </w:pPr>
    </w:p>
    <w:p w14:paraId="009F6034" w14:textId="384D3869" w:rsidR="00962428" w:rsidRPr="00F04602" w:rsidRDefault="001F0125" w:rsidP="00962428">
      <w:pPr>
        <w:spacing w:before="120" w:after="120" w:line="480" w:lineRule="auto"/>
        <w:ind w:firstLine="720"/>
        <w:rPr>
          <w:moveTo w:id="257" w:author="Daniel Ortiz-Barrientos" w:date="2020-11-08T18:09:00Z"/>
          <w:rFonts w:eastAsiaTheme="minorEastAsia"/>
          <w:lang w:val="en-US"/>
        </w:rPr>
      </w:pPr>
      <w:del w:id="258" w:author="Daniel Ortiz-Barrientos" w:date="2020-11-08T18:02:00Z">
        <w:r w:rsidDel="00DD103C">
          <w:rPr>
            <w:lang w:val="en-US"/>
          </w:rPr>
          <w:delText xml:space="preserve">Mutation-selection-drift models </w:delText>
        </w:r>
      </w:del>
      <w:del w:id="259" w:author="Daniel Ortiz-Barrientos" w:date="2020-11-08T18:03:00Z">
        <w:r w:rsidR="00DF211D" w:rsidRPr="00F04602" w:rsidDel="00DD103C">
          <w:rPr>
            <w:lang w:val="en-US"/>
          </w:rPr>
          <w:delText xml:space="preserve">focus on the maintenance of variability </w:delText>
        </w:r>
        <w:r w:rsidR="00272358" w:rsidDel="00DD103C">
          <w:rPr>
            <w:lang w:val="en-US"/>
          </w:rPr>
          <w:delText>in</w:delText>
        </w:r>
        <w:r w:rsidR="007874A8" w:rsidRPr="00F04602" w:rsidDel="00DD103C">
          <w:rPr>
            <w:lang w:val="en-US"/>
          </w:rPr>
          <w:delText xml:space="preserve"> populations hover</w:delText>
        </w:r>
        <w:r w:rsidR="00272358" w:rsidDel="00DD103C">
          <w:rPr>
            <w:lang w:val="en-US"/>
          </w:rPr>
          <w:delText>ing</w:delText>
        </w:r>
        <w:r w:rsidR="007874A8" w:rsidRPr="00F04602" w:rsidDel="00DD103C">
          <w:rPr>
            <w:lang w:val="en-US"/>
          </w:rPr>
          <w:delText xml:space="preserve"> around a </w:delText>
        </w:r>
        <w:r w:rsidR="002D43D5" w:rsidRPr="00F04602" w:rsidDel="00DD103C">
          <w:rPr>
            <w:lang w:val="en-US"/>
          </w:rPr>
          <w:delText xml:space="preserve">phenotypic </w:delText>
        </w:r>
        <w:r w:rsidR="007874A8" w:rsidRPr="00F04602" w:rsidDel="00DD103C">
          <w:rPr>
            <w:lang w:val="en-US"/>
          </w:rPr>
          <w:delText>optimum</w:delText>
        </w:r>
        <w:r w:rsidR="00DF211D" w:rsidRPr="00F04602" w:rsidDel="00DD103C">
          <w:rPr>
            <w:lang w:val="en-US"/>
          </w:rPr>
          <w:delText xml:space="preserve"> </w:delText>
        </w:r>
      </w:del>
      <w:del w:id="260" w:author="Daniel Ortiz-Barrientos" w:date="2020-11-08T18:01:00Z">
        <w:r w:rsidR="00AF3DB6" w:rsidDel="00DD103C">
          <w:rPr>
            <w:lang w:val="en-US"/>
          </w:rPr>
          <w:delText xml:space="preserve">post-adaptation </w:delText>
        </w:r>
      </w:del>
      <w:del w:id="261" w:author="Daniel Ortiz-Barrientos" w:date="2020-11-08T18:03:00Z">
        <w:r w:rsidR="00C47D77" w:rsidRPr="00F04602" w:rsidDel="00DD103C">
          <w:rPr>
            <w:lang w:val="en-US"/>
          </w:rPr>
          <w:fldChar w:fldCharType="begin"/>
        </w:r>
        <w:r w:rsidR="00C47D77" w:rsidRPr="00F04602" w:rsidDel="00DD103C">
          <w:rPr>
            <w:lang w:val="en-US"/>
          </w:rPr>
          <w:del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delInstrText>
        </w:r>
        <w:r w:rsidR="00C47D77" w:rsidRPr="00F04602" w:rsidDel="00DD103C">
          <w:rPr>
            <w:lang w:val="en-US"/>
          </w:rPr>
          <w:fldChar w:fldCharType="separate"/>
        </w:r>
        <w:r w:rsidR="00C47D77" w:rsidRPr="00F04602" w:rsidDel="00DD103C">
          <w:rPr>
            <w:noProof/>
            <w:lang w:val="en-US"/>
          </w:rPr>
          <w:delText>(</w:delText>
        </w:r>
        <w:r w:rsidR="00C47D77" w:rsidRPr="00F04602" w:rsidDel="00DD103C">
          <w:rPr>
            <w:smallCaps/>
            <w:noProof/>
            <w:lang w:val="en-US"/>
          </w:rPr>
          <w:delText>Walsh and Lynch</w:delText>
        </w:r>
        <w:r w:rsidR="00C47D77" w:rsidRPr="00F04602" w:rsidDel="00DD103C">
          <w:rPr>
            <w:noProof/>
            <w:lang w:val="en-US"/>
          </w:rPr>
          <w:delText xml:space="preserve"> 2018)</w:delText>
        </w:r>
        <w:r w:rsidR="00C47D77" w:rsidRPr="00F04602" w:rsidDel="00DD103C">
          <w:rPr>
            <w:lang w:val="en-US"/>
          </w:rPr>
          <w:fldChar w:fldCharType="end"/>
        </w:r>
        <w:r w:rsidR="00DF211D" w:rsidRPr="00F04602" w:rsidDel="00DD103C">
          <w:rPr>
            <w:lang w:val="en-US"/>
          </w:rPr>
          <w:delText xml:space="preserve">. </w:delText>
        </w:r>
      </w:del>
      <w:r w:rsidR="00446B4B">
        <w:rPr>
          <w:lang w:val="en-US"/>
        </w:rPr>
        <w:t xml:space="preserve">Here, </w:t>
      </w:r>
      <w:del w:id="262" w:author="Daniel Ortiz-Barrientos" w:date="2020-11-08T18:02:00Z">
        <w:r w:rsidR="00446B4B" w:rsidDel="00DD103C">
          <w:rPr>
            <w:lang w:val="en-US"/>
          </w:rPr>
          <w:delText xml:space="preserve">we </w:delText>
        </w:r>
      </w:del>
      <w:ins w:id="263" w:author="Daniel Ortiz-Barrientos" w:date="2020-11-08T18:02:00Z">
        <w:r w:rsidR="00DD103C">
          <w:rPr>
            <w:lang w:val="en-US"/>
          </w:rPr>
          <w:t>I</w:t>
        </w:r>
        <w:r w:rsidR="00DD103C">
          <w:rPr>
            <w:lang w:val="en-US"/>
          </w:rPr>
          <w:t xml:space="preserve"> </w:t>
        </w:r>
      </w:ins>
      <w:r w:rsidR="00446B4B">
        <w:rPr>
          <w:lang w:val="en-US"/>
        </w:rPr>
        <w:t xml:space="preserve">consider </w:t>
      </w:r>
      <w:ins w:id="264" w:author="Daniel Ortiz-Barrientos" w:date="2020-11-08T18:03:00Z">
        <w:r w:rsidR="00DD103C">
          <w:rPr>
            <w:lang w:val="en-US"/>
          </w:rPr>
          <w:t>m</w:t>
        </w:r>
      </w:ins>
      <w:ins w:id="265" w:author="Daniel Ortiz-Barrientos" w:date="2020-11-08T18:02:00Z">
        <w:r w:rsidR="00DD103C">
          <w:rPr>
            <w:lang w:val="en-US"/>
          </w:rPr>
          <w:t>utation-selection-drift models</w:t>
        </w:r>
        <w:r w:rsidR="00DD103C">
          <w:rPr>
            <w:lang w:val="en-US"/>
          </w:rPr>
          <w:t xml:space="preserve"> </w:t>
        </w:r>
      </w:ins>
      <w:del w:id="266" w:author="Daniel Ortiz-Barrientos" w:date="2020-11-08T18:03:00Z">
        <w:r w:rsidR="00446B4B" w:rsidDel="00DD103C">
          <w:rPr>
            <w:lang w:val="en-US"/>
          </w:rPr>
          <w:delText xml:space="preserve">models </w:delText>
        </w:r>
      </w:del>
      <w:r w:rsidR="00446B4B">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ins w:id="267" w:author="Daniel Ortiz-Barrientos" w:date="2020-11-08T18:03:00Z">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DD103C"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ins>
      <w:r w:rsidR="00880D72" w:rsidRPr="00F04602">
        <w:rPr>
          <w:lang w:val="en-US"/>
        </w:rPr>
        <w:t xml:space="preserve">. </w:t>
      </w:r>
      <w:moveToRangeStart w:id="268" w:author="Daniel Ortiz-Barrientos" w:date="2020-11-08T18:09:00Z" w:name="move55751401"/>
      <w:moveTo w:id="269" w:author="Daniel Ortiz-Barrientos" w:date="2020-11-08T18:09:00Z">
        <w:del w:id="270" w:author="Daniel Ortiz-Barrientos" w:date="2020-11-08T18:10:00Z">
          <w:r w:rsidR="00962428" w:rsidDel="00962428">
            <w:rPr>
              <w:lang w:val="en-US"/>
            </w:rPr>
            <w:delText>Often mutation-selection-drift models ignore the</w:delText>
          </w:r>
          <w:r w:rsidR="00962428" w:rsidRPr="00F04602" w:rsidDel="00962428">
            <w:rPr>
              <w:lang w:val="en-US"/>
            </w:rPr>
            <w:delText xml:space="preserve"> </w:delText>
          </w:r>
          <w:r w:rsidR="00962428" w:rsidDel="00962428">
            <w:rPr>
              <w:lang w:val="en-US"/>
            </w:rPr>
            <w:delText>effects of</w:delText>
          </w:r>
          <w:r w:rsidR="00962428" w:rsidRPr="00F04602" w:rsidDel="00962428">
            <w:rPr>
              <w:lang w:val="en-US"/>
            </w:rPr>
            <w:delText xml:space="preserve"> genetic architectures</w:delText>
          </w:r>
          <w:r w:rsidR="00962428" w:rsidDel="00962428">
            <w:rPr>
              <w:lang w:val="en-US"/>
            </w:rPr>
            <w:delText xml:space="preserve"> on V</w:delText>
          </w:r>
          <w:r w:rsidR="00962428" w:rsidDel="00962428">
            <w:rPr>
              <w:vertAlign w:val="subscript"/>
              <w:lang w:val="en-US"/>
            </w:rPr>
            <w:delText>A</w:delText>
          </w:r>
          <w:r w:rsidR="00962428" w:rsidRPr="00F04602" w:rsidDel="00962428">
            <w:rPr>
              <w:lang w:val="en-US"/>
            </w:rPr>
            <w:delText>.</w:delText>
          </w:r>
        </w:del>
      </w:moveTo>
      <w:ins w:id="271" w:author="Daniel Ortiz-Barrientos" w:date="2020-11-08T18:10:00Z">
        <w:r w:rsidR="00962428">
          <w:rPr>
            <w:lang w:val="en-US"/>
          </w:rPr>
          <w:t xml:space="preserve">In these models </w:t>
        </w:r>
      </w:ins>
      <w:moveTo w:id="272" w:author="Daniel Ortiz-Barrientos" w:date="2020-11-08T18:09:00Z">
        <w:del w:id="273" w:author="Daniel Ortiz-Barrientos" w:date="2020-11-08T18:10:00Z">
          <w:r w:rsidR="00962428" w:rsidRPr="00F04602" w:rsidDel="00962428">
            <w:rPr>
              <w:lang w:val="en-US"/>
            </w:rPr>
            <w:delText xml:space="preserve"> </w:delText>
          </w:r>
          <w:r w:rsidR="00962428" w:rsidDel="00962428">
            <w:rPr>
              <w:lang w:val="en-US"/>
            </w:rPr>
            <w:delText xml:space="preserve">However, </w:delText>
          </w:r>
        </w:del>
        <w:r w:rsidR="00962428">
          <w:rPr>
            <w:lang w:val="en-US"/>
          </w:rPr>
          <w:t>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del w:id="274" w:author="Daniel Ortiz-Barrientos" w:date="2020-11-08T18:10:00Z">
          <w:r w:rsidR="00962428" w:rsidRPr="00F04602" w:rsidDel="00962428">
            <w:rPr>
              <w:lang w:val="en-US"/>
            </w:rPr>
            <w:delText xml:space="preserve">should </w:delText>
          </w:r>
        </w:del>
        <w:r w:rsidR="00962428" w:rsidRPr="00F04602">
          <w:rPr>
            <w:lang w:val="en-US"/>
          </w:rPr>
          <w:t xml:space="preserve">impact </w:t>
        </w:r>
        <w:r w:rsidR="00962428">
          <w:rPr>
            <w:lang w:val="en-US"/>
          </w:rPr>
          <w:t xml:space="preserve">how much </w:t>
        </w:r>
        <w:r w:rsidR="00962428" w:rsidRPr="00F04602">
          <w:rPr>
            <w:lang w:val="en-US"/>
          </w:rPr>
          <w:t xml:space="preserve">variation </w:t>
        </w:r>
        <w:del w:id="275" w:author="Daniel Ortiz-Barrientos" w:date="2020-11-08T18:10:00Z">
          <w:r w:rsidR="00962428" w:rsidDel="00962428">
            <w:rPr>
              <w:lang w:val="en-US"/>
            </w:rPr>
            <w:delText>these models maintain</w:delText>
          </w:r>
        </w:del>
      </w:moveTo>
      <w:ins w:id="276" w:author="Daniel Ortiz-Barrientos" w:date="2020-11-08T18:10:00Z">
        <w:r w:rsidR="00962428">
          <w:rPr>
            <w:lang w:val="en-US"/>
          </w:rPr>
          <w:t xml:space="preserve">they predict in populations hovering around an </w:t>
        </w:r>
        <w:proofErr w:type="spellStart"/>
        <w:r w:rsidR="00962428">
          <w:rPr>
            <w:lang w:val="en-US"/>
          </w:rPr>
          <w:t>ooptimum</w:t>
        </w:r>
      </w:ins>
      <w:proofErr w:type="spellEnd"/>
      <w:moveTo w:id="277" w:author="Daniel Ortiz-Barrientos" w:date="2020-11-08T18:09:00Z">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 </w:instrText>
        </w:r>
        <w:r w:rsidR="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EN.CITE.DATA </w:instrText>
        </w:r>
        <w:r w:rsidR="00962428">
          <w:rPr>
            <w:lang w:val="en-US"/>
          </w:rPr>
        </w:r>
        <w:r w:rsidR="00962428">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962428">
          <w:rPr>
            <w:rFonts w:eastAsiaTheme="minorEastAsia"/>
            <w:lang w:val="en-US"/>
          </w:rPr>
          <w:t>High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because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 xml:space="preserve">effect mutations are deleterious </w:t>
        </w:r>
        <w:r w:rsidR="00962428">
          <w:rPr>
            <w:rFonts w:eastAsiaTheme="minorEastAsia"/>
            <w:lang w:val="en-US"/>
          </w:rPr>
          <w:t xml:space="preserve">post-adaptation, driving populations away from a phenotypic optimum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However, large</w:t>
        </w:r>
        <w:r w:rsidR="00962428">
          <w:rPr>
            <w:rFonts w:eastAsiaTheme="minorEastAsia"/>
            <w:lang w:val="en-US"/>
          </w:rPr>
          <w:t>-</w:t>
        </w:r>
        <w:r w:rsidR="00962428" w:rsidRPr="00F04602">
          <w:rPr>
            <w:rFonts w:eastAsiaTheme="minorEastAsia"/>
            <w:lang w:val="en-US"/>
          </w:rPr>
          <w:t xml:space="preserve">effect </w:t>
        </w:r>
        <w:r w:rsidR="00962428">
          <w:rPr>
            <w:rFonts w:eastAsiaTheme="minorEastAsia"/>
            <w:lang w:val="en-US"/>
          </w:rPr>
          <w:t xml:space="preserve">mutations </w:t>
        </w:r>
        <w:r w:rsidR="00962428" w:rsidRPr="00F04602">
          <w:rPr>
            <w:rFonts w:eastAsiaTheme="minorEastAsia"/>
            <w:lang w:val="en-US"/>
          </w:rPr>
          <w:t>can be beneficial early in the adaptive process</w:t>
        </w:r>
        <w:r w:rsidR="00962428">
          <w:rPr>
            <w:rFonts w:eastAsiaTheme="minorEastAsia"/>
            <w:lang w:val="en-US"/>
          </w:rPr>
          <w:t>, pushing</w:t>
        </w:r>
        <w:r w:rsidR="00962428" w:rsidRPr="00F04602">
          <w:rPr>
            <w:rFonts w:eastAsiaTheme="minorEastAsia"/>
            <w:lang w:val="en-US"/>
          </w:rPr>
          <w:t xml:space="preserve"> populations </w:t>
        </w:r>
        <w:r w:rsidR="00962428">
          <w:rPr>
            <w:rFonts w:eastAsiaTheme="minorEastAsia"/>
            <w:lang w:val="en-US"/>
          </w:rPr>
          <w:t xml:space="preserve">closer </w:t>
        </w:r>
        <w:r w:rsidR="00962428" w:rsidRPr="00F04602">
          <w:rPr>
            <w:rFonts w:eastAsiaTheme="minorEastAsia"/>
            <w:lang w:val="en-US"/>
          </w:rPr>
          <w:t xml:space="preserve">to </w:t>
        </w:r>
        <w:r w:rsidR="00962428">
          <w:rPr>
            <w:rFonts w:eastAsiaTheme="minorEastAsia"/>
            <w:lang w:val="en-US"/>
          </w:rPr>
          <w:t>a</w:t>
        </w:r>
        <w:r w:rsidR="00962428" w:rsidRPr="00F04602">
          <w:rPr>
            <w:rFonts w:eastAsiaTheme="minorEastAsia"/>
            <w:lang w:val="en-US"/>
          </w:rPr>
          <w:t xml:space="preserve"> </w:t>
        </w:r>
        <w:r w:rsidR="00962428" w:rsidRPr="00F04602">
          <w:rPr>
            <w:lang w:val="en-US"/>
          </w:rPr>
          <w:t xml:space="preserve">phenotypic </w:t>
        </w:r>
        <w:r w:rsidR="00962428" w:rsidRPr="00F04602">
          <w:rPr>
            <w:rFonts w:eastAsiaTheme="minorEastAsia"/>
            <w:lang w:val="en-US"/>
          </w:rPr>
          <w:t xml:space="preserve">optimum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Gilbert and Whitlock</w:t>
        </w:r>
        <w:r w:rsidR="00962428" w:rsidRPr="00F04602">
          <w:rPr>
            <w:rFonts w:eastAsiaTheme="minorEastAsia"/>
            <w:noProof/>
            <w:lang w:val="en-US"/>
          </w:rPr>
          <w:t xml:space="preserve"> 2017)</w:t>
        </w:r>
        <w:r w:rsidR="00962428" w:rsidRPr="00F04602">
          <w:rPr>
            <w:rFonts w:eastAsiaTheme="minorEastAsia"/>
            <w:lang w:val="en-US"/>
          </w:rPr>
          <w:fldChar w:fldCharType="end"/>
        </w:r>
        <w:r w:rsidR="00962428" w:rsidRPr="00F04602">
          <w:rPr>
            <w:rFonts w:eastAsiaTheme="minorEastAsia"/>
            <w:lang w:val="en-US"/>
          </w:rPr>
          <w:t xml:space="preserve">. </w:t>
        </w:r>
        <w:del w:id="278" w:author="Daniel Ortiz-Barrientos" w:date="2020-11-08T18:10:00Z">
          <w:r w:rsidR="00962428" w:rsidDel="00962428">
            <w:rPr>
              <w:rFonts w:eastAsiaTheme="minorEastAsia"/>
              <w:lang w:val="en-US"/>
            </w:rPr>
            <w:delText>Understanding t</w:delText>
          </w:r>
          <w:r w:rsidR="00962428" w:rsidRPr="00F04602" w:rsidDel="00962428">
            <w:rPr>
              <w:rFonts w:eastAsiaTheme="minorEastAsia"/>
              <w:lang w:val="en-US"/>
            </w:rPr>
            <w:delText xml:space="preserve">he </w:delText>
          </w:r>
          <w:r w:rsidR="00962428" w:rsidDel="00962428">
            <w:rPr>
              <w:rFonts w:eastAsiaTheme="minorEastAsia"/>
              <w:lang w:val="en-US"/>
            </w:rPr>
            <w:delText>consequences</w:delText>
          </w:r>
          <w:r w:rsidR="00962428" w:rsidRPr="00F04602" w:rsidDel="00962428">
            <w:rPr>
              <w:rFonts w:eastAsiaTheme="minorEastAsia"/>
              <w:lang w:val="en-US"/>
            </w:rPr>
            <w:delText xml:space="preserve"> of </w:delText>
          </w:r>
          <w:r w:rsidR="00962428" w:rsidDel="00962428">
            <w:rPr>
              <w:rFonts w:eastAsiaTheme="minorEastAsia"/>
              <w:lang w:val="en-US"/>
            </w:rPr>
            <w:delText>mutational</w:delText>
          </w:r>
          <w:r w:rsidR="00962428" w:rsidRPr="00F04602" w:rsidDel="00962428">
            <w:rPr>
              <w:rFonts w:eastAsiaTheme="minorEastAsia"/>
              <w:lang w:val="en-US"/>
            </w:rPr>
            <w:delText xml:space="preserve"> </w:delText>
          </w:r>
          <w:r w:rsidR="00962428" w:rsidDel="00962428">
            <w:rPr>
              <w:rFonts w:eastAsiaTheme="minorEastAsia"/>
              <w:lang w:val="en-US"/>
            </w:rPr>
            <w:delText>variability</w:delText>
          </w:r>
          <w:r w:rsidR="00962428" w:rsidRPr="00F04602" w:rsidDel="00962428">
            <w:rPr>
              <w:rFonts w:eastAsiaTheme="minorEastAsia"/>
              <w:lang w:val="en-US"/>
            </w:rPr>
            <w:delText xml:space="preserve"> could </w:delText>
          </w:r>
          <w:r w:rsidR="00962428" w:rsidDel="00962428">
            <w:rPr>
              <w:rFonts w:eastAsiaTheme="minorEastAsia"/>
              <w:lang w:val="en-US"/>
            </w:rPr>
            <w:delText>reveal which environmental circumstances favor high mutation rates, however, the costs of pleiotropy must also be considered.</w:delText>
          </w:r>
          <w:r w:rsidR="00962428" w:rsidRPr="00F04602" w:rsidDel="00962428">
            <w:rPr>
              <w:rFonts w:eastAsiaTheme="minorEastAsia"/>
              <w:lang w:val="en-US"/>
            </w:rPr>
            <w:delText xml:space="preserve"> </w:delText>
          </w:r>
        </w:del>
      </w:moveTo>
    </w:p>
    <w:moveToRangeEnd w:id="268"/>
    <w:p w14:paraId="50BAC974" w14:textId="2886B278"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expected distributions of allelic effects</w:t>
      </w:r>
      <w:ins w:id="279" w:author="Daniel Ortiz-Barrientos" w:date="2020-11-08T18:07:00Z">
        <w:r w:rsidR="00C6606F">
          <w:rPr>
            <w:lang w:val="en-US"/>
          </w:rPr>
          <w:t xml:space="preserve"> (</w:t>
        </w:r>
        <w:proofErr w:type="spellStart"/>
        <w:r w:rsidR="00C6606F" w:rsidRPr="00C6606F">
          <w:rPr>
            <w:highlight w:val="green"/>
            <w:lang w:val="en-US"/>
            <w:rPrChange w:id="280" w:author="Daniel Ortiz-Barrientos" w:date="2020-11-08T18:08:00Z">
              <w:rPr>
                <w:lang w:val="en-US"/>
              </w:rPr>
            </w:rPrChange>
          </w:rPr>
          <w:t>Turell</w:t>
        </w:r>
      </w:ins>
      <w:ins w:id="281" w:author="Daniel Ortiz-Barrientos" w:date="2020-11-08T18:08:00Z">
        <w:r w:rsidR="00C6606F" w:rsidRPr="00C6606F">
          <w:rPr>
            <w:highlight w:val="green"/>
            <w:lang w:val="en-US"/>
            <w:rPrChange w:id="282" w:author="Daniel Ortiz-Barrientos" w:date="2020-11-08T18:08:00Z">
              <w:rPr>
                <w:lang w:val="en-US"/>
              </w:rPr>
            </w:rPrChange>
          </w:rPr>
          <w:t>i’s</w:t>
        </w:r>
        <w:proofErr w:type="spellEnd"/>
        <w:r w:rsidR="00C6606F" w:rsidRPr="00C6606F">
          <w:rPr>
            <w:highlight w:val="green"/>
            <w:lang w:val="en-US"/>
            <w:rPrChange w:id="283" w:author="Daniel Ortiz-Barrientos" w:date="2020-11-08T18:08:00Z">
              <w:rPr>
                <w:lang w:val="en-US"/>
              </w:rPr>
            </w:rPrChange>
          </w:rPr>
          <w:t xml:space="preserve"> ref</w:t>
        </w:r>
        <w:r w:rsidR="00C6606F">
          <w:rPr>
            <w:lang w:val="en-US"/>
          </w:rPr>
          <w:t>)</w:t>
        </w:r>
      </w:ins>
      <w:del w:id="284" w:author="Daniel Ortiz-Barrientos" w:date="2020-11-08T18:07:00Z">
        <w:r w:rsidRPr="00F04602" w:rsidDel="00A34DE1">
          <w:rPr>
            <w:lang w:val="en-US"/>
          </w:rPr>
          <w:delText xml:space="preserve"> </w:delText>
        </w:r>
        <w:r w:rsidR="00C47D77" w:rsidRPr="00F04602" w:rsidDel="00A34DE1">
          <w:rPr>
            <w:lang w:val="en-US"/>
          </w:rPr>
          <w:fldChar w:fldCharType="begin"/>
        </w:r>
        <w:r w:rsidR="00C47D77" w:rsidRPr="00F04602" w:rsidDel="00A34DE1">
          <w:rPr>
            <w:lang w:val="en-US"/>
          </w:rPr>
          <w:del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delInstrText>
        </w:r>
        <w:r w:rsidR="00C47D77" w:rsidRPr="00F04602" w:rsidDel="00A34DE1">
          <w:rPr>
            <w:lang w:val="en-US"/>
          </w:rPr>
          <w:fldChar w:fldCharType="separate"/>
        </w:r>
        <w:r w:rsidR="00C47D77" w:rsidRPr="00F04602" w:rsidDel="00A34DE1">
          <w:rPr>
            <w:noProof/>
            <w:lang w:val="en-US"/>
          </w:rPr>
          <w:delText>(</w:delText>
        </w:r>
        <w:r w:rsidR="00C47D77" w:rsidRPr="00F04602" w:rsidDel="00A34DE1">
          <w:rPr>
            <w:smallCaps/>
            <w:noProof/>
            <w:lang w:val="en-US"/>
          </w:rPr>
          <w:delText>Walsh and Lynch</w:delText>
        </w:r>
        <w:r w:rsidR="00C47D77" w:rsidRPr="00F04602" w:rsidDel="00A34DE1">
          <w:rPr>
            <w:noProof/>
            <w:lang w:val="en-US"/>
          </w:rPr>
          <w:delText xml:space="preserve"> 2018)</w:delText>
        </w:r>
        <w:r w:rsidR="00C47D77" w:rsidRPr="00F04602" w:rsidDel="00A34DE1">
          <w:rPr>
            <w:lang w:val="en-US"/>
          </w:rPr>
          <w:fldChar w:fldCharType="end"/>
        </w:r>
      </w:del>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mutation rates, </w:t>
      </w:r>
      <w:r w:rsidR="003C40D3" w:rsidRPr="00F04602">
        <w:rPr>
          <w:lang w:val="en-US"/>
        </w:rPr>
        <w:lastRenderedPageBreak/>
        <w:t>resulting in allelic distributions of small effects</w:t>
      </w:r>
      <w:ins w:id="285" w:author="Daniel Ortiz-Barrientos" w:date="2020-11-08T18:04:00Z">
        <w:r w:rsidR="005B166D">
          <w:rPr>
            <w:lang w:val="en-US"/>
          </w:rPr>
          <w:t xml:space="preserve"> </w:t>
        </w:r>
      </w:ins>
      <w:commentRangeStart w:id="286"/>
      <w:ins w:id="287" w:author="Daniel Ortiz-Barrientos" w:date="2020-11-08T18:07:00Z">
        <w:r w:rsidR="00A34DE1" w:rsidRPr="00F04602">
          <w:rPr>
            <w:lang w:val="en-US"/>
          </w:rPr>
          <w:fldChar w:fldCharType="begin"/>
        </w:r>
        <w:r w:rsidR="00A34DE1"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A34DE1" w:rsidRPr="00F04602">
          <w:rPr>
            <w:lang w:val="en-US"/>
          </w:rPr>
          <w:fldChar w:fldCharType="separate"/>
        </w:r>
        <w:r w:rsidR="00A34DE1" w:rsidRPr="00F04602">
          <w:rPr>
            <w:noProof/>
            <w:lang w:val="en-US"/>
          </w:rPr>
          <w:t>(</w:t>
        </w:r>
      </w:ins>
      <w:ins w:id="288" w:author="Daniel Ortiz-Barrientos" w:date="2020-11-08T18:08:00Z">
        <w:r w:rsidR="00962428">
          <w:rPr>
            <w:smallCaps/>
            <w:noProof/>
            <w:lang w:val="en-US"/>
          </w:rPr>
          <w:t>Ref</w:t>
        </w:r>
      </w:ins>
      <w:ins w:id="289" w:author="Daniel Ortiz-Barrientos" w:date="2020-11-08T18:07:00Z">
        <w:r w:rsidR="00A34DE1" w:rsidRPr="00F04602">
          <w:rPr>
            <w:noProof/>
            <w:lang w:val="en-US"/>
          </w:rPr>
          <w:t>)</w:t>
        </w:r>
        <w:r w:rsidR="00A34DE1" w:rsidRPr="00F04602">
          <w:rPr>
            <w:lang w:val="en-US"/>
          </w:rPr>
          <w:fldChar w:fldCharType="end"/>
        </w:r>
        <w:commentRangeEnd w:id="286"/>
        <w:r w:rsidR="00A34DE1">
          <w:rPr>
            <w:rStyle w:val="CommentReference"/>
          </w:rPr>
          <w:commentReference w:id="286"/>
        </w:r>
      </w:ins>
      <w:r w:rsidR="003C40D3" w:rsidRPr="00F04602">
        <w:rPr>
          <w:lang w:val="en-US"/>
        </w:rPr>
        <w:t>. House-of-Cards (</w:t>
      </w:r>
      <w:proofErr w:type="spellStart"/>
      <w:r w:rsidR="003C40D3" w:rsidRPr="00F04602">
        <w:rPr>
          <w:lang w:val="en-US"/>
        </w:rPr>
        <w:t>HoC</w:t>
      </w:r>
      <w:proofErr w:type="spellEnd"/>
      <w:r w:rsidR="003C40D3" w:rsidRPr="00F04602">
        <w:rPr>
          <w:lang w:val="en-US"/>
        </w:rPr>
        <w:t xml:space="preserve">)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w:t>
      </w:r>
      <w:commentRangeStart w:id="290"/>
      <w:r w:rsidR="00C3209E">
        <w:rPr>
          <w:lang w:val="en-US"/>
        </w:rPr>
        <w:t>effects</w:t>
      </w:r>
      <w:commentRangeEnd w:id="290"/>
      <w:r w:rsidR="005B166D">
        <w:rPr>
          <w:rStyle w:val="CommentReference"/>
        </w:rPr>
        <w:commentReference w:id="290"/>
      </w:r>
      <w:r w:rsidR="00C3209E">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w:t>
      </w:r>
      <w:del w:id="291" w:author="Daniel Ortiz-Barrientos" w:date="2020-11-08T18:08:00Z">
        <w:r w:rsidR="00C47D77" w:rsidRPr="00F04602" w:rsidDel="00962428">
          <w:rPr>
            <w:noProof/>
            <w:lang w:val="en-US"/>
          </w:rPr>
          <w:delText xml:space="preserve">; </w:delText>
        </w:r>
        <w:r w:rsidR="00C47D77" w:rsidRPr="00F04602" w:rsidDel="00962428">
          <w:rPr>
            <w:smallCaps/>
            <w:noProof/>
            <w:lang w:val="en-US"/>
          </w:rPr>
          <w:delText>Walsh and Lynch</w:delText>
        </w:r>
        <w:r w:rsidR="00C47D77" w:rsidRPr="00F04602" w:rsidDel="00962428">
          <w:rPr>
            <w:noProof/>
            <w:lang w:val="en-US"/>
          </w:rPr>
          <w:delText xml:space="preserve"> 2018</w:delText>
        </w:r>
      </w:del>
      <w:r w:rsidR="00C47D77" w:rsidRPr="00F04602">
        <w:rPr>
          <w:noProof/>
          <w:lang w:val="en-US"/>
        </w:rPr>
        <w:t>)</w:t>
      </w:r>
      <w:r w:rsidR="00C47D77" w:rsidRPr="00F04602">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D3EE6" w:rsidRPr="00F04602">
        <w:rPr>
          <w:lang w:val="en-US"/>
        </w:rPr>
        <w:t xml:space="preserve">. In species with low recombination, </w:t>
      </w:r>
      <w:r w:rsidR="009147C2">
        <w:rPr>
          <w:lang w:val="en-US"/>
        </w:rPr>
        <w:t>however</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DD3EE6"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face="smallcaps"&gt;Lynch and Gabriel&lt;/style&gt; 1983; &lt;style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2018&lt;/call-num&gt;&lt;urls&gt;&lt;/urls&gt;&lt;/record&gt;&lt;/Cite&gt;&lt;Cite&gt;&lt;Author&gt;Lynch&lt;/Author&gt;&lt;Year&gt;1983&lt;/Year&gt;&lt;RecNum&gt;598&lt;/RecNum&gt;&lt;record&gt;&lt;rec-number&gt;598&lt;/rec-number&gt;&lt;foreign-keys&gt;&lt;key app="EN" db-id="5ppvfvtxcxr5xnew0zqvex91vs0vv2wxd90d" timestamp="1604563442"&gt;598&lt;/key&gt;&lt;/foreign-keys&gt;&lt;ref-type name="Journal Article"&gt;17&lt;/ref-type&gt;&lt;contributors&gt;&lt;authors&gt;&lt;author&gt;Lynch, Michael&lt;/author&gt;&lt;author&gt;Gabriel, Wilfried&lt;/author&gt;&lt;/authors&gt;&lt;/contributors&gt;&lt;titles&gt;&lt;title&gt;Phenotypic evolution and parthenogenesis&lt;/title&gt;&lt;secondary-title&gt;The American Naturalist&lt;/secondary-title&gt;&lt;/titles&gt;&lt;periodical&gt;&lt;full-title&gt;The American Naturalist&lt;/full-title&gt;&lt;/periodical&gt;&lt;pages&gt;745-764&lt;/pages&gt;&lt;volume&gt;122&lt;/volume&gt;&lt;number&gt;6&lt;/number&gt;&lt;dates&gt;&lt;year&gt;1983&lt;/year&gt;&lt;/dates&gt;&lt;isbn&gt;0003-0147&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 and Gabriel</w:t>
      </w:r>
      <w:r w:rsidR="00C47D77" w:rsidRPr="00F04602">
        <w:rPr>
          <w:noProof/>
          <w:lang w:val="en-US"/>
        </w:rPr>
        <w:t xml:space="preserve"> 1983</w:t>
      </w:r>
      <w:del w:id="292" w:author="Daniel Ortiz-Barrientos" w:date="2020-11-08T18:06:00Z">
        <w:r w:rsidR="00C47D77" w:rsidRPr="00F04602" w:rsidDel="005B166D">
          <w:rPr>
            <w:noProof/>
            <w:lang w:val="en-US"/>
          </w:rPr>
          <w:delText xml:space="preserve">; </w:delText>
        </w:r>
        <w:r w:rsidR="00C47D77" w:rsidRPr="00F04602" w:rsidDel="005B166D">
          <w:rPr>
            <w:smallCaps/>
            <w:noProof/>
            <w:lang w:val="en-US"/>
          </w:rPr>
          <w:delText>Walsh and Lynch</w:delText>
        </w:r>
        <w:r w:rsidR="00C47D77" w:rsidRPr="00F04602" w:rsidDel="005B166D">
          <w:rPr>
            <w:noProof/>
            <w:lang w:val="en-US"/>
          </w:rPr>
          <w:delText xml:space="preserve"> 2018</w:delText>
        </w:r>
      </w:del>
      <w:r w:rsidR="00C47D77" w:rsidRPr="00F04602">
        <w:rPr>
          <w:noProof/>
          <w:lang w:val="en-US"/>
        </w:rPr>
        <w:t>)</w:t>
      </w:r>
      <w:r w:rsidR="00C47D77" w:rsidRPr="00F04602">
        <w:rPr>
          <w:lang w:val="en-US"/>
        </w:rPr>
        <w:fldChar w:fldCharType="end"/>
      </w:r>
      <w:r w:rsidR="00DD3EE6" w:rsidRPr="00F04602">
        <w:rPr>
          <w:lang w:val="en-US"/>
        </w:rPr>
        <w:t xml:space="preserve">. </w:t>
      </w:r>
      <w:ins w:id="293" w:author="Daniel Ortiz-Barrientos" w:date="2020-11-08T18:12:00Z">
        <w:r w:rsidR="00962428">
          <w:rPr>
            <w:lang w:val="en-US"/>
          </w:rPr>
          <w:t>Overall, un</w:t>
        </w:r>
      </w:ins>
      <w:del w:id="294" w:author="Daniel Ortiz-Barrientos" w:date="2020-11-08T18:12:00Z">
        <w:r w:rsidR="00D36ECB" w:rsidRPr="00F04602" w:rsidDel="00962428">
          <w:rPr>
            <w:lang w:val="en-US"/>
          </w:rPr>
          <w:delText xml:space="preserve">A caveat to mutation-selection-drift models is that they </w:delText>
        </w:r>
        <w:r w:rsidR="00E23C15" w:rsidDel="00962428">
          <w:rPr>
            <w:lang w:val="en-US"/>
          </w:rPr>
          <w:delText xml:space="preserve">often </w:delText>
        </w:r>
        <w:r w:rsidR="00050BE8" w:rsidDel="00962428">
          <w:rPr>
            <w:lang w:val="en-US"/>
          </w:rPr>
          <w:delText>overestimat</w:delText>
        </w:r>
        <w:r w:rsidR="00574C1E" w:rsidDel="00962428">
          <w:rPr>
            <w:lang w:val="en-US"/>
          </w:rPr>
          <w:delText>e observed</w:delText>
        </w:r>
        <w:r w:rsidR="00050BE8" w:rsidDel="00962428">
          <w:rPr>
            <w:lang w:val="en-US"/>
          </w:rPr>
          <w:delText xml:space="preserve"> </w:delText>
        </w:r>
        <w:r w:rsidR="00574C1E" w:rsidDel="00962428">
          <w:rPr>
            <w:lang w:val="en-US"/>
          </w:rPr>
          <w:delText xml:space="preserve">variability </w:delText>
        </w:r>
        <w:r w:rsidR="00C47D77" w:rsidRPr="00F04602" w:rsidDel="00962428">
          <w:rPr>
            <w:lang w:val="en-US"/>
          </w:rPr>
          <w:fldChar w:fldCharType="begin"/>
        </w:r>
        <w:r w:rsidR="00C47D77" w:rsidRPr="00F04602" w:rsidDel="00962428">
          <w:rPr>
            <w:lang w:val="en-US"/>
          </w:rPr>
          <w:del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delInstrText>
        </w:r>
        <w:r w:rsidR="00C47D77" w:rsidRPr="00F04602" w:rsidDel="00962428">
          <w:rPr>
            <w:lang w:val="en-US"/>
          </w:rPr>
          <w:fldChar w:fldCharType="separate"/>
        </w:r>
        <w:r w:rsidR="00C47D77" w:rsidRPr="00F04602" w:rsidDel="00962428">
          <w:rPr>
            <w:noProof/>
            <w:lang w:val="en-US"/>
          </w:rPr>
          <w:delText>(</w:delText>
        </w:r>
        <w:r w:rsidR="00C47D77" w:rsidRPr="00F04602" w:rsidDel="00962428">
          <w:rPr>
            <w:smallCaps/>
            <w:noProof/>
            <w:lang w:val="en-US"/>
          </w:rPr>
          <w:delText>Walsh and Lynch</w:delText>
        </w:r>
        <w:r w:rsidR="00C47D77" w:rsidRPr="00F04602" w:rsidDel="00962428">
          <w:rPr>
            <w:noProof/>
            <w:lang w:val="en-US"/>
          </w:rPr>
          <w:delText xml:space="preserve"> 2018)</w:delText>
        </w:r>
        <w:r w:rsidR="00C47D77" w:rsidRPr="00F04602" w:rsidDel="00962428">
          <w:rPr>
            <w:lang w:val="en-US"/>
          </w:rPr>
          <w:fldChar w:fldCharType="end"/>
        </w:r>
        <w:r w:rsidR="00D36ECB" w:rsidRPr="00F04602" w:rsidDel="00962428">
          <w:rPr>
            <w:lang w:val="en-US"/>
          </w:rPr>
          <w:delText xml:space="preserve">. </w:delText>
        </w:r>
      </w:del>
      <w:del w:id="295" w:author="Daniel Ortiz-Barrientos" w:date="2020-11-08T18:11:00Z">
        <w:r w:rsidR="00D36ECB" w:rsidRPr="00F04602" w:rsidDel="00962428">
          <w:rPr>
            <w:lang w:val="en-US"/>
          </w:rPr>
          <w:delText xml:space="preserve">However, given that these models still estimate </w:delText>
        </w:r>
        <w:r w:rsidR="006A29DA" w:rsidDel="00962428">
          <w:rPr>
            <w:lang w:val="en-US"/>
          </w:rPr>
          <w:delText xml:space="preserve">the </w:delText>
        </w:r>
        <w:r w:rsidR="00D36ECB" w:rsidRPr="00F04602" w:rsidDel="00962428">
          <w:rPr>
            <w:lang w:val="en-US"/>
          </w:rPr>
          <w:delText xml:space="preserve">direction of changes in variation well, they remain useful tools to </w:delText>
        </w:r>
        <w:r w:rsidR="000D392A" w:rsidDel="00962428">
          <w:rPr>
            <w:lang w:val="en-US"/>
          </w:rPr>
          <w:delText>set</w:delText>
        </w:r>
        <w:r w:rsidR="00D36ECB" w:rsidRPr="00F04602" w:rsidDel="00962428">
          <w:rPr>
            <w:lang w:val="en-US"/>
          </w:rPr>
          <w:delText xml:space="preserve"> expectations </w:delText>
        </w:r>
        <w:r w:rsidR="00C47D77" w:rsidRPr="00F04602" w:rsidDel="00962428">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sidDel="00962428">
          <w:rPr>
            <w:lang w:val="en-US"/>
          </w:rPr>
          <w:delInstrText xml:space="preserve"> ADDIN EN.CITE </w:delInstrText>
        </w:r>
        <w:r w:rsidR="00C47D77" w:rsidRPr="00F04602" w:rsidDel="00962428">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sidDel="00962428">
          <w:rPr>
            <w:lang w:val="en-US"/>
          </w:rPr>
          <w:delInstrText xml:space="preserve"> ADDIN EN.CITE.DATA </w:delInstrText>
        </w:r>
        <w:r w:rsidR="00C47D77" w:rsidRPr="00F04602" w:rsidDel="00962428">
          <w:rPr>
            <w:lang w:val="en-US"/>
          </w:rPr>
        </w:r>
        <w:r w:rsidR="00C47D77" w:rsidRPr="00F04602" w:rsidDel="00962428">
          <w:rPr>
            <w:lang w:val="en-US"/>
          </w:rPr>
          <w:fldChar w:fldCharType="end"/>
        </w:r>
        <w:r w:rsidR="00C47D77" w:rsidRPr="00F04602" w:rsidDel="00962428">
          <w:rPr>
            <w:lang w:val="en-US"/>
          </w:rPr>
        </w:r>
        <w:r w:rsidR="00C47D77" w:rsidRPr="00F04602" w:rsidDel="00962428">
          <w:rPr>
            <w:lang w:val="en-US"/>
          </w:rPr>
          <w:fldChar w:fldCharType="separate"/>
        </w:r>
        <w:r w:rsidR="00C47D77" w:rsidRPr="00F04602" w:rsidDel="00962428">
          <w:rPr>
            <w:noProof/>
            <w:lang w:val="en-US"/>
          </w:rPr>
          <w:delText>(</w:delText>
        </w:r>
        <w:r w:rsidR="00C47D77" w:rsidRPr="00F04602" w:rsidDel="00962428">
          <w:rPr>
            <w:smallCaps/>
            <w:noProof/>
            <w:lang w:val="en-US"/>
          </w:rPr>
          <w:delText>Hodgins-Davis</w:delText>
        </w:r>
        <w:r w:rsidR="00C47D77" w:rsidRPr="00F04602" w:rsidDel="00962428">
          <w:rPr>
            <w:i/>
            <w:noProof/>
            <w:lang w:val="en-US"/>
          </w:rPr>
          <w:delText xml:space="preserve"> et al.</w:delText>
        </w:r>
        <w:r w:rsidR="00C47D77" w:rsidRPr="00F04602" w:rsidDel="00962428">
          <w:rPr>
            <w:noProof/>
            <w:lang w:val="en-US"/>
          </w:rPr>
          <w:delText xml:space="preserve"> 2015; </w:delText>
        </w:r>
        <w:r w:rsidR="00C47D77" w:rsidRPr="00F04602" w:rsidDel="00962428">
          <w:rPr>
            <w:smallCaps/>
            <w:noProof/>
            <w:lang w:val="en-US"/>
          </w:rPr>
          <w:delText>Walsh and Lynch</w:delText>
        </w:r>
        <w:r w:rsidR="00C47D77" w:rsidRPr="00F04602" w:rsidDel="00962428">
          <w:rPr>
            <w:noProof/>
            <w:lang w:val="en-US"/>
          </w:rPr>
          <w:delText xml:space="preserve"> 2018)</w:delText>
        </w:r>
        <w:r w:rsidR="00C47D77" w:rsidRPr="00F04602" w:rsidDel="00962428">
          <w:rPr>
            <w:lang w:val="en-US"/>
          </w:rPr>
          <w:fldChar w:fldCharType="end"/>
        </w:r>
        <w:r w:rsidR="00D36ECB" w:rsidRPr="00F04602" w:rsidDel="00962428">
          <w:rPr>
            <w:lang w:val="en-US"/>
          </w:rPr>
          <w:delText>.</w:delText>
        </w:r>
      </w:del>
      <w:ins w:id="296" w:author="Daniel Ortiz-Barrientos" w:date="2020-11-08T18:11:00Z">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ins>
      <w:ins w:id="297" w:author="Daniel Ortiz-Barrientos" w:date="2020-11-08T18:12:00Z">
        <w:r w:rsidR="00962428">
          <w:rPr>
            <w:rFonts w:eastAsiaTheme="minorEastAsia"/>
            <w:lang w:val="en-US"/>
          </w:rPr>
          <w:t xml:space="preserve">on </w:t>
        </w:r>
      </w:ins>
      <w:ins w:id="298" w:author="Daniel Ortiz-Barrientos" w:date="2020-11-08T18:13:00Z">
        <w:r w:rsidR="00962428">
          <w:rPr>
            <w:rFonts w:eastAsiaTheme="minorEastAsia"/>
            <w:lang w:val="en-US"/>
          </w:rPr>
          <w:t xml:space="preserve">genetic variance during adaptation </w:t>
        </w:r>
      </w:ins>
      <w:ins w:id="299" w:author="Daniel Ortiz-Barrientos" w:date="2020-11-08T18:11:00Z">
        <w:r w:rsidR="00962428" w:rsidRPr="00F04602">
          <w:rPr>
            <w:rFonts w:eastAsiaTheme="minorEastAsia"/>
            <w:lang w:val="en-US"/>
          </w:rPr>
          <w:t xml:space="preserve">could </w:t>
        </w:r>
        <w:r w:rsidR="00962428">
          <w:rPr>
            <w:rFonts w:eastAsiaTheme="minorEastAsia"/>
            <w:lang w:val="en-US"/>
          </w:rPr>
          <w:t>reveal which environmental</w:t>
        </w:r>
      </w:ins>
      <w:ins w:id="300" w:author="Daniel Ortiz-Barrientos" w:date="2020-11-08T18:12:00Z">
        <w:r w:rsidR="00962428">
          <w:rPr>
            <w:rFonts w:eastAsiaTheme="minorEastAsia"/>
            <w:lang w:val="en-US"/>
          </w:rPr>
          <w:t xml:space="preserve"> and genetic</w:t>
        </w:r>
      </w:ins>
      <w:ins w:id="301" w:author="Daniel Ortiz-Barrientos" w:date="2020-11-08T18:11:00Z">
        <w:r w:rsidR="00962428">
          <w:rPr>
            <w:rFonts w:eastAsiaTheme="minorEastAsia"/>
            <w:lang w:val="en-US"/>
          </w:rPr>
          <w:t xml:space="preserve"> circumstances favor high mutation rates, however, the costs of pleiotropy </w:t>
        </w:r>
      </w:ins>
      <w:ins w:id="302" w:author="Daniel Ortiz-Barrientos" w:date="2020-11-08T18:14:00Z">
        <w:r w:rsidR="001800D1">
          <w:rPr>
            <w:rFonts w:eastAsiaTheme="minorEastAsia"/>
            <w:lang w:val="en-US"/>
          </w:rPr>
          <w:t xml:space="preserve">on adaptation </w:t>
        </w:r>
      </w:ins>
      <w:ins w:id="303" w:author="Daniel Ortiz-Barrientos" w:date="2020-11-08T18:11:00Z">
        <w:r w:rsidR="00962428">
          <w:rPr>
            <w:rFonts w:eastAsiaTheme="minorEastAsia"/>
            <w:lang w:val="en-US"/>
          </w:rPr>
          <w:t>must also be considered.</w:t>
        </w:r>
      </w:ins>
    </w:p>
    <w:p w14:paraId="12E426E8" w14:textId="7950003A" w:rsidR="0022713A" w:rsidRPr="00F04602" w:rsidDel="00962428" w:rsidRDefault="004C3B79" w:rsidP="006E4266">
      <w:pPr>
        <w:spacing w:before="120" w:after="120" w:line="480" w:lineRule="auto"/>
        <w:ind w:firstLine="720"/>
        <w:rPr>
          <w:moveFrom w:id="304" w:author="Daniel Ortiz-Barrientos" w:date="2020-11-08T18:09:00Z"/>
          <w:rFonts w:eastAsiaTheme="minorEastAsia"/>
          <w:lang w:val="en-US"/>
        </w:rPr>
      </w:pPr>
      <w:moveFromRangeStart w:id="305" w:author="Daniel Ortiz-Barrientos" w:date="2020-11-08T18:09:00Z" w:name="move55751401"/>
      <w:moveFrom w:id="306" w:author="Daniel Ortiz-Barrientos" w:date="2020-11-08T18:09:00Z">
        <w:r w:rsidDel="00962428">
          <w:rPr>
            <w:lang w:val="en-US"/>
          </w:rPr>
          <w:t xml:space="preserve">Often </w:t>
        </w:r>
        <w:r w:rsidR="00A412D3" w:rsidDel="00962428">
          <w:rPr>
            <w:lang w:val="en-US"/>
          </w:rPr>
          <w:t>mutation-selection-drift</w:t>
        </w:r>
        <w:r w:rsidDel="00962428">
          <w:rPr>
            <w:lang w:val="en-US"/>
          </w:rPr>
          <w:t xml:space="preserve"> models ignore the</w:t>
        </w:r>
        <w:r w:rsidR="000941F5" w:rsidRPr="00F04602" w:rsidDel="00962428">
          <w:rPr>
            <w:lang w:val="en-US"/>
          </w:rPr>
          <w:t xml:space="preserve"> </w:t>
        </w:r>
        <w:r w:rsidR="007D0780" w:rsidDel="00962428">
          <w:rPr>
            <w:lang w:val="en-US"/>
          </w:rPr>
          <w:t>effects of</w:t>
        </w:r>
        <w:r w:rsidR="000941F5" w:rsidRPr="00F04602" w:rsidDel="00962428">
          <w:rPr>
            <w:lang w:val="en-US"/>
          </w:rPr>
          <w:t xml:space="preserve"> genetic architectures</w:t>
        </w:r>
        <w:r w:rsidR="007D0780" w:rsidDel="00962428">
          <w:rPr>
            <w:lang w:val="en-US"/>
          </w:rPr>
          <w:t xml:space="preserve"> on V</w:t>
        </w:r>
        <w:r w:rsidR="007D0780" w:rsidDel="00962428">
          <w:rPr>
            <w:vertAlign w:val="subscript"/>
            <w:lang w:val="en-US"/>
          </w:rPr>
          <w:t>A</w:t>
        </w:r>
        <w:r w:rsidR="000941F5" w:rsidRPr="00F04602" w:rsidDel="00962428">
          <w:rPr>
            <w:lang w:val="en-US"/>
          </w:rPr>
          <w:t>.</w:t>
        </w:r>
        <w:r w:rsidR="00217A60" w:rsidRPr="00F04602" w:rsidDel="00962428">
          <w:rPr>
            <w:lang w:val="en-US"/>
          </w:rPr>
          <w:t xml:space="preserve"> </w:t>
        </w:r>
        <w:r w:rsidR="00D5777C" w:rsidDel="00962428">
          <w:rPr>
            <w:lang w:val="en-US"/>
          </w:rPr>
          <w:t>However, t</w:t>
        </w:r>
        <w:r w:rsidR="00922EF3" w:rsidDel="00962428">
          <w:rPr>
            <w:lang w:val="en-US"/>
          </w:rPr>
          <w:t>he</w:t>
        </w:r>
        <w:r w:rsidR="00D91010" w:rsidRPr="00F04602" w:rsidDel="00962428">
          <w:rPr>
            <w:lang w:val="en-US"/>
          </w:rPr>
          <w:t xml:space="preserve"> distribution of </w:t>
        </w:r>
        <w:r w:rsidR="00D123F5" w:rsidDel="00962428">
          <w:rPr>
            <w:lang w:val="en-US"/>
          </w:rPr>
          <w:t>additive</w:t>
        </w:r>
        <w:r w:rsidR="00D91010" w:rsidRPr="00F04602" w:rsidDel="00962428">
          <w:rPr>
            <w:lang w:val="en-US"/>
          </w:rPr>
          <w:t xml:space="preserve"> effects</w:t>
        </w:r>
        <w:r w:rsidR="00D123F5" w:rsidDel="00962428">
          <w:rPr>
            <w:lang w:val="en-US"/>
          </w:rPr>
          <w:t xml:space="preserve"> </w:t>
        </w:r>
        <w:r w:rsidR="00D91010" w:rsidRPr="00F04602" w:rsidDel="00962428">
          <w:rPr>
            <w:lang w:val="en-US"/>
          </w:rPr>
          <w:t xml:space="preserve">should impact </w:t>
        </w:r>
        <w:r w:rsidR="00C43E04" w:rsidDel="00962428">
          <w:rPr>
            <w:lang w:val="en-US"/>
          </w:rPr>
          <w:t xml:space="preserve">how much </w:t>
        </w:r>
        <w:r w:rsidR="00D91010" w:rsidRPr="00F04602" w:rsidDel="00962428">
          <w:rPr>
            <w:lang w:val="en-US"/>
          </w:rPr>
          <w:t xml:space="preserve">variation </w:t>
        </w:r>
        <w:r w:rsidR="00966BD2" w:rsidDel="00962428">
          <w:rPr>
            <w:lang w:val="en-US"/>
          </w:rPr>
          <w:t xml:space="preserve">these models </w:t>
        </w:r>
        <w:r w:rsidR="00C43E04" w:rsidDel="00962428">
          <w:rPr>
            <w:lang w:val="en-US"/>
          </w:rPr>
          <w:t xml:space="preserve">maintain </w:t>
        </w:r>
        <w:r w:rsidR="00C47D77" w:rsidRPr="00F04602" w:rsidDel="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51BC2" w:rsidDel="00962428">
          <w:rPr>
            <w:lang w:val="en-US"/>
          </w:rPr>
          <w:instrText xml:space="preserve"> ADDIN EN.CITE </w:instrText>
        </w:r>
        <w:r w:rsidR="00951BC2" w:rsidDel="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51BC2" w:rsidDel="00962428">
          <w:rPr>
            <w:lang w:val="en-US"/>
          </w:rPr>
          <w:instrText xml:space="preserve"> ADDIN EN.CITE.DATA </w:instrText>
        </w:r>
        <w:r w:rsidR="00951BC2" w:rsidDel="00962428">
          <w:rPr>
            <w:lang w:val="en-US"/>
          </w:rPr>
        </w:r>
        <w:r w:rsidR="00951BC2" w:rsidDel="00962428">
          <w:rPr>
            <w:lang w:val="en-US"/>
          </w:rPr>
          <w:fldChar w:fldCharType="end"/>
        </w:r>
        <w:r w:rsidR="00C47D77" w:rsidRPr="00F04602" w:rsidDel="00962428">
          <w:rPr>
            <w:lang w:val="en-US"/>
          </w:rPr>
        </w:r>
        <w:r w:rsidR="00C47D77" w:rsidRPr="00F04602" w:rsidDel="00962428">
          <w:rPr>
            <w:lang w:val="en-US"/>
          </w:rPr>
          <w:fldChar w:fldCharType="separate"/>
        </w:r>
        <w:r w:rsidR="00951BC2" w:rsidDel="00962428">
          <w:rPr>
            <w:noProof/>
            <w:lang w:val="en-US"/>
          </w:rPr>
          <w:t>(</w:t>
        </w:r>
        <w:r w:rsidR="00951BC2" w:rsidRPr="00951BC2" w:rsidDel="00962428">
          <w:rPr>
            <w:smallCaps/>
            <w:noProof/>
            <w:lang w:val="en-US"/>
          </w:rPr>
          <w:t>Houle</w:t>
        </w:r>
        <w:r w:rsidR="00951BC2" w:rsidRPr="00951BC2" w:rsidDel="00962428">
          <w:rPr>
            <w:i/>
            <w:noProof/>
            <w:lang w:val="en-US"/>
          </w:rPr>
          <w:t xml:space="preserve"> et al.</w:t>
        </w:r>
        <w:r w:rsidR="00951BC2" w:rsidDel="00962428">
          <w:rPr>
            <w:noProof/>
            <w:lang w:val="en-US"/>
          </w:rPr>
          <w:t xml:space="preserve"> 2017; </w:t>
        </w:r>
        <w:r w:rsidR="00951BC2" w:rsidRPr="00951BC2" w:rsidDel="00962428">
          <w:rPr>
            <w:smallCaps/>
            <w:noProof/>
            <w:lang w:val="en-US"/>
          </w:rPr>
          <w:t>Walsh and Lynch</w:t>
        </w:r>
        <w:r w:rsidR="00951BC2" w:rsidDel="00962428">
          <w:rPr>
            <w:noProof/>
            <w:lang w:val="en-US"/>
          </w:rPr>
          <w:t xml:space="preserve"> 2018)</w:t>
        </w:r>
        <w:r w:rsidR="00C47D77" w:rsidRPr="00F04602" w:rsidDel="00962428">
          <w:rPr>
            <w:lang w:val="en-US"/>
          </w:rPr>
          <w:fldChar w:fldCharType="end"/>
        </w:r>
        <w:r w:rsidR="00D91010" w:rsidRPr="00F04602" w:rsidDel="00962428">
          <w:rPr>
            <w:rFonts w:eastAsiaTheme="minorEastAsia"/>
            <w:lang w:val="en-US"/>
          </w:rPr>
          <w:t>.</w:t>
        </w:r>
        <w:r w:rsidR="007874A8" w:rsidRPr="00F04602" w:rsidDel="00962428">
          <w:rPr>
            <w:rFonts w:eastAsiaTheme="minorEastAsia"/>
            <w:lang w:val="en-US"/>
          </w:rPr>
          <w:t xml:space="preserve"> </w:t>
        </w:r>
        <w:r w:rsidR="007C211D" w:rsidDel="00962428">
          <w:rPr>
            <w:rFonts w:eastAsiaTheme="minorEastAsia"/>
            <w:lang w:val="en-US"/>
          </w:rPr>
          <w:t>High</w:t>
        </w:r>
        <w:r w:rsidR="007874A8" w:rsidRPr="00F04602" w:rsidDel="00962428">
          <w:rPr>
            <w:rFonts w:eastAsiaTheme="minorEastAsia"/>
            <w:lang w:val="en-US"/>
          </w:rPr>
          <w:t xml:space="preserve"> mutational variance might reduce population fitness</w:t>
        </w:r>
        <w:r w:rsidR="00EF306B" w:rsidDel="00962428">
          <w:rPr>
            <w:rFonts w:eastAsiaTheme="minorEastAsia"/>
            <w:lang w:val="en-US"/>
          </w:rPr>
          <w:t xml:space="preserve"> </w:t>
        </w:r>
        <w:r w:rsidR="00A873EC" w:rsidDel="00962428">
          <w:rPr>
            <w:rFonts w:eastAsiaTheme="minorEastAsia"/>
            <w:lang w:val="en-US"/>
          </w:rPr>
          <w:fldChar w:fldCharType="begin"/>
        </w:r>
        <w:r w:rsidR="00A873EC" w:rsidDel="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A873EC" w:rsidDel="00962428">
          <w:rPr>
            <w:rFonts w:eastAsiaTheme="minorEastAsia"/>
            <w:lang w:val="en-US"/>
          </w:rPr>
          <w:fldChar w:fldCharType="separate"/>
        </w:r>
        <w:r w:rsidR="00A873EC" w:rsidDel="00962428">
          <w:rPr>
            <w:rFonts w:eastAsiaTheme="minorEastAsia"/>
            <w:noProof/>
            <w:lang w:val="en-US"/>
          </w:rPr>
          <w:t xml:space="preserve">(Figure 1; </w:t>
        </w:r>
        <w:r w:rsidR="00A873EC" w:rsidRPr="00A873EC" w:rsidDel="00962428">
          <w:rPr>
            <w:rFonts w:eastAsiaTheme="minorEastAsia"/>
            <w:smallCaps/>
            <w:noProof/>
            <w:lang w:val="en-US"/>
          </w:rPr>
          <w:t>Charlesworth and Charlesworth</w:t>
        </w:r>
        <w:r w:rsidR="00A873EC" w:rsidDel="00962428">
          <w:rPr>
            <w:rFonts w:eastAsiaTheme="minorEastAsia"/>
            <w:noProof/>
            <w:lang w:val="en-US"/>
          </w:rPr>
          <w:t xml:space="preserve"> 2010)</w:t>
        </w:r>
        <w:r w:rsidR="00A873EC" w:rsidDel="00962428">
          <w:rPr>
            <w:rFonts w:eastAsiaTheme="minorEastAsia"/>
            <w:lang w:val="en-US"/>
          </w:rPr>
          <w:fldChar w:fldCharType="end"/>
        </w:r>
        <w:r w:rsidR="007C211D" w:rsidDel="00962428">
          <w:rPr>
            <w:rFonts w:eastAsiaTheme="minorEastAsia"/>
            <w:lang w:val="en-US"/>
          </w:rPr>
          <w:t>,</w:t>
        </w:r>
        <w:r w:rsidR="00262276" w:rsidDel="00962428">
          <w:rPr>
            <w:rFonts w:eastAsiaTheme="minorEastAsia"/>
            <w:lang w:val="en-US"/>
          </w:rPr>
          <w:t xml:space="preserve"> because </w:t>
        </w:r>
        <w:r w:rsidR="00262276" w:rsidRPr="00F04602" w:rsidDel="00962428">
          <w:rPr>
            <w:rFonts w:eastAsiaTheme="minorEastAsia"/>
            <w:lang w:val="en-US"/>
          </w:rPr>
          <w:t>most large</w:t>
        </w:r>
        <w:r w:rsidR="00E338BC" w:rsidDel="00962428">
          <w:rPr>
            <w:rFonts w:eastAsiaTheme="minorEastAsia"/>
            <w:lang w:val="en-US"/>
          </w:rPr>
          <w:t>-</w:t>
        </w:r>
        <w:r w:rsidR="00262276" w:rsidRPr="00F04602" w:rsidDel="00962428">
          <w:rPr>
            <w:rFonts w:eastAsiaTheme="minorEastAsia"/>
            <w:lang w:val="en-US"/>
          </w:rPr>
          <w:t xml:space="preserve">effect mutations are deleterious </w:t>
        </w:r>
        <w:r w:rsidR="00BD20DB" w:rsidDel="00962428">
          <w:rPr>
            <w:rFonts w:eastAsiaTheme="minorEastAsia"/>
            <w:lang w:val="en-US"/>
          </w:rPr>
          <w:t>post-ada</w:t>
        </w:r>
        <w:r w:rsidR="009D6FAC" w:rsidDel="00962428">
          <w:rPr>
            <w:rFonts w:eastAsiaTheme="minorEastAsia"/>
            <w:lang w:val="en-US"/>
          </w:rPr>
          <w:t>p</w:t>
        </w:r>
        <w:r w:rsidR="00BD20DB" w:rsidDel="00962428">
          <w:rPr>
            <w:rFonts w:eastAsiaTheme="minorEastAsia"/>
            <w:lang w:val="en-US"/>
          </w:rPr>
          <w:t>tation, driving populations away from a phenotypic optimum</w:t>
        </w:r>
        <w:r w:rsidR="00857E2B" w:rsidDel="00962428">
          <w:rPr>
            <w:rFonts w:eastAsiaTheme="minorEastAsia"/>
            <w:lang w:val="en-US"/>
          </w:rPr>
          <w:t xml:space="preserve"> </w:t>
        </w:r>
        <w:r w:rsidR="00262276" w:rsidRPr="00F04602" w:rsidDel="00962428">
          <w:rPr>
            <w:rFonts w:eastAsiaTheme="minorEastAsia"/>
            <w:lang w:val="en-US"/>
          </w:rPr>
          <w:fldChar w:fldCharType="begin"/>
        </w:r>
        <w:r w:rsidR="00262276" w:rsidRPr="00F04602" w:rsidDel="00962428">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262276" w:rsidRPr="00F04602" w:rsidDel="00962428">
          <w:rPr>
            <w:rFonts w:eastAsiaTheme="minorEastAsia"/>
            <w:lang w:val="en-US"/>
          </w:rPr>
          <w:fldChar w:fldCharType="separate"/>
        </w:r>
        <w:r w:rsidR="00262276" w:rsidRPr="00F04602" w:rsidDel="00962428">
          <w:rPr>
            <w:rFonts w:eastAsiaTheme="minorEastAsia"/>
            <w:noProof/>
            <w:lang w:val="en-US"/>
          </w:rPr>
          <w:t>(</w:t>
        </w:r>
        <w:r w:rsidR="00262276" w:rsidRPr="00F04602" w:rsidDel="00962428">
          <w:rPr>
            <w:rFonts w:eastAsiaTheme="minorEastAsia"/>
            <w:smallCaps/>
            <w:noProof/>
            <w:lang w:val="en-US"/>
          </w:rPr>
          <w:t>Barghi</w:t>
        </w:r>
        <w:r w:rsidR="00262276" w:rsidRPr="00F04602" w:rsidDel="00962428">
          <w:rPr>
            <w:rFonts w:eastAsiaTheme="minorEastAsia"/>
            <w:i/>
            <w:noProof/>
            <w:lang w:val="en-US"/>
          </w:rPr>
          <w:t xml:space="preserve"> et al.</w:t>
        </w:r>
        <w:r w:rsidR="00262276" w:rsidRPr="00F04602" w:rsidDel="00962428">
          <w:rPr>
            <w:rFonts w:eastAsiaTheme="minorEastAsia"/>
            <w:noProof/>
            <w:lang w:val="en-US"/>
          </w:rPr>
          <w:t xml:space="preserve"> 2020)</w:t>
        </w:r>
        <w:r w:rsidR="00262276" w:rsidRPr="00F04602" w:rsidDel="00962428">
          <w:rPr>
            <w:rFonts w:eastAsiaTheme="minorEastAsia"/>
            <w:lang w:val="en-US"/>
          </w:rPr>
          <w:fldChar w:fldCharType="end"/>
        </w:r>
        <w:r w:rsidR="00F33B1D" w:rsidRPr="00F04602" w:rsidDel="00962428">
          <w:rPr>
            <w:rFonts w:eastAsiaTheme="minorEastAsia"/>
            <w:lang w:val="en-US"/>
          </w:rPr>
          <w:t xml:space="preserve">. </w:t>
        </w:r>
        <w:r w:rsidR="00AF518A" w:rsidRPr="00F04602" w:rsidDel="00962428">
          <w:rPr>
            <w:rFonts w:eastAsiaTheme="minorEastAsia"/>
            <w:lang w:val="en-US"/>
          </w:rPr>
          <w:t>However, large</w:t>
        </w:r>
        <w:r w:rsidR="00E338BC" w:rsidDel="00962428">
          <w:rPr>
            <w:rFonts w:eastAsiaTheme="minorEastAsia"/>
            <w:lang w:val="en-US"/>
          </w:rPr>
          <w:t>-</w:t>
        </w:r>
        <w:r w:rsidR="00AF518A" w:rsidRPr="00F04602" w:rsidDel="00962428">
          <w:rPr>
            <w:rFonts w:eastAsiaTheme="minorEastAsia"/>
            <w:lang w:val="en-US"/>
          </w:rPr>
          <w:t xml:space="preserve">effect </w:t>
        </w:r>
        <w:r w:rsidR="000D5653" w:rsidDel="00962428">
          <w:rPr>
            <w:rFonts w:eastAsiaTheme="minorEastAsia"/>
            <w:lang w:val="en-US"/>
          </w:rPr>
          <w:t xml:space="preserve">mutations </w:t>
        </w:r>
        <w:r w:rsidR="00AF518A" w:rsidRPr="00F04602" w:rsidDel="00962428">
          <w:rPr>
            <w:rFonts w:eastAsiaTheme="minorEastAsia"/>
            <w:lang w:val="en-US"/>
          </w:rPr>
          <w:t>can be beneficial early in the adaptive process</w:t>
        </w:r>
        <w:r w:rsidR="00031B69" w:rsidDel="00962428">
          <w:rPr>
            <w:rFonts w:eastAsiaTheme="minorEastAsia"/>
            <w:lang w:val="en-US"/>
          </w:rPr>
          <w:t xml:space="preserve">, </w:t>
        </w:r>
        <w:r w:rsidR="00C93C8C" w:rsidDel="00962428">
          <w:rPr>
            <w:rFonts w:eastAsiaTheme="minorEastAsia"/>
            <w:lang w:val="en-US"/>
          </w:rPr>
          <w:t>pushing</w:t>
        </w:r>
        <w:r w:rsidR="00AF518A" w:rsidRPr="00F04602" w:rsidDel="00962428">
          <w:rPr>
            <w:rFonts w:eastAsiaTheme="minorEastAsia"/>
            <w:lang w:val="en-US"/>
          </w:rPr>
          <w:t xml:space="preserve"> populations </w:t>
        </w:r>
        <w:r w:rsidR="00C93C8C" w:rsidDel="00962428">
          <w:rPr>
            <w:rFonts w:eastAsiaTheme="minorEastAsia"/>
            <w:lang w:val="en-US"/>
          </w:rPr>
          <w:t xml:space="preserve">closer </w:t>
        </w:r>
        <w:r w:rsidR="00AF518A" w:rsidRPr="00F04602" w:rsidDel="00962428">
          <w:rPr>
            <w:rFonts w:eastAsiaTheme="minorEastAsia"/>
            <w:lang w:val="en-US"/>
          </w:rPr>
          <w:t xml:space="preserve">to </w:t>
        </w:r>
        <w:r w:rsidR="009D1B1B" w:rsidDel="00962428">
          <w:rPr>
            <w:rFonts w:eastAsiaTheme="minorEastAsia"/>
            <w:lang w:val="en-US"/>
          </w:rPr>
          <w:t>a</w:t>
        </w:r>
        <w:r w:rsidR="00AF518A" w:rsidRPr="00F04602" w:rsidDel="00962428">
          <w:rPr>
            <w:rFonts w:eastAsiaTheme="minorEastAsia"/>
            <w:lang w:val="en-US"/>
          </w:rPr>
          <w:t xml:space="preserve"> </w:t>
        </w:r>
        <w:r w:rsidR="002D43D5" w:rsidRPr="00F04602" w:rsidDel="00962428">
          <w:rPr>
            <w:lang w:val="en-US"/>
          </w:rPr>
          <w:t xml:space="preserve">phenotypic </w:t>
        </w:r>
        <w:r w:rsidR="00AF518A" w:rsidRPr="00F04602" w:rsidDel="00962428">
          <w:rPr>
            <w:rFonts w:eastAsiaTheme="minorEastAsia"/>
            <w:lang w:val="en-US"/>
          </w:rPr>
          <w:t xml:space="preserve">optimum </w:t>
        </w:r>
        <w:r w:rsidR="00C47D77" w:rsidRPr="00F04602" w:rsidDel="00962428">
          <w:rPr>
            <w:rFonts w:eastAsiaTheme="minorEastAsia"/>
            <w:lang w:val="en-US"/>
          </w:rPr>
          <w:fldChar w:fldCharType="begin"/>
        </w:r>
        <w:r w:rsidR="00C47D77" w:rsidRPr="00F04602" w:rsidDel="00962428">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C47D77" w:rsidRPr="00F04602" w:rsidDel="00962428">
          <w:rPr>
            <w:rFonts w:eastAsiaTheme="minorEastAsia"/>
            <w:lang w:val="en-US"/>
          </w:rPr>
          <w:fldChar w:fldCharType="separate"/>
        </w:r>
        <w:r w:rsidR="00C47D77" w:rsidRPr="00F04602" w:rsidDel="00962428">
          <w:rPr>
            <w:rFonts w:eastAsiaTheme="minorEastAsia"/>
            <w:noProof/>
            <w:lang w:val="en-US"/>
          </w:rPr>
          <w:t>(</w:t>
        </w:r>
        <w:r w:rsidR="00C47D77" w:rsidRPr="00F04602" w:rsidDel="00962428">
          <w:rPr>
            <w:rFonts w:eastAsiaTheme="minorEastAsia"/>
            <w:smallCaps/>
            <w:noProof/>
            <w:lang w:val="en-US"/>
          </w:rPr>
          <w:t>Gilbert and Whitlock</w:t>
        </w:r>
        <w:r w:rsidR="00C47D77" w:rsidRPr="00F04602" w:rsidDel="00962428">
          <w:rPr>
            <w:rFonts w:eastAsiaTheme="minorEastAsia"/>
            <w:noProof/>
            <w:lang w:val="en-US"/>
          </w:rPr>
          <w:t xml:space="preserve"> 2017)</w:t>
        </w:r>
        <w:r w:rsidR="00C47D77" w:rsidRPr="00F04602" w:rsidDel="00962428">
          <w:rPr>
            <w:rFonts w:eastAsiaTheme="minorEastAsia"/>
            <w:lang w:val="en-US"/>
          </w:rPr>
          <w:fldChar w:fldCharType="end"/>
        </w:r>
        <w:r w:rsidR="00AF518A" w:rsidRPr="00F04602" w:rsidDel="00962428">
          <w:rPr>
            <w:rFonts w:eastAsiaTheme="minorEastAsia"/>
            <w:lang w:val="en-US"/>
          </w:rPr>
          <w:t xml:space="preserve">. </w:t>
        </w:r>
        <w:r w:rsidR="00D06BF1" w:rsidDel="00962428">
          <w:rPr>
            <w:rFonts w:eastAsiaTheme="minorEastAsia"/>
            <w:lang w:val="en-US"/>
          </w:rPr>
          <w:t>Understanding t</w:t>
        </w:r>
        <w:r w:rsidR="008E06C9" w:rsidRPr="00F04602" w:rsidDel="00962428">
          <w:rPr>
            <w:rFonts w:eastAsiaTheme="minorEastAsia"/>
            <w:lang w:val="en-US"/>
          </w:rPr>
          <w:t xml:space="preserve">he </w:t>
        </w:r>
        <w:r w:rsidR="00E22048" w:rsidDel="00962428">
          <w:rPr>
            <w:rFonts w:eastAsiaTheme="minorEastAsia"/>
            <w:lang w:val="en-US"/>
          </w:rPr>
          <w:t>consequences</w:t>
        </w:r>
        <w:r w:rsidR="008E06C9" w:rsidRPr="00F04602" w:rsidDel="00962428">
          <w:rPr>
            <w:rFonts w:eastAsiaTheme="minorEastAsia"/>
            <w:lang w:val="en-US"/>
          </w:rPr>
          <w:t xml:space="preserve"> of </w:t>
        </w:r>
        <w:r w:rsidR="00F74CC0" w:rsidDel="00962428">
          <w:rPr>
            <w:rFonts w:eastAsiaTheme="minorEastAsia"/>
            <w:lang w:val="en-US"/>
          </w:rPr>
          <w:t>mutational</w:t>
        </w:r>
        <w:r w:rsidR="008E06C9" w:rsidRPr="00F04602" w:rsidDel="00962428">
          <w:rPr>
            <w:rFonts w:eastAsiaTheme="minorEastAsia"/>
            <w:lang w:val="en-US"/>
          </w:rPr>
          <w:t xml:space="preserve"> </w:t>
        </w:r>
        <w:r w:rsidR="00215D63" w:rsidDel="00962428">
          <w:rPr>
            <w:rFonts w:eastAsiaTheme="minorEastAsia"/>
            <w:lang w:val="en-US"/>
          </w:rPr>
          <w:t>variability</w:t>
        </w:r>
        <w:r w:rsidR="008E06C9" w:rsidRPr="00F04602" w:rsidDel="00962428">
          <w:rPr>
            <w:rFonts w:eastAsiaTheme="minorEastAsia"/>
            <w:lang w:val="en-US"/>
          </w:rPr>
          <w:t xml:space="preserve"> could </w:t>
        </w:r>
        <w:r w:rsidR="00E22048" w:rsidDel="00962428">
          <w:rPr>
            <w:rFonts w:eastAsiaTheme="minorEastAsia"/>
            <w:lang w:val="en-US"/>
          </w:rPr>
          <w:t>reveal which</w:t>
        </w:r>
        <w:r w:rsidR="00F86FCF" w:rsidDel="00962428">
          <w:rPr>
            <w:rFonts w:eastAsiaTheme="minorEastAsia"/>
            <w:lang w:val="en-US"/>
          </w:rPr>
          <w:t xml:space="preserve"> </w:t>
        </w:r>
        <w:r w:rsidR="00DF1A77" w:rsidDel="00962428">
          <w:rPr>
            <w:rFonts w:eastAsiaTheme="minorEastAsia"/>
            <w:lang w:val="en-US"/>
          </w:rPr>
          <w:t xml:space="preserve">environmental </w:t>
        </w:r>
        <w:r w:rsidR="000C2E89" w:rsidDel="00962428">
          <w:rPr>
            <w:rFonts w:eastAsiaTheme="minorEastAsia"/>
            <w:lang w:val="en-US"/>
          </w:rPr>
          <w:t>circumstances</w:t>
        </w:r>
        <w:r w:rsidR="00F86FCF" w:rsidDel="00962428">
          <w:rPr>
            <w:rFonts w:eastAsiaTheme="minorEastAsia"/>
            <w:lang w:val="en-US"/>
          </w:rPr>
          <w:t xml:space="preserve"> favor high mutation rates</w:t>
        </w:r>
        <w:r w:rsidR="0083350B" w:rsidDel="00962428">
          <w:rPr>
            <w:rFonts w:eastAsiaTheme="minorEastAsia"/>
            <w:lang w:val="en-US"/>
          </w:rPr>
          <w:t>, however, the costs of pleiotropy must also be considered</w:t>
        </w:r>
        <w:r w:rsidR="00714F8B" w:rsidDel="00962428">
          <w:rPr>
            <w:rFonts w:eastAsiaTheme="minorEastAsia"/>
            <w:lang w:val="en-US"/>
          </w:rPr>
          <w:t>.</w:t>
        </w:r>
        <w:r w:rsidR="008E06C9" w:rsidRPr="00F04602" w:rsidDel="00962428">
          <w:rPr>
            <w:rFonts w:eastAsiaTheme="minorEastAsia"/>
            <w:lang w:val="en-US"/>
          </w:rPr>
          <w:t xml:space="preserve"> </w:t>
        </w:r>
      </w:moveFrom>
    </w:p>
    <w:moveFromRangeEnd w:id="305"/>
    <w:p w14:paraId="636D44F9" w14:textId="05BA8055" w:rsidR="008E06C9" w:rsidRPr="00F04602" w:rsidDel="00E4323D" w:rsidRDefault="008E06C9" w:rsidP="00E4323D">
      <w:pPr>
        <w:spacing w:before="120" w:after="120" w:line="480" w:lineRule="auto"/>
        <w:ind w:firstLine="720"/>
        <w:rPr>
          <w:del w:id="307" w:author="Daniel Ortiz-Barrientos" w:date="2020-11-08T18:17:00Z"/>
          <w:rFonts w:eastAsiaTheme="minorEastAsia"/>
          <w:lang w:val="en-US"/>
        </w:rPr>
        <w:pPrChange w:id="308" w:author="Daniel Ortiz-Barrientos" w:date="2020-11-08T18:17:00Z">
          <w:pPr>
            <w:spacing w:before="120" w:after="120" w:line="480" w:lineRule="auto"/>
            <w:ind w:firstLine="720"/>
          </w:pPr>
        </w:pPrChange>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w:t>
      </w:r>
      <w:ins w:id="309" w:author="Daniel Ortiz-Barrientos" w:date="2020-11-08T18:15:00Z">
        <w:r w:rsidR="001800D1">
          <w:rPr>
            <w:rFonts w:eastAsiaTheme="minorEastAsia"/>
            <w:lang w:val="en-US"/>
          </w:rPr>
          <w:t>,</w:t>
        </w:r>
      </w:ins>
      <w:r w:rsidR="00DA75F3">
        <w:rPr>
          <w:rFonts w:eastAsiaTheme="minorEastAsia"/>
          <w:lang w:val="en-US"/>
        </w:rPr>
        <w:t xml:space="preserve"> variability</w:t>
      </w:r>
      <w:ins w:id="310" w:author="Daniel Ortiz-Barrientos" w:date="2020-11-08T18:15:00Z">
        <w:r w:rsidR="001800D1">
          <w:rPr>
            <w:rFonts w:eastAsiaTheme="minorEastAsia"/>
            <w:lang w:val="en-US"/>
          </w:rPr>
          <w:t>,</w:t>
        </w:r>
      </w:ins>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ins w:id="311" w:author="Daniel Ortiz-Barrientos" w:date="2020-11-08T18:15:00Z">
        <w:r w:rsidR="001800D1">
          <w:rPr>
            <w:rFonts w:eastAsiaTheme="minorEastAsia"/>
            <w:lang w:val="en-US"/>
          </w:rPr>
          <w:t xml:space="preserve"> levels of</w:t>
        </w:r>
      </w:ins>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del w:id="312" w:author="Daniel Ortiz-Barrientos" w:date="2020-11-08T18:15:00Z">
        <w:r w:rsidR="002D43D5" w:rsidRPr="00F04602" w:rsidDel="001800D1">
          <w:rPr>
            <w:rFonts w:eastAsiaTheme="minorEastAsia"/>
            <w:lang w:val="en-US"/>
          </w:rPr>
          <w:delText xml:space="preserve">adherence </w:delText>
        </w:r>
      </w:del>
      <w:ins w:id="313" w:author="Daniel Ortiz-Barrientos" w:date="2020-11-08T18:15:00Z">
        <w:r w:rsidR="001800D1">
          <w:rPr>
            <w:rFonts w:eastAsiaTheme="minorEastAsia"/>
            <w:lang w:val="en-US"/>
          </w:rPr>
          <w:t>distance</w:t>
        </w:r>
        <w:r w:rsidR="001800D1" w:rsidRPr="00F04602">
          <w:rPr>
            <w:rFonts w:eastAsiaTheme="minorEastAsia"/>
            <w:lang w:val="en-US"/>
          </w:rPr>
          <w:t xml:space="preserve"> </w:t>
        </w:r>
      </w:ins>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proofErr w:type="spellStart"/>
      <w:r w:rsidR="001B6861" w:rsidRPr="00F04602">
        <w:rPr>
          <w:rFonts w:eastAsiaTheme="minorEastAsia"/>
          <w:lang w:val="en-US"/>
        </w:rPr>
        <w:t>HoC</w:t>
      </w:r>
      <w:proofErr w:type="spellEnd"/>
      <w:r w:rsidR="001B6861" w:rsidRPr="00F04602">
        <w:rPr>
          <w:rFonts w:eastAsiaTheme="minorEastAsia"/>
          <w:lang w:val="en-US"/>
        </w:rPr>
        <w:t xml:space="preserve"> regimes remains a mystery, but recent advances in </w:t>
      </w:r>
      <w:ins w:id="314" w:author="Daniel Ortiz-Barrientos" w:date="2020-11-08T18:17:00Z">
        <w:r w:rsidR="00E4323D">
          <w:rPr>
            <w:rFonts w:eastAsiaTheme="minorEastAsia"/>
            <w:lang w:val="en-US"/>
          </w:rPr>
          <w:t>i</w:t>
        </w:r>
        <w:r w:rsidR="00E4323D">
          <w:rPr>
            <w:rFonts w:eastAsiaTheme="minorEastAsia"/>
            <w:lang w:val="en-US"/>
          </w:rPr>
          <w:t>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ins>
      <w:del w:id="315" w:author="Daniel Ortiz-Barrientos" w:date="2020-11-08T18:17:00Z">
        <w:r w:rsidR="001B6861" w:rsidRPr="00F04602" w:rsidDel="00E4323D">
          <w:rPr>
            <w:rFonts w:eastAsiaTheme="minorEastAsia"/>
            <w:lang w:val="en-US"/>
          </w:rPr>
          <w:delText xml:space="preserve">computational approaches have </w:delText>
        </w:r>
      </w:del>
      <w:proofErr w:type="spellStart"/>
      <w:r w:rsidR="00482B60">
        <w:rPr>
          <w:rFonts w:eastAsiaTheme="minorEastAsia"/>
          <w:lang w:val="en-US"/>
        </w:rPr>
        <w:t>show</w:t>
      </w:r>
      <w:ins w:id="316" w:author="Daniel Ortiz-Barrientos" w:date="2020-11-08T18:17:00Z">
        <w:r w:rsidR="00E4323D">
          <w:rPr>
            <w:rFonts w:eastAsiaTheme="minorEastAsia"/>
            <w:lang w:val="en-US"/>
          </w:rPr>
          <w:t>ing</w:t>
        </w:r>
      </w:ins>
      <w:r w:rsidR="00482B60">
        <w:rPr>
          <w:rFonts w:eastAsiaTheme="minorEastAsia"/>
          <w:lang w:val="en-US"/>
        </w:rPr>
        <w:t>n</w:t>
      </w:r>
      <w:proofErr w:type="spellEnd"/>
      <w:r w:rsidR="00482B60">
        <w:rPr>
          <w:rFonts w:eastAsiaTheme="minorEastAsia"/>
          <w:lang w:val="en-US"/>
        </w:rPr>
        <w:t xml:space="preserve"> </w:t>
      </w:r>
      <w:ins w:id="317" w:author="Daniel Ortiz-Barrientos" w:date="2020-11-08T18:17:00Z">
        <w:r w:rsidR="00E4323D">
          <w:rPr>
            <w:rFonts w:eastAsiaTheme="minorEastAsia"/>
            <w:lang w:val="en-US"/>
          </w:rPr>
          <w:t xml:space="preserve">new </w:t>
        </w:r>
      </w:ins>
      <w:r w:rsidR="008C53F9">
        <w:rPr>
          <w:rFonts w:eastAsiaTheme="minorEastAsia"/>
          <w:lang w:val="en-US"/>
        </w:rPr>
        <w:t>promise</w:t>
      </w:r>
      <w:r w:rsidR="00482B60">
        <w:rPr>
          <w:rFonts w:eastAsiaTheme="minorEastAsia"/>
          <w:lang w:val="en-US"/>
        </w:rPr>
        <w:t xml:space="preserve"> in addressing these gaps</w:t>
      </w:r>
      <w:r w:rsidR="001B6861" w:rsidRPr="00F04602">
        <w:rPr>
          <w:rFonts w:eastAsiaTheme="minorEastAsia"/>
          <w:lang w:val="en-US"/>
        </w:rPr>
        <w:t>.</w:t>
      </w:r>
    </w:p>
    <w:p w14:paraId="418CE048" w14:textId="230803D8" w:rsidR="00E4323D" w:rsidRDefault="005007F9" w:rsidP="00E4323D">
      <w:pPr>
        <w:spacing w:before="120" w:after="120" w:line="480" w:lineRule="auto"/>
        <w:ind w:firstLine="720"/>
        <w:rPr>
          <w:ins w:id="318" w:author="Daniel Ortiz-Barrientos" w:date="2020-11-08T18:16:00Z"/>
          <w:rFonts w:eastAsiaTheme="minorEastAsia"/>
          <w:lang w:val="en-US"/>
        </w:rPr>
      </w:pPr>
      <w:del w:id="319" w:author="Daniel Ortiz-Barrientos" w:date="2020-11-08T18:16:00Z">
        <w:r w:rsidDel="00E4323D">
          <w:rPr>
            <w:rFonts w:eastAsiaTheme="minorEastAsia"/>
            <w:lang w:val="en-US"/>
          </w:rPr>
          <w:delText>Individual</w:delText>
        </w:r>
        <w:r w:rsidR="000C47C8" w:rsidRPr="00F04602" w:rsidDel="00E4323D">
          <w:rPr>
            <w:rFonts w:eastAsiaTheme="minorEastAsia"/>
            <w:lang w:val="en-US"/>
          </w:rPr>
          <w:delText xml:space="preserve">-based forward genetics modelling software has enabled </w:delText>
        </w:r>
        <w:r w:rsidR="00AE3F88" w:rsidDel="00E4323D">
          <w:rPr>
            <w:rFonts w:eastAsiaTheme="minorEastAsia"/>
            <w:lang w:val="en-US"/>
          </w:rPr>
          <w:delText xml:space="preserve">the integration of </w:delText>
        </w:r>
        <w:r w:rsidR="000C47C8" w:rsidRPr="00F04602" w:rsidDel="00E4323D">
          <w:rPr>
            <w:rFonts w:eastAsiaTheme="minorEastAsia"/>
            <w:lang w:val="en-US"/>
          </w:rPr>
          <w:delText xml:space="preserve">quantitative models </w:delText>
        </w:r>
        <w:r w:rsidR="001F102B" w:rsidDel="00E4323D">
          <w:rPr>
            <w:rFonts w:eastAsiaTheme="minorEastAsia"/>
            <w:lang w:val="en-US"/>
          </w:rPr>
          <w:delText xml:space="preserve">with </w:delText>
        </w:r>
        <w:r w:rsidR="000C47C8" w:rsidRPr="00F04602" w:rsidDel="00E4323D">
          <w:rPr>
            <w:rFonts w:eastAsiaTheme="minorEastAsia"/>
            <w:lang w:val="en-US"/>
          </w:rPr>
          <w:delText xml:space="preserve">population genetics expectations </w:delText>
        </w:r>
        <w:r w:rsidR="00C47D77" w:rsidRPr="00F04602" w:rsidDel="00E4323D">
          <w:rPr>
            <w:rFonts w:eastAsiaTheme="minorEastAsia"/>
            <w:lang w:val="en-US"/>
          </w:rPr>
          <w:fldChar w:fldCharType="begin"/>
        </w:r>
        <w:r w:rsidR="00C47D77" w:rsidRPr="00F04602" w:rsidDel="00E4323D">
          <w:rPr>
            <w:rFonts w:eastAsiaTheme="minorEastAsia"/>
            <w:lang w:val="en-US"/>
          </w:rPr>
          <w:del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delInstrText>
        </w:r>
        <w:r w:rsidR="00C47D77" w:rsidRPr="00F04602" w:rsidDel="00E4323D">
          <w:rPr>
            <w:rFonts w:eastAsiaTheme="minorEastAsia"/>
            <w:lang w:val="en-US"/>
          </w:rPr>
          <w:fldChar w:fldCharType="separate"/>
        </w:r>
        <w:r w:rsidR="00C47D77" w:rsidRPr="00F04602" w:rsidDel="00E4323D">
          <w:rPr>
            <w:rFonts w:eastAsiaTheme="minorEastAsia"/>
            <w:noProof/>
            <w:lang w:val="en-US"/>
          </w:rPr>
          <w:delText>(</w:delText>
        </w:r>
        <w:r w:rsidR="00C47D77" w:rsidRPr="00F04602" w:rsidDel="00E4323D">
          <w:rPr>
            <w:rFonts w:eastAsiaTheme="minorEastAsia"/>
            <w:smallCaps/>
            <w:noProof/>
            <w:lang w:val="en-US"/>
          </w:rPr>
          <w:delText>Haller and Messer</w:delText>
        </w:r>
        <w:r w:rsidR="00C47D77" w:rsidRPr="00F04602" w:rsidDel="00E4323D">
          <w:rPr>
            <w:rFonts w:eastAsiaTheme="minorEastAsia"/>
            <w:noProof/>
            <w:lang w:val="en-US"/>
          </w:rPr>
          <w:delText xml:space="preserve"> 2019)</w:delText>
        </w:r>
        <w:r w:rsidR="00C47D77" w:rsidRPr="00F04602" w:rsidDel="00E4323D">
          <w:rPr>
            <w:rFonts w:eastAsiaTheme="minorEastAsia"/>
            <w:lang w:val="en-US"/>
          </w:rPr>
          <w:fldChar w:fldCharType="end"/>
        </w:r>
      </w:del>
      <w:del w:id="320" w:author="Daniel Ortiz-Barrientos" w:date="2020-11-08T18:17:00Z">
        <w:r w:rsidR="000C47C8" w:rsidRPr="00F04602" w:rsidDel="00E4323D">
          <w:rPr>
            <w:rFonts w:eastAsiaTheme="minorEastAsia"/>
            <w:lang w:val="en-US"/>
          </w:rPr>
          <w:delText>.</w:delText>
        </w:r>
      </w:del>
      <w:r w:rsidR="000C47C8" w:rsidRPr="00F04602">
        <w:rPr>
          <w:rFonts w:eastAsiaTheme="minorEastAsia"/>
          <w:lang w:val="en-US"/>
        </w:rPr>
        <w:t xml:space="preserve"> </w:t>
      </w:r>
    </w:p>
    <w:p w14:paraId="4E8153C3" w14:textId="591BDE06"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ins w:id="321" w:author="Daniel Ortiz-Barrientos" w:date="2020-11-08T18:17:00Z">
        <w:r w:rsidR="00E4323D">
          <w:rPr>
            <w:rFonts w:eastAsiaTheme="minorEastAsia"/>
            <w:lang w:val="en-US"/>
          </w:rPr>
          <w:t xml:space="preserve">novel </w:t>
        </w:r>
      </w:ins>
      <w:del w:id="322" w:author="Daniel Ortiz-Barrientos" w:date="2020-11-08T18:17:00Z">
        <w:r w:rsidRPr="00F04602" w:rsidDel="00E4323D">
          <w:rPr>
            <w:rFonts w:eastAsiaTheme="minorEastAsia"/>
            <w:lang w:val="en-US"/>
          </w:rPr>
          <w:delText xml:space="preserve">a novel </w:delText>
        </w:r>
      </w:del>
      <w:ins w:id="323" w:author="Daniel Ortiz-Barrientos" w:date="2020-11-08T18:17:00Z">
        <w:r w:rsidR="00E4323D">
          <w:rPr>
            <w:rFonts w:eastAsiaTheme="minorEastAsia"/>
            <w:lang w:val="en-US"/>
          </w:rPr>
          <w:t xml:space="preserve">computational </w:t>
        </w:r>
      </w:ins>
      <w:del w:id="324" w:author="Daniel Ortiz-Barrientos" w:date="2020-11-08T18:17:00Z">
        <w:r w:rsidRPr="00F04602" w:rsidDel="00E4323D">
          <w:rPr>
            <w:rFonts w:eastAsiaTheme="minorEastAsia"/>
            <w:lang w:val="en-US"/>
          </w:rPr>
          <w:delText xml:space="preserve">approach </w:delText>
        </w:r>
      </w:del>
      <w:ins w:id="325" w:author="Daniel Ortiz-Barrientos" w:date="2020-11-08T18:17:00Z">
        <w:r w:rsidR="00E4323D">
          <w:rPr>
            <w:rFonts w:eastAsiaTheme="minorEastAsia"/>
            <w:lang w:val="en-US"/>
          </w:rPr>
          <w:t>experiments</w:t>
        </w:r>
        <w:r w:rsidR="00E4323D" w:rsidRPr="00F04602">
          <w:rPr>
            <w:rFonts w:eastAsiaTheme="minorEastAsia"/>
            <w:lang w:val="en-US"/>
          </w:rPr>
          <w:t xml:space="preserve"> </w:t>
        </w:r>
      </w:ins>
      <w:r w:rsidRPr="00F04602">
        <w:rPr>
          <w:rFonts w:eastAsiaTheme="minorEastAsia"/>
          <w:lang w:val="en-US"/>
        </w:rPr>
        <w:t xml:space="preserve">to simulate Gaussian and </w:t>
      </w:r>
      <w:proofErr w:type="spellStart"/>
      <w:r w:rsidRPr="00F04602">
        <w:rPr>
          <w:rFonts w:eastAsiaTheme="minorEastAsia"/>
          <w:lang w:val="en-US"/>
        </w:rPr>
        <w:t>HoC</w:t>
      </w:r>
      <w:proofErr w:type="spellEnd"/>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ins w:id="326" w:author="Daniel Ortiz-Barrientos" w:date="2020-11-08T18:18:00Z">
        <w:r w:rsidR="008718C4">
          <w:rPr>
            <w:rFonts w:eastAsiaTheme="minorEastAsia"/>
            <w:lang w:val="en-US"/>
          </w:rPr>
          <w:t>I explore the int</w:t>
        </w:r>
      </w:ins>
      <w:ins w:id="327" w:author="Daniel Ortiz-Barrientos" w:date="2020-11-08T18:19:00Z">
        <w:r w:rsidR="008718C4">
          <w:rPr>
            <w:rFonts w:eastAsiaTheme="minorEastAsia"/>
            <w:lang w:val="en-US"/>
          </w:rPr>
          <w:t xml:space="preserve">eraction of multiple evolutionary forces with varying genetic architectures to </w:t>
        </w:r>
      </w:ins>
      <w:del w:id="328" w:author="Daniel Ortiz-Barrientos" w:date="2020-11-08T18:19:00Z">
        <w:r w:rsidR="000F6643" w:rsidDel="008718C4">
          <w:rPr>
            <w:rFonts w:eastAsiaTheme="minorEastAsia"/>
            <w:lang w:val="en-US"/>
          </w:rPr>
          <w:delText xml:space="preserve">By considering </w:delText>
        </w:r>
        <w:r w:rsidRPr="00F04602" w:rsidDel="008718C4">
          <w:rPr>
            <w:lang w:val="en-US"/>
          </w:rPr>
          <w:delText>the</w:delText>
        </w:r>
      </w:del>
      <w:proofErr w:type="spellStart"/>
      <w:ins w:id="329" w:author="Daniel Ortiz-Barrientos" w:date="2020-11-08T18:19:00Z">
        <w:r w:rsidR="008718C4">
          <w:rPr>
            <w:rFonts w:eastAsiaTheme="minorEastAsia"/>
            <w:lang w:val="en-US"/>
          </w:rPr>
          <w:t>reveal t</w:t>
        </w:r>
        <w:proofErr w:type="spellEnd"/>
        <w:r w:rsidR="008718C4">
          <w:rPr>
            <w:rFonts w:eastAsiaTheme="minorEastAsia"/>
            <w:lang w:val="en-US"/>
          </w:rPr>
          <w:t>he</w:t>
        </w:r>
      </w:ins>
      <w:r w:rsidRPr="00F04602">
        <w:rPr>
          <w:lang w:val="en-US"/>
        </w:rPr>
        <w:t xml:space="preserve"> underlying distributions of alleles that give rise to</w:t>
      </w:r>
      <w:r w:rsidR="006F291E">
        <w:rPr>
          <w:lang w:val="en-US"/>
        </w:rPr>
        <w:t xml:space="preserve"> adaptation</w:t>
      </w:r>
      <w:ins w:id="330" w:author="Daniel Ortiz-Barrientos" w:date="2020-11-08T18:19:00Z">
        <w:r w:rsidR="008718C4">
          <w:rPr>
            <w:lang w:val="en-US"/>
          </w:rPr>
          <w:t>.</w:t>
        </w:r>
      </w:ins>
      <w:del w:id="331" w:author="Daniel Ortiz-Barrientos" w:date="2020-11-08T18:19:00Z">
        <w:r w:rsidR="006F291E" w:rsidDel="008718C4">
          <w:rPr>
            <w:lang w:val="en-US"/>
          </w:rPr>
          <w:delText>,</w:delText>
        </w:r>
      </w:del>
      <w:r w:rsidR="006F291E">
        <w:rPr>
          <w:lang w:val="en-US"/>
        </w:rPr>
        <w:t xml:space="preserve"> </w:t>
      </w:r>
      <w:ins w:id="332" w:author="Daniel Ortiz-Barrientos" w:date="2020-11-08T18:19:00Z">
        <w:r w:rsidR="008718C4">
          <w:rPr>
            <w:lang w:val="en-US"/>
          </w:rPr>
          <w:t xml:space="preserve">Overall, </w:t>
        </w:r>
      </w:ins>
      <w:bookmarkStart w:id="333" w:name="_GoBack"/>
      <w:bookmarkEnd w:id="333"/>
      <w:r w:rsidR="006F291E">
        <w:rPr>
          <w:lang w:val="en-US"/>
        </w:rPr>
        <w:t xml:space="preserve">I </w:t>
      </w:r>
      <w:r w:rsidR="00F95793">
        <w:rPr>
          <w:lang w:val="en-US"/>
        </w:rPr>
        <w:t xml:space="preserve">link </w:t>
      </w:r>
      <w:r w:rsidRPr="00F04602">
        <w:rPr>
          <w:lang w:val="en-US"/>
        </w:rPr>
        <w:t>adaptive outcomes</w:t>
      </w:r>
      <w:r w:rsidR="00790843">
        <w:rPr>
          <w:lang w:val="en-US"/>
        </w:rPr>
        <w:t xml:space="preserve"> to </w:t>
      </w:r>
      <w:r w:rsidRPr="00F04602">
        <w:rPr>
          <w:lang w:val="en-US"/>
        </w:rPr>
        <w:t xml:space="preserve">underlying variance-covariance structures and </w:t>
      </w:r>
      <w:r w:rsidR="000941C0" w:rsidRPr="00F04602">
        <w:rPr>
          <w:lang w:val="en-US"/>
        </w:rPr>
        <w:t>distributions of alleles</w:t>
      </w:r>
      <w:r w:rsidR="00B365A8">
        <w:rPr>
          <w:lang w:val="en-US"/>
        </w:rPr>
        <w:t xml:space="preserve">, finding which </w:t>
      </w:r>
      <w:r w:rsidR="00A861EE">
        <w:rPr>
          <w:lang w:val="en-US"/>
        </w:rPr>
        <w:t>genetic architectures and CoA models</w:t>
      </w:r>
      <w:r w:rsidR="00B365A8">
        <w:rPr>
          <w:lang w:val="en-US"/>
        </w:rPr>
        <w:t xml:space="preserve"> </w:t>
      </w:r>
      <w:ins w:id="334" w:author="Daniel Ortiz-Barrientos" w:date="2020-11-08T18:18:00Z">
        <w:r w:rsidR="00496C35">
          <w:rPr>
            <w:lang w:val="en-US"/>
          </w:rPr>
          <w:t xml:space="preserve">might </w:t>
        </w:r>
      </w:ins>
      <w:r w:rsidR="00B365A8">
        <w:rPr>
          <w:lang w:val="en-US"/>
        </w:rPr>
        <w:t xml:space="preserve">enable </w:t>
      </w:r>
      <w:ins w:id="335" w:author="Daniel Ortiz-Barrientos" w:date="2020-11-08T18:18:00Z">
        <w:r w:rsidR="00496C35">
          <w:rPr>
            <w:lang w:val="en-US"/>
          </w:rPr>
          <w:t xml:space="preserve">the maintenance of </w:t>
        </w:r>
      </w:ins>
      <w:r w:rsidR="00B365A8">
        <w:rPr>
          <w:lang w:val="en-US"/>
        </w:rPr>
        <w:t>adaptation</w:t>
      </w:r>
      <w:ins w:id="336" w:author="Daniel Ortiz-Barrientos" w:date="2020-11-08T18:18:00Z">
        <w:r w:rsidR="00496C35">
          <w:rPr>
            <w:lang w:val="en-US"/>
          </w:rPr>
          <w:t xml:space="preserve"> in nature</w:t>
        </w:r>
      </w:ins>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337" w:name="_Toc55740055"/>
      <w:r w:rsidRPr="00F04602">
        <w:t>Methods</w:t>
      </w:r>
      <w:bookmarkEnd w:id="337"/>
    </w:p>
    <w:p w14:paraId="12785729" w14:textId="25D70E42"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 xml:space="preserve">was confounded with mutation rate, however.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38" w:name="_Toc55740056"/>
      <w:r w:rsidRPr="00F04602">
        <w:t xml:space="preserve">Common model </w:t>
      </w:r>
      <w:r w:rsidR="00F731BF" w:rsidRPr="00F04602">
        <w:t>elements</w:t>
      </w:r>
      <w:bookmarkEnd w:id="338"/>
    </w:p>
    <w:p w14:paraId="392485AE" w14:textId="068A1BC0"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w:t>
      </w:r>
      <w:proofErr w:type="spellStart"/>
      <w:r w:rsidR="00BF19A3" w:rsidRPr="00F04602">
        <w:rPr>
          <w:lang w:val="en-US"/>
        </w:rPr>
        <w:t>SLiM</w:t>
      </w:r>
      <w:proofErr w:type="spell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3027A4" w:rsidRPr="00F04602">
        <w:rPr>
          <w:lang w:val="en-US"/>
        </w:rPr>
        <w:t xml:space="preserve">8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w:t>
      </w:r>
      <w:r w:rsidRPr="00F04602">
        <w:rPr>
          <w:lang w:val="en-US"/>
        </w:rPr>
        <w:lastRenderedPageBreak/>
        <w:t>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RDefault="00D175F6" w:rsidP="005343F5">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77777777" w:rsidR="000F0531" w:rsidRPr="00F04602" w:rsidRDefault="000F0531" w:rsidP="005343F5">
      <w:pPr>
        <w:spacing w:before="120" w:after="120" w:line="480" w:lineRule="auto"/>
        <w:ind w:firstLine="720"/>
        <w:rPr>
          <w:lang w:val="en-US"/>
        </w:rPr>
      </w:pPr>
    </w:p>
    <w:p w14:paraId="2C67177B" w14:textId="77777777" w:rsidR="007F39D0" w:rsidRPr="00F04602" w:rsidRDefault="00BB7422" w:rsidP="005343F5">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w:t>
      </w:r>
      <w:proofErr w:type="gramStart"/>
      <w:r w:rsidR="00B30570" w:rsidRPr="00F04602">
        <w:rPr>
          <w:lang w:val="en-US"/>
        </w:rPr>
        <w:t>1)</w:t>
      </w:r>
      <w:r w:rsidRPr="00F04602">
        <w:rPr>
          <w:lang w:val="en-US"/>
        </w:rPr>
        <w:t>.</w:t>
      </w:r>
      <w:proofErr w:type="gramEnd"/>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339" w:name="_Hlk53940415"/>
          <m:r>
            <w:rPr>
              <w:rFonts w:ascii="Cambria Math" w:hAnsi="Cambria Math"/>
              <w:lang w:val="en-US"/>
            </w:rPr>
            <m:t>β</m:t>
          </m:r>
          <w:bookmarkEnd w:id="339"/>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BF3DF0"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3E01C767" w:rsidR="00994321" w:rsidRPr="00F04602" w:rsidRDefault="004270CD" w:rsidP="005343F5">
      <w:pPr>
        <w:spacing w:before="120" w:after="120" w:line="480" w:lineRule="auto"/>
        <w:ind w:firstLine="720"/>
        <w:rPr>
          <w:lang w:val="en-US"/>
        </w:rPr>
      </w:pPr>
      <w:r w:rsidRPr="00F04602">
        <w:rPr>
          <w:lang w:val="en-US"/>
        </w:rPr>
        <w:t>where µ represents the per-locus mutation rate</w:t>
      </w:r>
      <w:r w:rsidR="006D2E7D" w:rsidRPr="00F04602">
        <w:rPr>
          <w:lang w:val="en-US"/>
        </w:rPr>
        <w:t xml:space="preserve"> per generation</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indicated that 50,000 generations</w:t>
      </w:r>
      <w:r w:rsidR="00BA5DFB" w:rsidRPr="00F04602">
        <w:rPr>
          <w:lang w:val="en-US"/>
        </w:rPr>
        <w:t xml:space="preserve"> of burn-in</w:t>
      </w:r>
      <w:r w:rsidR="008D078B" w:rsidRPr="00F04602">
        <w:rPr>
          <w:lang w:val="en-US"/>
        </w:rPr>
        <w:t xml:space="preserve"> was sufficient for </w:t>
      </w:r>
      <w:r w:rsidR="00920ED8" w:rsidRPr="00F04602">
        <w:rPr>
          <w:lang w:val="en-US"/>
        </w:rPr>
        <w:t>my</w:t>
      </w:r>
      <w:r w:rsidR="008D078B" w:rsidRPr="00F04602">
        <w:rPr>
          <w:lang w:val="en-US"/>
        </w:rPr>
        <w:t xml:space="preserve"> population size</w:t>
      </w:r>
      <w:r w:rsidR="00920ED8" w:rsidRPr="00F04602">
        <w:rPr>
          <w:lang w:val="en-US"/>
        </w:rPr>
        <w:t>, N</w:t>
      </w:r>
      <w:r w:rsidR="00920ED8" w:rsidRPr="00F04602">
        <w:rPr>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 however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5343F5">
      <w:pPr>
        <w:spacing w:before="120" w:after="120" w:line="480" w:lineRule="auto"/>
        <w:ind w:firstLine="720"/>
        <w:rPr>
          <w:lang w:val="en-US"/>
        </w:rPr>
      </w:pPr>
    </w:p>
    <w:p w14:paraId="7848AADC" w14:textId="4769D16B" w:rsidR="00994321" w:rsidRPr="00F04602" w:rsidRDefault="00994321" w:rsidP="002E2E2C">
      <w:pPr>
        <w:pStyle w:val="Heading2"/>
      </w:pPr>
      <w:bookmarkStart w:id="340" w:name="_Toc55740057"/>
      <w:r w:rsidRPr="00F04602">
        <w:t>Model specific characteristics</w:t>
      </w:r>
      <w:bookmarkEnd w:id="340"/>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BF3DF0"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RDefault="00BF3DF0" w:rsidP="005343F5">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5343F5">
      <w:pPr>
        <w:spacing w:before="120" w:after="120" w:line="480" w:lineRule="auto"/>
        <w:ind w:firstLine="720"/>
        <w:jc w:val="center"/>
        <w:rPr>
          <w:rFonts w:eastAsiaTheme="minorEastAsia"/>
          <w:lang w:val="en-US"/>
        </w:rPr>
      </w:pPr>
    </w:p>
    <w:p w14:paraId="7F1B89C6" w14:textId="47E4BB24" w:rsidR="00C121FD" w:rsidRPr="00F04602" w:rsidRDefault="000C426B" w:rsidP="005343F5">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s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n is the number of traits, and </w:t>
      </w:r>
      <w:proofErr w:type="spellStart"/>
      <w:r w:rsidR="00D46F7A" w:rsidRPr="00F04602">
        <w:rPr>
          <w:rFonts w:eastAsiaTheme="minorEastAsia"/>
          <w:lang w:val="en-US"/>
        </w:rPr>
        <w:t>x</w:t>
      </w:r>
      <w:r w:rsidR="00D46F7A" w:rsidRPr="00F04602">
        <w:rPr>
          <w:rFonts w:eastAsiaTheme="minorEastAsia"/>
          <w:vertAlign w:val="subscript"/>
          <w:lang w:val="en-US"/>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n. </w:t>
      </w:r>
      <w:r w:rsidR="00624963" w:rsidRPr="00F04602">
        <w:rPr>
          <w:rFonts w:eastAsiaTheme="minorEastAsia"/>
          <w:lang w:val="en-US"/>
        </w:rPr>
        <w:t>To ensure a theoretical minimum and maximum fitness, 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xml:space="preserve">, and maximum fitness was 1. This results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51196DC5" w14:textId="77777777" w:rsidR="00994321" w:rsidRPr="00F04602" w:rsidRDefault="00994321" w:rsidP="005343F5">
      <w:pPr>
        <w:spacing w:before="120" w:after="120" w:line="480" w:lineRule="auto"/>
        <w:ind w:firstLine="720"/>
        <w:rPr>
          <w:rFonts w:eastAsiaTheme="minorEastAsia"/>
          <w:lang w:val="en-US"/>
        </w:rPr>
      </w:pPr>
    </w:p>
    <w:p w14:paraId="67AB585A" w14:textId="2F71E380" w:rsidR="007836DB" w:rsidRPr="00F04602" w:rsidRDefault="00F731BF" w:rsidP="002E2E2C">
      <w:pPr>
        <w:pStyle w:val="Heading2"/>
      </w:pPr>
      <w:bookmarkStart w:id="341" w:name="_Toc55740058"/>
      <w:r w:rsidRPr="00F04602">
        <w:t>Model Parameterization</w:t>
      </w:r>
      <w:bookmarkEnd w:id="341"/>
    </w:p>
    <w:p w14:paraId="0010347D" w14:textId="3E67B87E" w:rsidR="004B4692" w:rsidRPr="00F04602" w:rsidRDefault="00BD0A45" w:rsidP="005343F5">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 </w:t>
      </w:r>
      <w:r w:rsidR="008703C8" w:rsidRPr="00F04602">
        <w:rPr>
          <w:lang w:val="en-US"/>
        </w:rPr>
        <w:lastRenderedPageBreak/>
        <w:t xml:space="preserve">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 xml:space="preserve">The hypercube sampling was necessary to explore the entire parameter space, as simple factorial designs would have been impractical to achieve.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742DB2" w:rsidRPr="00F04602">
        <w:rPr>
          <w:lang w:val="en-US"/>
        </w:rPr>
        <w:t>32 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62262A" w:rsidRPr="00F04602">
        <w:rPr>
          <w:lang w:val="en-US"/>
        </w:rPr>
        <w:t>high 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r w:rsidR="0050335C" w:rsidRPr="00F04602">
        <w:rPr>
          <w:lang w:val="en-US"/>
        </w:rPr>
        <w:t>SLiM</w:t>
      </w:r>
      <w:proofErr w:type="spell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p>
    <w:p w14:paraId="02CA556C" w14:textId="77777777" w:rsidR="0076598C" w:rsidRPr="00F04602" w:rsidRDefault="0076598C" w:rsidP="005343F5">
      <w:pPr>
        <w:spacing w:before="120" w:after="120" w:line="480" w:lineRule="auto"/>
        <w:ind w:firstLine="720"/>
        <w:rPr>
          <w:lang w:val="en-US"/>
        </w:rPr>
      </w:pPr>
    </w:p>
    <w:p w14:paraId="6EC2C35E" w14:textId="78C6905E" w:rsidR="004B4692" w:rsidRPr="00F04602" w:rsidRDefault="00007E00" w:rsidP="002E2E2C">
      <w:pPr>
        <w:pStyle w:val="Heading2"/>
      </w:pPr>
      <w:bookmarkStart w:id="342" w:name="_Toc55740059"/>
      <w:r w:rsidRPr="00F04602">
        <w:t>Analysis</w:t>
      </w:r>
      <w:bookmarkEnd w:id="342"/>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Where p</w:t>
      </w:r>
      <w:r w:rsidRPr="00F04602">
        <w:rPr>
          <w:rFonts w:eastAsiaTheme="minorEastAsia"/>
          <w:vertAlign w:val="subscript"/>
          <w:lang w:val="en-US"/>
        </w:rPr>
        <w:t>i</w:t>
      </w:r>
      <w:r w:rsidRPr="00F04602">
        <w:rPr>
          <w:rFonts w:eastAsiaTheme="minorEastAsia"/>
          <w:lang w:val="en-US"/>
        </w:rPr>
        <w:t xml:space="preserve"> and q</w:t>
      </w:r>
      <w:r w:rsidRPr="00F04602">
        <w:rPr>
          <w:rFonts w:eastAsiaTheme="minorEastAsia"/>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8869C7E" w:rsidR="00E434E1" w:rsidRDefault="00D07FD2" w:rsidP="009B4AAD">
      <w:pPr>
        <w:spacing w:before="120" w:after="120" w:line="480" w:lineRule="auto"/>
        <w:ind w:firstLine="720"/>
        <w:rPr>
          <w:lang w:val="en-US"/>
        </w:rPr>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units, and maladapted with distances greater than 16 units. I used a Chi-square test 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50F2D4A2" w14:textId="485C4DD7" w:rsidR="00E434E1" w:rsidRDefault="00E434E1" w:rsidP="005E3190">
      <w:pPr>
        <w:spacing w:before="120" w:after="120" w:line="480" w:lineRule="auto"/>
        <w:ind w:firstLine="720"/>
        <w:rPr>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p>
    <w:p w14:paraId="37D6FFEF" w14:textId="08B84AA3" w:rsidR="00EF12DC" w:rsidRPr="003C0431" w:rsidRDefault="00EF12DC" w:rsidP="003C0431">
      <w:pPr>
        <w:spacing w:before="120" w:after="120" w:line="480" w:lineRule="auto"/>
        <w:ind w:firstLine="720"/>
        <w:rPr>
          <w:rFonts w:eastAsiaTheme="minorEastAsia"/>
          <w:lang w:val="en-US"/>
        </w:rPr>
      </w:pPr>
      <w:r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Pr="00F04602">
        <w:rPr>
          <w:rFonts w:eastAsiaTheme="minorEastAsia"/>
          <w:vertAlign w:val="subscript"/>
          <w:lang w:val="en-US"/>
        </w:rPr>
        <w:t>A</w:t>
      </w:r>
      <w:r w:rsidRPr="00F04602">
        <w:rPr>
          <w:rFonts w:eastAsiaTheme="minorEastAsia"/>
          <w:lang w:val="en-US"/>
        </w:rPr>
        <w:t xml:space="preserve"> within each model. I adjusted for heteroskedasticity with EHW robust standard errors. Multiple regressions were calculated across 50 replicates owing to RAM limitations.</w:t>
      </w:r>
    </w:p>
    <w:p w14:paraId="6F8E7FC7" w14:textId="69129A89"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t-</w:t>
      </w:r>
      <w:r w:rsidR="0026655D">
        <w:rPr>
          <w:lang w:val="en-US"/>
        </w:rPr>
        <w:t xml:space="preserve"> and F-</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due 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9757A9" w:rsidRPr="00F04602">
        <w:rPr>
          <w:lang w:val="en-US"/>
        </w:rPr>
        <w:lastRenderedPageBreak/>
        <w:t xml:space="preserve">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576B6039" w:rsidR="006F5D7C" w:rsidRPr="00F04602" w:rsidRDefault="006F5D7C" w:rsidP="005343F5">
      <w:pPr>
        <w:pStyle w:val="Heading1"/>
      </w:pPr>
      <w:bookmarkStart w:id="343" w:name="_Toc55740060"/>
      <w:r w:rsidRPr="00F04602">
        <w:t>Results</w:t>
      </w:r>
      <w:bookmarkEnd w:id="343"/>
    </w:p>
    <w:p w14:paraId="4D575568" w14:textId="0521A1E7" w:rsidR="005624EF" w:rsidRPr="00F04602" w:rsidRDefault="00C53F88" w:rsidP="00F63185">
      <w:pPr>
        <w:pStyle w:val="Heading2"/>
      </w:pPr>
      <w:bookmarkStart w:id="344" w:name="_Toc55740061"/>
      <w:r w:rsidRPr="00F04602">
        <w:t>Tracking population dynamics over time</w:t>
      </w:r>
      <w:bookmarkEnd w:id="344"/>
    </w:p>
    <w:p w14:paraId="65785B1A" w14:textId="21D16719"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0B7306" w:rsidRPr="00F04602">
        <w:rPr>
          <w:lang w:val="en-US"/>
        </w:rPr>
        <w:t xml:space="preserve">2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6B6A04" w:rsidRPr="00F04602">
        <w:rPr>
          <w:lang w:val="en-US"/>
        </w:rPr>
        <w:t xml:space="preserve">Mean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proofErr w:type="spellStart"/>
      <w:r w:rsidR="008D60BB">
        <w:rPr>
          <w:lang w:val="en-US"/>
        </w:rPr>
        <w:t>HoC</w:t>
      </w:r>
      <w:proofErr w:type="spellEnd"/>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345"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345"/>
    </w:p>
    <w:p w14:paraId="7334F545" w14:textId="24096221" w:rsidR="00FE03EE" w:rsidRPr="00F04602" w:rsidRDefault="00920ED8" w:rsidP="005343F5">
      <w:pPr>
        <w:spacing w:before="120" w:after="120" w:line="480" w:lineRule="auto"/>
        <w:ind w:firstLine="720"/>
        <w:rPr>
          <w:lang w:val="en-US"/>
        </w:rPr>
      </w:pPr>
      <w:r w:rsidRPr="00F04602">
        <w:rPr>
          <w:lang w:val="en-US"/>
        </w:rPr>
        <w:lastRenderedPageBreak/>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346" w:name="_Toc55740063"/>
      <w:r w:rsidRPr="00F04602">
        <w:t>Genetic architecture effects on adaptation with Continuum of Alleles models</w:t>
      </w:r>
      <w:bookmarkEnd w:id="346"/>
    </w:p>
    <w:p w14:paraId="4C1AB0EF" w14:textId="1E3DF991"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w:t>
      </w:r>
      <w:r w:rsidR="00C47A0D" w:rsidRPr="00F04602">
        <w:rPr>
          <w:lang w:val="en-US"/>
        </w:rPr>
        <w:lastRenderedPageBreak/>
        <w:t xml:space="preserve">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w:t>
      </w:r>
      <w:proofErr w:type="spellStart"/>
      <w:r w:rsidR="00E045DD" w:rsidRPr="00F04602">
        <w:rPr>
          <w:lang w:val="en-US"/>
        </w:rPr>
        <w:t>adaptedness</w:t>
      </w:r>
      <w:proofErr w:type="spellEnd"/>
      <w:r w:rsidR="00E045DD" w:rsidRPr="00F04602">
        <w:rPr>
          <w:lang w:val="en-US"/>
        </w:rPr>
        <w:t>)</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 xml:space="preserve">and/or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D746E5" w:rsidRPr="00F04602">
        <w:rPr>
          <w:lang w:val="en-US"/>
        </w:rPr>
        <w:t>Furthermore, m</w:t>
      </w:r>
      <w:r w:rsidR="00EE2D10" w:rsidRPr="00F04602">
        <w:rPr>
          <w:lang w:val="en-US"/>
        </w:rPr>
        <w:t xml:space="preserve">ean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7F2FCA72"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FC784A" w:rsidRPr="00F04602">
        <w:rPr>
          <w:rStyle w:val="acopre"/>
        </w:rPr>
        <w:t xml:space="preserve"> distance, </w:t>
      </w:r>
      <w:r w:rsidR="00B12B3D" w:rsidRPr="00F04602">
        <w:rPr>
          <w:rStyle w:val="acopre"/>
        </w:rPr>
        <w:t>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w:t>
      </w:r>
      <w:r w:rsidR="0042111A" w:rsidRPr="00F04602">
        <w:rPr>
          <w:rStyle w:val="acopre"/>
        </w:rPr>
        <w:lastRenderedPageBreak/>
        <w:t xml:space="preserve">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2DEF7F2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 however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proofErr w:type="gramStart"/>
      <w:r w:rsidR="00EA003C" w:rsidRPr="00F04602">
        <w:rPr>
          <w:rStyle w:val="acopre"/>
        </w:rPr>
        <w:t>Similarly</w:t>
      </w:r>
      <w:proofErr w:type="gramEnd"/>
      <w:r w:rsidR="00EA003C" w:rsidRPr="00F04602">
        <w:rPr>
          <w:rStyle w:val="acopre"/>
        </w:rPr>
        <w:t xml:space="preserve"> to variance, differences in covariance could be explained mainly be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13E549DA"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(0.014 </w:t>
      </w:r>
      <w:r w:rsidRPr="00F04602">
        <w:rPr>
          <w:rStyle w:val="acopre"/>
        </w:rPr>
        <w:t xml:space="preserve">± 0.005), and House-of-Cards models </w:t>
      </w:r>
      <w:r w:rsidR="00892A5E" w:rsidRPr="00F04602">
        <w:rPr>
          <w:rStyle w:val="acopre"/>
        </w:rPr>
        <w:t xml:space="preserve">carrying </w:t>
      </w:r>
      <w:r w:rsidRPr="00F04602">
        <w:rPr>
          <w:rStyle w:val="acopre"/>
        </w:rPr>
        <w:t xml:space="preserve">slightly more (-3.616 ± 1.691). </w:t>
      </w:r>
      <w:r w:rsidR="00B137F8" w:rsidRPr="00F04602">
        <w:rPr>
          <w:rStyle w:val="acopre"/>
        </w:rPr>
        <w:t xml:space="preserve">Increasing additive effect size from low </w:t>
      </w:r>
      <w:proofErr w:type="spellStart"/>
      <w:r w:rsidR="00B137F8" w:rsidRPr="00F04602">
        <w:rPr>
          <w:rStyle w:val="acopre"/>
        </w:rPr>
        <w:t>to</w:t>
      </w:r>
      <w:proofErr w:type="spellEnd"/>
      <w:r w:rsidR="00B137F8" w:rsidRPr="00F04602">
        <w:rPr>
          <w:rStyle w:val="acopre"/>
        </w:rPr>
        <w:t xml:space="preserve"> high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lastRenderedPageBreak/>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347" w:name="_Toc55740064"/>
      <w:r w:rsidRPr="00F04602">
        <w:t>Allelic effect size distributions with Continuum of Alleles models</w:t>
      </w:r>
      <w:bookmarkEnd w:id="347"/>
    </w:p>
    <w:p w14:paraId="1FBD4D31" w14:textId="77777777"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9F1B20">
        <w:rPr>
          <w:lang w:val="en-US"/>
        </w:rPr>
        <w:t>s</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CD84434"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191A1C" w:rsidRPr="00F04602">
        <w:rPr>
          <w:lang w:val="en-US"/>
        </w:rPr>
        <w:t>, 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w:t>
      </w:r>
      <w:r w:rsidR="000F2064" w:rsidRPr="00F04602">
        <w:rPr>
          <w:lang w:val="en-US"/>
        </w:rPr>
        <w:lastRenderedPageBreak/>
        <w:t>first compared the means of distributions across models and genetic architectures. The resulting regression was insignificant (F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 indicating a lack of directional mutational bias. </w:t>
      </w:r>
      <w:r w:rsidR="00920ED8" w:rsidRPr="00F04602">
        <w:rPr>
          <w:lang w:val="en-US"/>
        </w:rPr>
        <w:t>I</w:t>
      </w:r>
      <w:r w:rsidR="000F2064" w:rsidRPr="00F04602">
        <w:rPr>
          <w:lang w:val="en-US"/>
        </w:rPr>
        <w:t xml:space="preserve"> then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0F2064" w:rsidRPr="00F04602">
        <w:rPr>
          <w:lang w:val="en-US"/>
        </w:rPr>
        <w:t xml:space="preserve"> (F</w:t>
      </w:r>
      <w:r w:rsidR="00EB6401" w:rsidRPr="00F04602">
        <w:rPr>
          <w:vertAlign w:val="subscript"/>
          <w:lang w:val="en-US"/>
        </w:rPr>
        <w:t>17, 411</w:t>
      </w:r>
      <w:r w:rsidR="00EB6401" w:rsidRPr="00F04602">
        <w:rPr>
          <w:lang w:val="en-US"/>
        </w:rPr>
        <w:t xml:space="preserve"> = 55.04, p &lt; 0.0001, Adjusted R</w:t>
      </w:r>
      <w:r w:rsidR="00EB6401" w:rsidRPr="00F04602">
        <w:rPr>
          <w:vertAlign w:val="superscript"/>
          <w:lang w:val="en-US"/>
        </w:rPr>
        <w:t>2</w:t>
      </w:r>
      <w:r w:rsidR="00EB6401" w:rsidRPr="00F04602">
        <w:rPr>
          <w:lang w:val="en-US"/>
        </w:rPr>
        <w:t xml:space="preserve"> = 0.851). </w:t>
      </w:r>
      <w:r w:rsidR="00191A1C" w:rsidRPr="00F04602">
        <w:rPr>
          <w:lang w:val="en-US"/>
        </w:rPr>
        <w:t xml:space="preserve">Additive effect size explained 66.2% of total variability between models.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E37971" w:rsidRPr="00F04602">
        <w:rPr>
          <w:rStyle w:val="acopre"/>
        </w:rPr>
        <w:t xml:space="preserve">, however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r w:rsidR="00DD6BCE" w:rsidRPr="00F04602">
        <w:rPr>
          <w:lang w:val="en-US"/>
        </w:rPr>
        <w:t>Another aspect of the allelic effect distribution</w:t>
      </w:r>
      <w:r w:rsidR="00191A1C" w:rsidRPr="00F04602">
        <w:rPr>
          <w:lang w:val="en-US"/>
        </w:rPr>
        <w:t xml:space="preserve"> is the kurtosis, which describes the rarity of large-effect</w:t>
      </w:r>
      <w:r w:rsidR="004E4A7C" w:rsidRPr="00F04602">
        <w:rPr>
          <w:lang w:val="en-US"/>
        </w:rPr>
        <w:t xml:space="preserve"> alleles</w:t>
      </w:r>
      <w:r w:rsidR="00191A1C" w:rsidRPr="00F04602">
        <w:rPr>
          <w:lang w:val="en-US"/>
        </w:rPr>
        <w:t>.</w:t>
      </w:r>
    </w:p>
    <w:p w14:paraId="03FBC746" w14:textId="68A98E1C"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 xml:space="preserve">urtosis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1C0E0C98" w:rsidR="002E630D" w:rsidRPr="00F04602" w:rsidRDefault="004E7878" w:rsidP="008457DA">
      <w:pPr>
        <w:spacing w:before="120" w:after="120" w:line="480" w:lineRule="auto"/>
        <w:ind w:firstLine="720"/>
        <w:rPr>
          <w:rStyle w:val="acopre"/>
        </w:rPr>
      </w:pPr>
      <w:r w:rsidRPr="00F04602">
        <w:rPr>
          <w:rStyle w:val="acopre"/>
        </w:rPr>
        <w:lastRenderedPageBreak/>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 xml:space="preserve">Model type contributed the most to explaining mutation count variation among models, describing 58.4% of among-model variation. Pleiotropy rate explained 10% of variation, however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348" w:name="_Toc55740065"/>
      <w:r w:rsidRPr="00F04602">
        <w:t>Discussion</w:t>
      </w:r>
      <w:bookmarkEnd w:id="348"/>
    </w:p>
    <w:p w14:paraId="1B2A8F7D" w14:textId="3C73AC5A"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 however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lastRenderedPageBreak/>
        <w:t>optimum (</w:t>
      </w:r>
      <w:r w:rsidR="00BF19A3" w:rsidRPr="00F04602">
        <w:rPr>
          <w:lang w:val="en-US"/>
        </w:rPr>
        <w:t>Figure</w:t>
      </w:r>
      <w:r w:rsidR="007361D7" w:rsidRPr="00F04602">
        <w:rPr>
          <w:lang w:val="en-US"/>
        </w:rPr>
        <w:t xml:space="preserve"> 4A), comparable to null models. In these populations, drift is likely to overcome selection; a result of 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1116403D" w:rsidR="00E01048" w:rsidRPr="00F04602"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 xml:space="preserve">This problem is especially prevalent in small populations where drift is expected to dominate, however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 however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well adapted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this suggests that selection must be reasonably strong to drive populations away from mildly maladapted phenotypes</w:t>
      </w:r>
      <w:r w:rsidR="00751F19" w:rsidRPr="00F04602">
        <w:t>, particularly if population sizes are small</w:t>
      </w:r>
      <w:r w:rsidR="00C67E19" w:rsidRPr="00F04602">
        <w:t xml:space="preserve">. </w:t>
      </w:r>
    </w:p>
    <w:p w14:paraId="18D5BC62" w14:textId="100BE1D0" w:rsidR="00C15661" w:rsidRPr="00F04602" w:rsidRDefault="00751F19" w:rsidP="00C15661">
      <w:pPr>
        <w:spacing w:line="480" w:lineRule="auto"/>
        <w:ind w:firstLine="709"/>
      </w:pPr>
      <w:r w:rsidRPr="00F04602">
        <w:t>Even among adapted populations, the effect of the drift-barrier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lastRenderedPageBreak/>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31C7E8D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9E48A6" w:rsidRPr="00F04602">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 </w:instrTex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Pr="00F04602">
        <w:t xml:space="preserve">intermediate 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 </w:instrTex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1CF0A992"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lastRenderedPageBreak/>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C05F7B" w:rsidRPr="00F04602">
        <w:rPr>
          <w:lang w:val="en-US"/>
        </w:rPr>
        <w:t xml:space="preserve"> – 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C05F7B" w:rsidRPr="00F04602">
        <w:rPr>
          <w:lang w:val="en-US"/>
        </w:rPr>
        <w:t xml:space="preserve">Under Gaussian models, large-effect mutations are less deleterious and more common, and so persist in greater numbers, driving increases in additive variance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745548" w:rsidRPr="00F04602">
        <w:rPr>
          <w:lang w:val="en-US"/>
        </w:rPr>
        <w:t>, as seen in figures 6 and 8</w:t>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proofErr w:type="spellStart"/>
      <w:r w:rsidR="00D46BEF" w:rsidRPr="00F04602">
        <w:rPr>
          <w:lang w:val="en-US"/>
        </w:rPr>
        <w:t>adaptedness</w:t>
      </w:r>
      <w:proofErr w:type="spellEnd"/>
      <w:r w:rsidR="00D46BEF" w:rsidRPr="00F04602">
        <w:rPr>
          <w:lang w:val="en-US"/>
        </w:rPr>
        <w:t xml:space="preserve">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473394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lastRenderedPageBreak/>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5CAA87DE"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BB6C5B" w:rsidRPr="00F04602">
        <w:rPr>
          <w:lang w:val="en-US"/>
        </w:rPr>
        <w:t>With small effect 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D43120" w:rsidRPr="00F04602">
        <w:rPr>
          <w:lang w:val="en-US"/>
        </w:rPr>
        <w:t xml:space="preserve">, however under House-of-Cards </w:t>
      </w:r>
      <w:proofErr w:type="gramStart"/>
      <w:r w:rsidR="00D43120" w:rsidRPr="00F04602">
        <w:rPr>
          <w:lang w:val="en-US"/>
        </w:rPr>
        <w:t>models</w:t>
      </w:r>
      <w:proofErr w:type="gramEnd"/>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A3A15E1"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439401BD" w:rsidR="00652E6F" w:rsidRPr="00F04602" w:rsidRDefault="0030121B" w:rsidP="008457DA">
      <w:pPr>
        <w:spacing w:line="480" w:lineRule="auto"/>
        <w:ind w:firstLine="709"/>
        <w:rPr>
          <w:lang w:val="en-US"/>
        </w:rPr>
      </w:pPr>
      <w:r w:rsidRPr="00F04602">
        <w:rPr>
          <w:lang w:val="en-US"/>
        </w:rPr>
        <w:lastRenderedPageBreak/>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their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reach the </w:t>
      </w:r>
      <w:r w:rsidR="002D43D5" w:rsidRPr="00F04602">
        <w:rPr>
          <w:lang w:val="en-US"/>
        </w:rPr>
        <w:t xml:space="preserve">phenotypic </w:t>
      </w:r>
      <w:r w:rsidR="002C07B3" w:rsidRPr="00F04602">
        <w:rPr>
          <w:lang w:val="en-US"/>
        </w:rPr>
        <w:t>optimum, however 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536114" w:rsidRPr="00F04602">
        <w:rPr>
          <w:lang w:val="en-US"/>
        </w:rPr>
        <w:t>,</w:t>
      </w:r>
      <w:r w:rsidR="00A373BE" w:rsidRPr="00F04602">
        <w:rPr>
          <w:lang w:val="en-US"/>
        </w:rPr>
        <w:t xml:space="preserve"> however under large additive effects, these populations are more likely to be maladapted</w:t>
      </w:r>
      <w:r w:rsidR="007B010C" w:rsidRPr="00F04602">
        <w:rPr>
          <w:lang w:val="en-US"/>
        </w:rPr>
        <w:t xml:space="preserve"> – that is, greater than 16 phenotypic units from the phenotypic optimum</w:t>
      </w:r>
      <w:r w:rsidR="00A373BE" w:rsidRPr="00F04602">
        <w:rPr>
          <w:lang w:val="en-US"/>
        </w:rPr>
        <w:t xml:space="preserve">. </w:t>
      </w:r>
      <w:r w:rsidR="008815D4" w:rsidRPr="00F04602">
        <w:rPr>
          <w:lang w:val="en-US"/>
        </w:rPr>
        <w:t xml:space="preserve">This pattern is illustrated in figure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 xml:space="preserve">optimum more closely, however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w:t>
      </w:r>
      <w:proofErr w:type="spellStart"/>
      <w:r w:rsidR="007B010C" w:rsidRPr="00F04602">
        <w:rPr>
          <w:lang w:val="en-US"/>
        </w:rPr>
        <w:t>adaptedness</w:t>
      </w:r>
      <w:proofErr w:type="spellEnd"/>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t>
      </w:r>
      <w:r w:rsidR="005E173E" w:rsidRPr="00F04602">
        <w:rPr>
          <w:lang w:val="en-US"/>
        </w:rPr>
        <w:lastRenderedPageBreak/>
        <w:t xml:space="preserve">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w:t>
      </w:r>
      <w:proofErr w:type="spellStart"/>
      <w:r w:rsidR="00AF06D3" w:rsidRPr="00F04602">
        <w:rPr>
          <w:lang w:val="en-US"/>
        </w:rPr>
        <w:t>adaptedness</w:t>
      </w:r>
      <w:proofErr w:type="spellEnd"/>
      <w:r w:rsidR="00AF06D3"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C647F13" w14:textId="1D932CAD" w:rsidR="000611A7" w:rsidRPr="00F04602"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The greater additive variance introduced by increased mutation rates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0611A7"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000611A7"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000611A7" w:rsidRPr="00F04602">
        <w:rPr>
          <w:lang w:val="en-US"/>
        </w:rPr>
        <w:t xml:space="preserve">. </w:t>
      </w:r>
      <w:r w:rsidR="00303BEC" w:rsidRPr="00F04602">
        <w:rPr>
          <w:lang w:val="en-US"/>
        </w:rPr>
        <w:t xml:space="preserve">In fact, under spatial gradients, large variability in effect sizes could seed populations with variation that </w:t>
      </w:r>
      <w:r w:rsidR="00303BEC" w:rsidRPr="00F04602">
        <w:rPr>
          <w:lang w:val="en-US"/>
        </w:rPr>
        <w:lastRenderedPageBreak/>
        <w:t xml:space="preserve">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7F0ADB"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007F0ADB"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007F0ADB" w:rsidRPr="00F04602">
        <w:rPr>
          <w:lang w:val="en-US"/>
        </w:rPr>
        <w:t xml:space="preserve">, and indeed it can </w:t>
      </w:r>
      <w:r w:rsidR="00932F5D" w:rsidRPr="00F04602">
        <w:rPr>
          <w:lang w:val="en-US"/>
        </w:rPr>
        <w:t>inhibit</w:t>
      </w:r>
      <w:r w:rsidR="007F0ADB" w:rsidRPr="00F04602">
        <w:rPr>
          <w:lang w:val="en-US"/>
        </w:rPr>
        <w:t xml:space="preserve"> </w:t>
      </w:r>
      <w:r w:rsidR="00932F5D" w:rsidRPr="00F04602">
        <w:rPr>
          <w:lang w:val="en-US"/>
        </w:rPr>
        <w:t xml:space="preserve">future </w:t>
      </w:r>
      <w:r w:rsidR="007F0ADB"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007F0ADB"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4C0E014B" w:rsidR="0012090D" w:rsidRPr="00F04602"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 xml:space="preserve">optimum, at the cost of slower adaptation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lastRenderedPageBreak/>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5, 6, 8, 9)</w:t>
      </w:r>
      <w:r w:rsidR="00303BEC" w:rsidRPr="00F04602">
        <w:rPr>
          <w:lang w:val="en-US"/>
        </w:rPr>
        <w:t>.</w:t>
      </w:r>
    </w:p>
    <w:p w14:paraId="5D081E10" w14:textId="4BF50066" w:rsidR="00CF2D34" w:rsidRPr="00F04602" w:rsidRDefault="00CF2D34" w:rsidP="000611A7">
      <w:pPr>
        <w:spacing w:line="480" w:lineRule="auto"/>
        <w:ind w:firstLine="709"/>
        <w:rPr>
          <w:lang w:val="en-US"/>
        </w:rPr>
      </w:pPr>
      <w:r w:rsidRPr="00F04602">
        <w:rPr>
          <w:lang w:val="en-US"/>
        </w:rPr>
        <w:t xml:space="preserve">While additive effect size had strong effects on models, quantitative genetics theory also has predictions for the effects of pleiotropy, recombination, and mutational correlations that were either absent or weak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37F60270" w14:textId="7438E867" w:rsidR="00D16B1E" w:rsidRPr="00F04602" w:rsidRDefault="00E5299C" w:rsidP="000611A7">
      <w:pPr>
        <w:spacing w:line="480" w:lineRule="auto"/>
        <w:ind w:firstLine="709"/>
        <w:rPr>
          <w:lang w:val="en-US"/>
        </w:rPr>
      </w:pPr>
      <w:r w:rsidRPr="00F04602">
        <w:rPr>
          <w:lang w:val="en-US"/>
        </w:rPr>
        <w:t xml:space="preserve">Among the limitations of this model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920ED8" w:rsidRPr="00F04602">
        <w:rPr>
          <w:lang w:val="en-US"/>
        </w:rPr>
        <w:t>My</w:t>
      </w:r>
      <w:r w:rsidR="00144213" w:rsidRPr="00F04602">
        <w:rPr>
          <w:lang w:val="en-US"/>
        </w:rPr>
        <w:t xml:space="preserve"> simulations took around 2 days to complete each, and although </w:t>
      </w:r>
      <w:r w:rsidR="00920ED8" w:rsidRPr="00F04602">
        <w:rPr>
          <w:lang w:val="en-US"/>
        </w:rPr>
        <w:t>I</w:t>
      </w:r>
      <w:r w:rsidR="00144213" w:rsidRPr="00F04602">
        <w:rPr>
          <w:lang w:val="en-US"/>
        </w:rPr>
        <w:t xml:space="preserve"> </w:t>
      </w:r>
      <w:r w:rsidR="0087387C" w:rsidRPr="00F04602">
        <w:rPr>
          <w:lang w:val="en-US"/>
        </w:rPr>
        <w:t>was</w:t>
      </w:r>
      <w:r w:rsidR="00144213" w:rsidRPr="00F04602">
        <w:rPr>
          <w:lang w:val="en-US"/>
        </w:rPr>
        <w:t xml:space="preserve"> able to parallelize runs on a multi-node computing cluster, limitations on time and the number of parallel jobs led </w:t>
      </w:r>
      <w:r w:rsidR="003A6021" w:rsidRPr="00F04602">
        <w:rPr>
          <w:lang w:val="en-US"/>
        </w:rPr>
        <w:t>me</w:t>
      </w:r>
      <w:r w:rsidR="00144213" w:rsidRPr="00F04602">
        <w:rPr>
          <w:lang w:val="en-US"/>
        </w:rPr>
        <w:t xml:space="preserve"> to sample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144213" w:rsidRPr="00F04602">
        <w:rPr>
          <w:lang w:val="en-US"/>
        </w:rPr>
        <w:t>, however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lastRenderedPageBreak/>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p>
    <w:p w14:paraId="2FFC8B94" w14:textId="414AFA06" w:rsidR="00987831" w:rsidRPr="00F04602" w:rsidRDefault="005E483E" w:rsidP="000611A7">
      <w:pPr>
        <w:spacing w:line="480" w:lineRule="auto"/>
        <w:ind w:firstLine="709"/>
        <w:rPr>
          <w:lang w:val="en-US"/>
        </w:rPr>
      </w:pPr>
      <w:r w:rsidRPr="00F04602">
        <w:rPr>
          <w:lang w:val="en-US"/>
        </w:rPr>
        <w:t xml:space="preserve">Another limitation lies in </w:t>
      </w:r>
      <w:r w:rsidR="00920ED8" w:rsidRPr="00F04602">
        <w:rPr>
          <w:lang w:val="en-US"/>
        </w:rPr>
        <w:t>my</w:t>
      </w:r>
      <w:r w:rsidR="00D16B1E" w:rsidRPr="00F04602">
        <w:rPr>
          <w:lang w:val="en-US"/>
        </w:rPr>
        <w:t xml:space="preserve"> </w:t>
      </w:r>
      <w:r w:rsidR="001D604D" w:rsidRPr="00F04602">
        <w:rPr>
          <w:lang w:val="en-US"/>
        </w:rPr>
        <w:t>implementation of deleterious mutation rate</w:t>
      </w:r>
      <w:r w:rsidRPr="00F04602">
        <w:rPr>
          <w:lang w:val="en-US"/>
        </w:rPr>
        <w:t xml:space="preserve">, which results in the effects of deleterious mutation potentially confounding with QTL mutation rate. However, </w:t>
      </w:r>
      <w:r w:rsidR="00920ED8" w:rsidRPr="00F04602">
        <w:rPr>
          <w:lang w:val="en-US"/>
        </w:rPr>
        <w:t>I</w:t>
      </w:r>
      <w:r w:rsidR="001D604D" w:rsidRPr="00F04602">
        <w:rPr>
          <w:lang w:val="en-US"/>
        </w:rPr>
        <w:t xml:space="preserve"> </w:t>
      </w:r>
      <w:r w:rsidR="00920ED8" w:rsidRPr="00F04602">
        <w:rPr>
          <w:lang w:val="en-US"/>
        </w:rPr>
        <w:t>was</w:t>
      </w:r>
      <w:r w:rsidR="001D604D" w:rsidRPr="00F04602">
        <w:rPr>
          <w:lang w:val="en-US"/>
        </w:rPr>
        <w:t xml:space="preserve"> able to confirm deleterious mutation effects were constant across treatments (</w:t>
      </w:r>
      <w:r w:rsidR="00BF19A3" w:rsidRPr="00F04602">
        <w:rPr>
          <w:lang w:val="en-US"/>
        </w:rPr>
        <w:t>Figure</w:t>
      </w:r>
      <w:r w:rsidR="001D604D" w:rsidRPr="00F04602">
        <w:rPr>
          <w:lang w:val="en-US"/>
        </w:rPr>
        <w:t xml:space="preserve"> S1)</w:t>
      </w:r>
      <w:r w:rsidRPr="00F04602">
        <w:rPr>
          <w:lang w:val="en-US"/>
        </w:rPr>
        <w:t xml:space="preserve">, nullifying this </w:t>
      </w:r>
      <w:r w:rsidR="003A6021" w:rsidRPr="00F04602">
        <w:rPr>
          <w:lang w:val="en-US"/>
        </w:rPr>
        <w:t>difficulty</w:t>
      </w:r>
      <w:r w:rsidR="001D604D" w:rsidRPr="00F04602">
        <w:rPr>
          <w:lang w:val="en-US"/>
        </w:rPr>
        <w:t>.</w:t>
      </w:r>
      <w:r w:rsidR="00CB4EC2"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1C485D19"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 as well as population 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the two models. In addition, varying the number of loci contributing to traits will </w:t>
      </w:r>
      <w:r w:rsidR="00F30D9D" w:rsidRPr="00F04602">
        <w:rPr>
          <w:lang w:val="en-US"/>
        </w:rPr>
        <w:t>reveal</w:t>
      </w:r>
      <w:r w:rsidR="0030547F" w:rsidRPr="00F04602">
        <w:rPr>
          <w:lang w:val="en-US"/>
        </w:rPr>
        <w:t xml:space="preserve"> the robustness of variation under changing polygenicity</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w:t>
      </w:r>
      <w:r w:rsidR="00074F23" w:rsidRPr="00F04602">
        <w:rPr>
          <w:lang w:val="en-US"/>
        </w:rPr>
        <w:lastRenderedPageBreak/>
        <w:t>in their adaptive walks, giving evidence for a</w:t>
      </w:r>
      <w:r w:rsidR="00F30D9D" w:rsidRPr="00F04602">
        <w:rPr>
          <w:lang w:val="en-US"/>
        </w:rPr>
        <w:t xml:space="preserve">n </w:t>
      </w:r>
      <w:proofErr w:type="spellStart"/>
      <w:r w:rsidR="00F30D9D" w:rsidRPr="00F04602">
        <w:rPr>
          <w:lang w:val="en-US"/>
        </w:rPr>
        <w:t>adaptedness</w:t>
      </w:r>
      <w:proofErr w:type="spellEnd"/>
      <w:r w:rsidR="00F30D9D" w:rsidRPr="00F04602">
        <w:rPr>
          <w:lang w:val="en-US"/>
        </w:rPr>
        <w:t>-versus-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6E892F38" w:rsidR="00277530" w:rsidRPr="00B1706C" w:rsidRDefault="00D034B5" w:rsidP="00B1706C">
      <w:pPr>
        <w:spacing w:line="480" w:lineRule="auto"/>
        <w:ind w:firstLine="709"/>
        <w:rPr>
          <w:b/>
          <w:bCs/>
          <w:lang w:val="en-US"/>
        </w:rPr>
      </w:pPr>
      <w:r w:rsidRPr="00F04602">
        <w:rPr>
          <w:lang w:val="en-US"/>
        </w:rPr>
        <w:t xml:space="preserve">Overall, this study has shown that in an evolutionary context, </w:t>
      </w:r>
      <w:r w:rsidR="00DB5420" w:rsidRPr="00F04602">
        <w:rPr>
          <w:lang w:val="en-US"/>
        </w:rPr>
        <w:t xml:space="preserve">Latin hypercube sampling </w:t>
      </w:r>
      <w:r w:rsidRPr="00F04602">
        <w:rPr>
          <w:lang w:val="en-US"/>
        </w:rPr>
        <w:t>is a robust tool for</w:t>
      </w:r>
      <w:r w:rsidR="00DB5420" w:rsidRPr="00F04602">
        <w:rPr>
          <w:lang w:val="en-US"/>
        </w:rPr>
        <w:t xml:space="preserve"> exploring </w:t>
      </w:r>
      <w:r w:rsidRPr="00F04602">
        <w:rPr>
          <w:lang w:val="en-US"/>
        </w:rPr>
        <w:t xml:space="preserve">complex </w:t>
      </w:r>
      <w:r w:rsidR="00DB5420" w:rsidRPr="00F04602">
        <w:rPr>
          <w:lang w:val="en-US"/>
        </w:rPr>
        <w:t>parameter spaces,</w:t>
      </w:r>
      <w:r w:rsidRPr="00F04602">
        <w:rPr>
          <w:lang w:val="en-US"/>
        </w:rPr>
        <w:t xml:space="preserve"> such as those underpinning polygenic adaptation</w:t>
      </w:r>
      <w:r w:rsidR="00DB5420" w:rsidRPr="00F04602">
        <w:rPr>
          <w:lang w:val="en-US"/>
        </w:rPr>
        <w:t>.</w:t>
      </w:r>
      <w:r w:rsidR="00B91181" w:rsidRPr="00F04602">
        <w:rPr>
          <w:lang w:val="en-US"/>
        </w:rPr>
        <w:t xml:space="preserve"> In addition, the ability to not only track the mutational effects</w:t>
      </w:r>
      <w:r w:rsidRPr="00F04602">
        <w:rPr>
          <w:lang w:val="en-US"/>
        </w:rPr>
        <w:t xml:space="preserve"> underlying quantitative characters</w:t>
      </w:r>
      <w:r w:rsidR="00B91181" w:rsidRPr="00F04602">
        <w:rPr>
          <w:lang w:val="en-US"/>
        </w:rPr>
        <w:t>, provides great insight into the mechanics controlling population-level dynamics.</w:t>
      </w:r>
      <w:r w:rsidR="00DB5420" w:rsidRPr="00F04602">
        <w:rPr>
          <w:lang w:val="en-US"/>
        </w:rPr>
        <w:t xml:space="preserve"> </w:t>
      </w:r>
      <w:r w:rsidR="00AF06D3" w:rsidRPr="00F04602">
        <w:rPr>
          <w:lang w:val="en-US"/>
        </w:rPr>
        <w:t xml:space="preserve">The dynamics of House-of-Cards and Gaussian mutation-selection-drift balance models are clearly affected by mutational effect sizes differently, suggesting trade-offs between adaptability and </w:t>
      </w:r>
      <w:proofErr w:type="spellStart"/>
      <w:r w:rsidR="00AF06D3" w:rsidRPr="00F04602">
        <w:rPr>
          <w:lang w:val="en-US"/>
        </w:rPr>
        <w:t>adaptedness</w:t>
      </w:r>
      <w:proofErr w:type="spellEnd"/>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349" w:name="_Toc55740066"/>
      <w:r w:rsidRPr="00F04602">
        <w:lastRenderedPageBreak/>
        <w:t>Tables</w:t>
      </w:r>
      <w:bookmarkEnd w:id="349"/>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Pr="00F04602" w:rsidRDefault="006F7EDA" w:rsidP="00F95FA6">
            <w:pPr>
              <w:spacing w:before="120" w:after="120"/>
              <w:rPr>
                <w:lang w:val="en-US"/>
              </w:rPr>
            </w:pPr>
            <w:r w:rsidRPr="00F04602">
              <w:rPr>
                <w:lang w:val="en-US"/>
              </w:rPr>
              <w:t>Genome 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BF3DF0"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1"/>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BF3DF0"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BF3DF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BF3DF0"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BF3DF0"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BF3DF0"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BF3DF0"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BF3DF0"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BF3DF0"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350" w:name="_Toc55740067"/>
      <w:r w:rsidRPr="00F04602">
        <w:lastRenderedPageBreak/>
        <w:t>Figure legends</w:t>
      </w:r>
      <w:bookmarkEnd w:id="350"/>
    </w:p>
    <w:p w14:paraId="607046A0" w14:textId="2B872EEF" w:rsidR="00A52E47" w:rsidRPr="00F04602" w:rsidRDefault="00A52E47" w:rsidP="00E70764">
      <w:pPr>
        <w:spacing w:line="480" w:lineRule="auto"/>
        <w:rPr>
          <w:lang w:val="en-US"/>
        </w:rPr>
      </w:pPr>
      <w:commentRangeStart w:id="351"/>
      <w:r w:rsidRPr="00F04602">
        <w:rPr>
          <w:b/>
          <w:lang w:val="en-US"/>
        </w:rPr>
        <w:t xml:space="preserve">Figure 1: </w:t>
      </w:r>
      <w:r w:rsidR="00E70764" w:rsidRPr="00F04602">
        <w:rPr>
          <w:lang w:val="en-US"/>
        </w:rPr>
        <w:t xml:space="preserve">Populations </w:t>
      </w:r>
      <w:del w:id="352" w:author="Daniel Ortiz-Barrientos" w:date="2020-11-08T16:01:00Z">
        <w:r w:rsidR="00E70764" w:rsidRPr="00F04602" w:rsidDel="00AD3C22">
          <w:rPr>
            <w:lang w:val="en-US"/>
          </w:rPr>
          <w:delText xml:space="preserve">(X) </w:delText>
        </w:r>
      </w:del>
      <w:del w:id="353" w:author="Daniel Ortiz-Barrientos" w:date="2020-11-08T16:00:00Z">
        <w:r w:rsidR="00E70764" w:rsidRPr="00F04602" w:rsidDel="00AD3C22">
          <w:rPr>
            <w:lang w:val="en-US"/>
          </w:rPr>
          <w:delText xml:space="preserve">at </w:delText>
        </w:r>
      </w:del>
      <w:ins w:id="354" w:author="Daniel Ortiz-Barrientos" w:date="2020-11-08T16:00:00Z">
        <w:r w:rsidR="00AD3C22">
          <w:rPr>
            <w:lang w:val="en-US"/>
          </w:rPr>
          <w:t>with</w:t>
        </w:r>
        <w:r w:rsidR="00AD3C22" w:rsidRPr="00F04602">
          <w:rPr>
            <w:lang w:val="en-US"/>
          </w:rPr>
          <w:t xml:space="preserve"> </w:t>
        </w:r>
      </w:ins>
      <w:r w:rsidR="00E70764" w:rsidRPr="00F04602">
        <w:rPr>
          <w:lang w:val="en-US"/>
        </w:rPr>
        <w:t xml:space="preserve">differing degrees of </w:t>
      </w:r>
      <w:proofErr w:type="spellStart"/>
      <w:r w:rsidR="00E70764" w:rsidRPr="00F04602">
        <w:rPr>
          <w:lang w:val="en-US"/>
        </w:rPr>
        <w:t>adaptedness</w:t>
      </w:r>
      <w:proofErr w:type="spellEnd"/>
      <w:r w:rsidR="00E70764" w:rsidRPr="00F04602">
        <w:rPr>
          <w:lang w:val="en-US"/>
        </w:rPr>
        <w:t xml:space="preserve"> hovering around a phenotypic optimum. </w:t>
      </w:r>
      <w:ins w:id="355" w:author="Daniel Ortiz-Barrientos" w:date="2020-11-08T16:01:00Z">
        <w:r w:rsidR="00AD3C22">
          <w:rPr>
            <w:lang w:val="en-US"/>
          </w:rPr>
          <w:t>Three d</w:t>
        </w:r>
      </w:ins>
      <w:del w:id="356" w:author="Daniel Ortiz-Barrientos" w:date="2020-11-08T16:01:00Z">
        <w:r w:rsidR="00F66EDE" w:rsidRPr="00F04602" w:rsidDel="00AD3C22">
          <w:rPr>
            <w:lang w:val="en-US"/>
          </w:rPr>
          <w:delText>D</w:delText>
        </w:r>
      </w:del>
      <w:r w:rsidR="00F66EDE" w:rsidRPr="00F04602">
        <w:rPr>
          <w:lang w:val="en-US"/>
        </w:rPr>
        <w:t>ifferent populations</w:t>
      </w:r>
      <w:del w:id="357" w:author="Daniel Ortiz-Barrientos" w:date="2020-11-08T16:01:00Z">
        <w:r w:rsidR="00F66EDE" w:rsidRPr="00F04602" w:rsidDel="00AD3C22">
          <w:rPr>
            <w:lang w:val="en-US"/>
          </w:rPr>
          <w:delText xml:space="preserve"> </w:delText>
        </w:r>
      </w:del>
      <w:ins w:id="358" w:author="Daniel Ortiz-Barrientos" w:date="2020-11-08T16:02:00Z">
        <w:r w:rsidR="00AD3C22">
          <w:rPr>
            <w:lang w:val="en-US"/>
          </w:rPr>
          <w:t xml:space="preserve"> </w:t>
        </w:r>
      </w:ins>
      <w:r w:rsidR="00F66EDE" w:rsidRPr="00F04602">
        <w:rPr>
          <w:lang w:val="en-US"/>
        </w:rPr>
        <w:t xml:space="preserve">are represented </w:t>
      </w:r>
      <w:del w:id="359" w:author="Daniel Ortiz-Barrientos" w:date="2020-11-08T16:01:00Z">
        <w:r w:rsidR="00F66EDE" w:rsidRPr="00F04602" w:rsidDel="00AD3C22">
          <w:rPr>
            <w:lang w:val="en-US"/>
          </w:rPr>
          <w:delText xml:space="preserve">by </w:delText>
        </w:r>
      </w:del>
      <w:ins w:id="360" w:author="Daniel Ortiz-Barrientos" w:date="2020-11-08T16:01:00Z">
        <w:r w:rsidR="00AD3C22">
          <w:rPr>
            <w:lang w:val="en-US"/>
          </w:rPr>
          <w:t>with</w:t>
        </w:r>
      </w:ins>
      <w:ins w:id="361" w:author="Daniel Ortiz-Barrientos" w:date="2020-11-08T16:02:00Z">
        <w:r w:rsidR="00AD3C22">
          <w:rPr>
            <w:lang w:val="en-US"/>
          </w:rPr>
          <w:t xml:space="preserve"> black (</w:t>
        </w:r>
        <w:commentRangeStart w:id="362"/>
        <w:r w:rsidR="00AD3C22">
          <w:rPr>
            <w:lang w:val="en-US"/>
          </w:rPr>
          <w:t>X</w:t>
        </w:r>
        <w:r w:rsidR="00AD3C22" w:rsidRPr="00AD3C22">
          <w:rPr>
            <w:vertAlign w:val="subscript"/>
            <w:lang w:val="en-US"/>
            <w:rPrChange w:id="363" w:author="Daniel Ortiz-Barrientos" w:date="2020-11-08T16:02:00Z">
              <w:rPr>
                <w:lang w:val="en-US"/>
              </w:rPr>
            </w:rPrChange>
          </w:rPr>
          <w:t>1</w:t>
        </w:r>
      </w:ins>
      <w:commentRangeEnd w:id="362"/>
      <w:ins w:id="364" w:author="Daniel Ortiz-Barrientos" w:date="2020-11-08T16:03:00Z">
        <w:r w:rsidR="00AD3C22">
          <w:rPr>
            <w:rStyle w:val="CommentReference"/>
          </w:rPr>
          <w:commentReference w:id="362"/>
        </w:r>
      </w:ins>
      <w:ins w:id="365" w:author="Daniel Ortiz-Barrientos" w:date="2020-11-08T16:02:00Z">
        <w:r w:rsidR="00AD3C22">
          <w:rPr>
            <w:lang w:val="en-US"/>
          </w:rPr>
          <w:t>), blue (X</w:t>
        </w:r>
        <w:r w:rsidR="00AD3C22" w:rsidRPr="00AD3C22">
          <w:rPr>
            <w:vertAlign w:val="subscript"/>
            <w:lang w:val="en-US"/>
            <w:rPrChange w:id="366" w:author="Daniel Ortiz-Barrientos" w:date="2020-11-08T16:02:00Z">
              <w:rPr>
                <w:lang w:val="en-US"/>
              </w:rPr>
            </w:rPrChange>
          </w:rPr>
          <w:t>2</w:t>
        </w:r>
        <w:r w:rsidR="00AD3C22">
          <w:rPr>
            <w:lang w:val="en-US"/>
          </w:rPr>
          <w:t>) and red (X</w:t>
        </w:r>
        <w:r w:rsidR="00AD3C22" w:rsidRPr="00AD3C22">
          <w:rPr>
            <w:vertAlign w:val="subscript"/>
            <w:lang w:val="en-US"/>
            <w:rPrChange w:id="367" w:author="Daniel Ortiz-Barrientos" w:date="2020-11-08T16:03:00Z">
              <w:rPr>
                <w:lang w:val="en-US"/>
              </w:rPr>
            </w:rPrChange>
          </w:rPr>
          <w:t>3</w:t>
        </w:r>
        <w:r w:rsidR="00AD3C22">
          <w:rPr>
            <w:lang w:val="en-US"/>
          </w:rPr>
          <w:t>)</w:t>
        </w:r>
      </w:ins>
      <w:ins w:id="368" w:author="Daniel Ortiz-Barrientos" w:date="2020-11-08T16:07:00Z">
        <w:r w:rsidR="00D31B00">
          <w:rPr>
            <w:lang w:val="en-US"/>
          </w:rPr>
          <w:t xml:space="preserve"> lines</w:t>
        </w:r>
      </w:ins>
      <w:del w:id="369" w:author="Daniel Ortiz-Barrientos" w:date="2020-11-08T16:02:00Z">
        <w:r w:rsidR="00F66EDE" w:rsidRPr="00F04602" w:rsidDel="00AD3C22">
          <w:rPr>
            <w:lang w:val="en-US"/>
          </w:rPr>
          <w:delText>colour</w:delText>
        </w:r>
      </w:del>
      <w:r w:rsidR="00F66EDE" w:rsidRPr="00F04602">
        <w:rPr>
          <w:lang w:val="en-US"/>
        </w:rPr>
        <w:t xml:space="preserve">. </w:t>
      </w:r>
      <w:r w:rsidR="00E70764" w:rsidRPr="00F04602">
        <w:rPr>
          <w:lang w:val="en-US"/>
        </w:rPr>
        <w:t xml:space="preserve">Dotted lines indicate </w:t>
      </w:r>
      <w:del w:id="370" w:author="Daniel Ortiz-Barrientos" w:date="2020-11-08T15:58:00Z">
        <w:r w:rsidR="00E70764" w:rsidRPr="00F04602" w:rsidDel="00B8586A">
          <w:rPr>
            <w:lang w:val="en-US"/>
          </w:rPr>
          <w:delText xml:space="preserve">paths </w:delText>
        </w:r>
      </w:del>
      <w:ins w:id="371" w:author="Daniel Ortiz-Barrientos" w:date="2020-11-08T15:58:00Z">
        <w:r w:rsidR="00B8586A">
          <w:rPr>
            <w:lang w:val="en-US"/>
          </w:rPr>
          <w:t>trajectories</w:t>
        </w:r>
        <w:r w:rsidR="00B8586A" w:rsidRPr="00F04602">
          <w:rPr>
            <w:lang w:val="en-US"/>
          </w:rPr>
          <w:t xml:space="preserve"> </w:t>
        </w:r>
      </w:ins>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paths of populations maintaining </w:t>
      </w:r>
      <w:del w:id="372" w:author="Daniel Ortiz-Barrientos" w:date="2020-11-08T15:59:00Z">
        <w:r w:rsidR="00E70764" w:rsidRPr="00F04602" w:rsidDel="007575A2">
          <w:rPr>
            <w:lang w:val="en-US"/>
          </w:rPr>
          <w:delText>the</w:delText>
        </w:r>
        <w:r w:rsidR="00A85DE4" w:rsidRPr="00F04602" w:rsidDel="007575A2">
          <w:rPr>
            <w:lang w:val="en-US"/>
          </w:rPr>
          <w:delText>ir adherence to the</w:delText>
        </w:r>
      </w:del>
      <w:ins w:id="373" w:author="Daniel Ortiz-Barrientos" w:date="2020-11-08T15:59:00Z">
        <w:r w:rsidR="007575A2">
          <w:rPr>
            <w:lang w:val="en-US"/>
          </w:rPr>
          <w:t xml:space="preserve">stability around </w:t>
        </w:r>
      </w:ins>
      <w:ins w:id="374" w:author="Daniel Ortiz-Barrientos" w:date="2020-11-08T16:03:00Z">
        <w:r w:rsidR="00AD3C22">
          <w:rPr>
            <w:lang w:val="en-US"/>
          </w:rPr>
          <w:t>the</w:t>
        </w:r>
      </w:ins>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ins w:id="375" w:author="Daniel Ortiz-Barrientos" w:date="2020-11-08T15:59:00Z">
        <w:r w:rsidR="007575A2">
          <w:rPr>
            <w:lang w:val="en-US"/>
          </w:rPr>
          <w:t>s</w:t>
        </w:r>
      </w:ins>
      <w:r w:rsidR="00F66EDE" w:rsidRPr="00F04602">
        <w:rPr>
          <w:lang w:val="en-US"/>
        </w:rPr>
        <w:t xml:space="preserve"> the </w:t>
      </w:r>
      <w:commentRangeStart w:id="376"/>
      <w:r w:rsidR="00F66EDE" w:rsidRPr="00F04602">
        <w:rPr>
          <w:lang w:val="en-US"/>
        </w:rPr>
        <w:t xml:space="preserve">speed </w:t>
      </w:r>
      <w:commentRangeEnd w:id="376"/>
      <w:r w:rsidR="00AD3C22">
        <w:rPr>
          <w:rStyle w:val="CommentReference"/>
        </w:rPr>
        <w:commentReference w:id="376"/>
      </w:r>
      <w:r w:rsidR="00F66EDE" w:rsidRPr="00F04602">
        <w:rPr>
          <w:lang w:val="en-US"/>
        </w:rPr>
        <w:t>of movement towards</w:t>
      </w:r>
      <w:ins w:id="377" w:author="Daniel Ortiz-Barrientos" w:date="2020-11-08T15:59:00Z">
        <w:r w:rsidR="007575A2">
          <w:rPr>
            <w:lang w:val="en-US"/>
          </w:rPr>
          <w:t xml:space="preserve"> or </w:t>
        </w:r>
      </w:ins>
      <w:del w:id="378" w:author="Daniel Ortiz-Barrientos" w:date="2020-11-08T15:59:00Z">
        <w:r w:rsidR="00F66EDE" w:rsidRPr="00F04602" w:rsidDel="007575A2">
          <w:rPr>
            <w:lang w:val="en-US"/>
          </w:rPr>
          <w:delText>/</w:delText>
        </w:r>
      </w:del>
      <w:r w:rsidR="00F66EDE" w:rsidRPr="00F04602">
        <w:rPr>
          <w:lang w:val="en-US"/>
        </w:rPr>
        <w:t xml:space="preserve">around a </w:t>
      </w:r>
      <w:r w:rsidR="002D43D5" w:rsidRPr="00F04602">
        <w:rPr>
          <w:lang w:val="en-US"/>
        </w:rPr>
        <w:t xml:space="preserve">phenotypic </w:t>
      </w:r>
      <w:r w:rsidR="00F66EDE" w:rsidRPr="00F04602">
        <w:rPr>
          <w:lang w:val="en-US"/>
        </w:rPr>
        <w:t>optimum</w:t>
      </w:r>
      <w:r w:rsidR="00E70764" w:rsidRPr="00F04602">
        <w:rPr>
          <w:lang w:val="en-US"/>
        </w:rPr>
        <w:t>.</w:t>
      </w:r>
      <w:commentRangeEnd w:id="351"/>
      <w:r w:rsidR="00D96297">
        <w:rPr>
          <w:rStyle w:val="CommentReference"/>
        </w:rPr>
        <w:commentReference w:id="351"/>
      </w:r>
    </w:p>
    <w:p w14:paraId="6B6E77E3" w14:textId="6C976315"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 xml:space="preserve">Alleles models, with implicit expectations for </w:t>
      </w:r>
      <w:proofErr w:type="spellStart"/>
      <w:r w:rsidR="00E70764" w:rsidRPr="00F04602">
        <w:rPr>
          <w:lang w:val="en-US"/>
        </w:rPr>
        <w:t>adaptedness</w:t>
      </w:r>
      <w:proofErr w:type="spellEnd"/>
      <w:r w:rsidR="00E70764" w:rsidRPr="00F04602">
        <w:rPr>
          <w:lang w:val="en-US"/>
        </w:rPr>
        <w:t xml:space="preserve"> versus adaptability.</w:t>
      </w:r>
      <w:r w:rsidR="001F3C20" w:rsidRPr="00F04602">
        <w:rPr>
          <w:lang w:val="en-US"/>
        </w:rPr>
        <w:t xml:space="preserve"> Lines represent chromosomes with dots representing trait mutations (black) or deleterious non-trait mutations (red). The size of dots indicates their phenotypic/fitness effect. </w:t>
      </w:r>
      <w:r w:rsidR="00E3615F" w:rsidRPr="00F04602">
        <w:rPr>
          <w:lang w:val="en-US"/>
        </w:rPr>
        <w:t xml:space="preserve">Adapted from Walsh and Lynch </w:t>
      </w:r>
      <w:r w:rsidR="00E3615F" w:rsidRPr="00F04602">
        <w:rPr>
          <w:lang w:val="en-US"/>
        </w:rPr>
        <w:fldChar w:fldCharType="begin"/>
      </w:r>
      <w:r w:rsidR="00E3615F" w:rsidRPr="00F04602">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w:t>
      </w:r>
      <w:r w:rsidRPr="00F04602">
        <w:rPr>
          <w:rFonts w:eastAsiaTheme="minorEastAsia"/>
          <w:lang w:val="en-US"/>
        </w:rPr>
        <w:lastRenderedPageBreak/>
        <w:t>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54701A53" w:rsidR="00E644D2" w:rsidRPr="00F04602" w:rsidRDefault="00E644D2" w:rsidP="00F63185">
      <w:pPr>
        <w:pStyle w:val="Heading2"/>
      </w:pPr>
      <w:bookmarkStart w:id="379" w:name="_Toc55740068"/>
      <w:r w:rsidRPr="00F63185">
        <w:rPr>
          <w:rStyle w:val="Emphasis"/>
        </w:rPr>
        <w:lastRenderedPageBreak/>
        <w:t>Figure</w:t>
      </w:r>
      <w:r w:rsidRPr="00F04602">
        <w:t xml:space="preserve"> 1</w:t>
      </w:r>
      <w:r w:rsidR="00AF6441">
        <w:rPr>
          <w:noProof/>
        </w:rPr>
        <w:pict w14:anchorId="7FE72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figure1" style="position:absolute;margin-left:0;margin-top:0;width:696.9pt;height:391.9pt;z-index:-251616256;mso-wrap-edited:f;mso-width-percent:0;mso-height-percent:0;mso-position-horizontal:absolute;mso-position-horizontal-relative:text;mso-position-vertical:absolute;mso-position-vertical-relative:text;mso-width-percent:0;mso-height-percent:0">
            <v:imagedata r:id="rId12" o:title="figure1"/>
          </v:shape>
        </w:pict>
      </w:r>
      <w:bookmarkEnd w:id="37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AF6441" w:rsidP="00F63185">
      <w:pPr>
        <w:pStyle w:val="Heading2"/>
      </w:pPr>
      <w:bookmarkStart w:id="380" w:name="_Toc55740069"/>
      <w:r>
        <w:rPr>
          <w:noProof/>
        </w:rPr>
        <w:lastRenderedPageBreak/>
        <w:pict w14:anchorId="673E7D97">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3" o:title="figure2"/>
          </v:shape>
        </w:pict>
      </w:r>
      <w:r w:rsidR="00E644D2" w:rsidRPr="00F63185">
        <w:rPr>
          <w:rStyle w:val="Emphasis"/>
        </w:rPr>
        <w:t>Figure</w:t>
      </w:r>
      <w:r w:rsidR="00E644D2" w:rsidRPr="00F04602">
        <w:t xml:space="preserve"> 2</w:t>
      </w:r>
      <w:bookmarkEnd w:id="38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381"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381"/>
      <w:r w:rsidR="006F7EDA" w:rsidRPr="00F04602">
        <w:br w:type="page"/>
      </w:r>
    </w:p>
    <w:p w14:paraId="3B495779" w14:textId="19B22113" w:rsidR="00277530" w:rsidRPr="00F04602" w:rsidRDefault="00AF6441" w:rsidP="00F63185">
      <w:pPr>
        <w:pStyle w:val="Heading2"/>
      </w:pPr>
      <w:bookmarkStart w:id="382" w:name="_Toc55740071"/>
      <w:r>
        <w:rPr>
          <w:noProof/>
        </w:rPr>
        <w:lastRenderedPageBreak/>
        <w:pict w14:anchorId="68AE25A0">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5" o:title="fig4a_dist_mod_fullLR"/>
          </v:shape>
        </w:pict>
      </w:r>
      <w:r w:rsidR="00277530" w:rsidRPr="00F04602">
        <w:t>Figure 4</w:t>
      </w:r>
      <w:bookmarkEnd w:id="38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AF6441" w:rsidP="00F63185">
      <w:r>
        <w:rPr>
          <w:noProof/>
        </w:rPr>
        <w:lastRenderedPageBreak/>
        <w:pict w14:anchorId="2E242AD8">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6"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AF6441"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383" w:name="_Toc55740072"/>
      <w:r>
        <w:rPr>
          <w:noProof/>
        </w:rPr>
        <w:lastRenderedPageBreak/>
        <w:pict w14:anchorId="42AD5300">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7" o:title="fig5_dist_lsLR"/>
          </v:shape>
        </w:pict>
      </w:r>
      <w:r w:rsidR="00277530" w:rsidRPr="00F04602">
        <w:t>Figure 5</w:t>
      </w:r>
      <w:bookmarkEnd w:id="383"/>
      <w:r w:rsidR="006F7EDA" w:rsidRPr="00F04602">
        <w:t xml:space="preserve"> </w:t>
      </w:r>
    </w:p>
    <w:p w14:paraId="14C18E45" w14:textId="01AEC3F3" w:rsidR="00277530" w:rsidRPr="00F04602" w:rsidRDefault="00AF6441" w:rsidP="00F63185">
      <w:pPr>
        <w:pStyle w:val="Heading2"/>
      </w:pPr>
      <w:bookmarkStart w:id="384" w:name="_Toc55740073"/>
      <w:r>
        <w:rPr>
          <w:noProof/>
        </w:rPr>
        <w:lastRenderedPageBreak/>
        <w:pict w14:anchorId="500C69A7">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8" o:title="fig6_var_lsLR"/>
          </v:shape>
        </w:pict>
      </w:r>
      <w:r w:rsidR="006F7EDA" w:rsidRPr="00F04602">
        <w:t>Figure 6</w:t>
      </w:r>
      <w:bookmarkEnd w:id="38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AF6441"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385" w:name="_Toc55740074"/>
      <w:r>
        <w:rPr>
          <w:noProof/>
        </w:rPr>
        <w:lastRenderedPageBreak/>
        <w:pict w14:anchorId="6EE0FFC6">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9" o:title="fig7_cov_lsLR"/>
          </v:shape>
        </w:pict>
      </w:r>
      <w:r w:rsidR="006F7EDA" w:rsidRPr="00F04602">
        <w:t>Figure 7</w:t>
      </w:r>
      <w:bookmarkEnd w:id="385"/>
    </w:p>
    <w:p w14:paraId="3658C21D" w14:textId="37146B3C" w:rsidR="004B113A" w:rsidRPr="00F04602" w:rsidRDefault="00AF6441" w:rsidP="00F63185">
      <w:pPr>
        <w:pStyle w:val="Heading2"/>
      </w:pPr>
      <w:bookmarkStart w:id="386" w:name="_Toc55740075"/>
      <w:r>
        <w:rPr>
          <w:noProof/>
        </w:rPr>
        <w:lastRenderedPageBreak/>
        <w:pict w14:anchorId="71FEC6BA">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0" o:title="fig8AllelicFX_ls"/>
          </v:shape>
        </w:pict>
      </w:r>
      <w:r w:rsidR="006F7EDA" w:rsidRPr="00F04602">
        <w:t>Figure 8</w:t>
      </w:r>
      <w:bookmarkEnd w:id="38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AF6441" w:rsidP="00F63185">
      <w:pPr>
        <w:pStyle w:val="Heading2"/>
      </w:pPr>
      <w:bookmarkStart w:id="387" w:name="_Toc55740076"/>
      <w:r>
        <w:rPr>
          <w:noProof/>
        </w:rPr>
        <w:lastRenderedPageBreak/>
        <w:pict w14:anchorId="532CCFA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1" o:title="figure9"/>
          </v:shape>
        </w:pict>
      </w:r>
      <w:r w:rsidR="001B44D6" w:rsidRPr="00F04602">
        <w:t>Figure 9</w:t>
      </w:r>
      <w:bookmarkEnd w:id="38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388" w:name="_Toc55740077"/>
      <w:r w:rsidRPr="00F04602">
        <w:lastRenderedPageBreak/>
        <w:t>Supplementary material</w:t>
      </w:r>
      <w:bookmarkEnd w:id="388"/>
    </w:p>
    <w:p w14:paraId="358AD0F8" w14:textId="7143B946" w:rsidR="00231D66" w:rsidRPr="00F04602" w:rsidRDefault="00AF6441" w:rsidP="00F63185">
      <w:pPr>
        <w:pStyle w:val="Heading2"/>
      </w:pPr>
      <w:bookmarkStart w:id="389" w:name="_Toc55740078"/>
      <w:r>
        <w:rPr>
          <w:noProof/>
        </w:rPr>
        <w:pict w14:anchorId="39514DFA">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2" o:title="S1QTLdel_mut_freqsLR"/>
          </v:shape>
        </w:pict>
      </w:r>
      <w:r w:rsidR="00231D66" w:rsidRPr="00F04602">
        <w:t>Figure S1</w:t>
      </w:r>
      <w:bookmarkEnd w:id="38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AF6441" w:rsidP="00F63185">
      <w:pPr>
        <w:pStyle w:val="Heading2"/>
      </w:pPr>
      <w:bookmarkStart w:id="390" w:name="_Toc55740079"/>
      <w:r>
        <w:rPr>
          <w:noProof/>
        </w:rPr>
        <w:lastRenderedPageBreak/>
        <w:pict w14:anchorId="26C6ABDE">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3" o:title="S2hetLR"/>
          </v:shape>
        </w:pict>
      </w:r>
      <w:r w:rsidR="00DF6775" w:rsidRPr="00F04602">
        <w:t>Figure S2</w:t>
      </w:r>
      <w:bookmarkEnd w:id="39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AF6441" w:rsidP="00F63185">
      <w:pPr>
        <w:pStyle w:val="Heading2"/>
      </w:pPr>
      <w:bookmarkStart w:id="391" w:name="_Toc55740080"/>
      <w:r>
        <w:rPr>
          <w:noProof/>
        </w:rPr>
        <w:lastRenderedPageBreak/>
        <w:pict w14:anchorId="2C8FB1CC">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4" o:title="S3Aplot_lhc_nullLR"/>
          </v:shape>
        </w:pict>
      </w:r>
      <w:r w:rsidR="005E6D0B" w:rsidRPr="00F04602">
        <w:t>Figure S3</w:t>
      </w:r>
      <w:bookmarkEnd w:id="39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AF6441" w:rsidP="00F63185">
      <w:r>
        <w:rPr>
          <w:noProof/>
        </w:rPr>
        <w:lastRenderedPageBreak/>
        <w:pict w14:anchorId="249D3960">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5"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AF6441" w:rsidP="00F63185">
      <w:pPr>
        <w:pStyle w:val="Heading2"/>
      </w:pPr>
      <w:bookmarkStart w:id="392" w:name="_Toc55740081"/>
      <w:r>
        <w:rPr>
          <w:noProof/>
        </w:rPr>
        <w:lastRenderedPageBreak/>
        <w:pict w14:anchorId="1558E8F8">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6" o:title="S4_Po_intLR"/>
          </v:shape>
        </w:pict>
      </w:r>
      <w:r w:rsidR="009B4C60" w:rsidRPr="00F04602">
        <w:t>Figure S4</w:t>
      </w:r>
      <w:bookmarkEnd w:id="39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393" w:name="_Toc55740082"/>
      <w:r w:rsidRPr="00F04602">
        <w:lastRenderedPageBreak/>
        <w:t>References</w:t>
      </w:r>
      <w:bookmarkEnd w:id="393"/>
    </w:p>
    <w:p w14:paraId="307A34F5" w14:textId="77777777" w:rsidR="00562CBA" w:rsidRPr="00562CBA" w:rsidRDefault="00684609" w:rsidP="00562CBA">
      <w:pPr>
        <w:pStyle w:val="EndNoteBibliography"/>
        <w:spacing w:after="0"/>
        <w:ind w:left="720" w:hanging="720"/>
      </w:pPr>
      <w:r w:rsidRPr="00F04602">
        <w:fldChar w:fldCharType="begin"/>
      </w:r>
      <w:r w:rsidRPr="00F04602">
        <w:instrText xml:space="preserve"> ADDIN EN.REFLIST </w:instrText>
      </w:r>
      <w:r w:rsidRPr="00F04602">
        <w:fldChar w:fldCharType="separate"/>
      </w:r>
      <w:r w:rsidR="00562CBA" w:rsidRPr="00562CBA">
        <w:t>Agashe, D., J. J. Falk and D. I. Bolnick, 2011 Effects of founding genetic variation on adaptation to a novel resource. Evolution 65</w:t>
      </w:r>
      <w:r w:rsidR="00562CBA" w:rsidRPr="00562CBA">
        <w:rPr>
          <w:b/>
        </w:rPr>
        <w:t>:</w:t>
      </w:r>
      <w:r w:rsidR="00562CBA" w:rsidRPr="00562CBA">
        <w:t xml:space="preserve"> 2481-2491.</w:t>
      </w:r>
    </w:p>
    <w:p w14:paraId="63BF8F47" w14:textId="77777777" w:rsidR="00562CBA" w:rsidRPr="00562CBA" w:rsidRDefault="00562CBA" w:rsidP="00562CBA">
      <w:pPr>
        <w:pStyle w:val="EndNoteBibliography"/>
        <w:spacing w:after="0"/>
        <w:ind w:left="720" w:hanging="720"/>
      </w:pPr>
      <w:r w:rsidRPr="00562CBA">
        <w:t>Aguirre, J. D., E. Hine, K. McGuigan and M. W. Blows, 2014 Comparing G: multivariate analysis of genetic variation in multiple populations. Heredity 112</w:t>
      </w:r>
      <w:r w:rsidRPr="00562CBA">
        <w:rPr>
          <w:b/>
        </w:rPr>
        <w:t>:</w:t>
      </w:r>
      <w:r w:rsidRPr="00562CBA">
        <w:t xml:space="preserve"> 21-29.</w:t>
      </w:r>
    </w:p>
    <w:p w14:paraId="5FC276AD" w14:textId="77777777" w:rsidR="00562CBA" w:rsidRPr="00562CBA" w:rsidRDefault="00562CBA" w:rsidP="00562CBA">
      <w:pPr>
        <w:pStyle w:val="EndNoteBibliography"/>
        <w:spacing w:after="0"/>
        <w:ind w:left="720" w:hanging="720"/>
      </w:pPr>
      <w:r w:rsidRPr="00562CBA">
        <w:t>Albert, A. Y., S. Sawaya, T. H. Vines, A. K. Knecht, C. T. Miller</w:t>
      </w:r>
      <w:r w:rsidRPr="00562CBA">
        <w:rPr>
          <w:i/>
        </w:rPr>
        <w:t xml:space="preserve"> et al.</w:t>
      </w:r>
      <w:r w:rsidRPr="00562CBA">
        <w:t>, 2008 The genetics of adaptive shape shift in stickleback: pleiotropy and effect size. Evolution 62</w:t>
      </w:r>
      <w:r w:rsidRPr="00562CBA">
        <w:rPr>
          <w:b/>
        </w:rPr>
        <w:t>:</w:t>
      </w:r>
      <w:r w:rsidRPr="00562CBA">
        <w:t xml:space="preserve"> 76-85.</w:t>
      </w:r>
    </w:p>
    <w:p w14:paraId="315D89E1" w14:textId="77777777" w:rsidR="00562CBA" w:rsidRPr="00562CBA" w:rsidRDefault="00562CBA" w:rsidP="00562CBA">
      <w:pPr>
        <w:pStyle w:val="EndNoteBibliography"/>
        <w:spacing w:after="0"/>
        <w:ind w:left="720" w:hanging="720"/>
      </w:pPr>
      <w:r w:rsidRPr="00562CBA">
        <w:t>Aston, E., A. Channon, R. V. Belavkin, D. R. Gifford, R. Krasovec</w:t>
      </w:r>
      <w:r w:rsidRPr="00562CBA">
        <w:rPr>
          <w:i/>
        </w:rPr>
        <w:t xml:space="preserve"> et al.</w:t>
      </w:r>
      <w:r w:rsidRPr="00562CBA">
        <w:t>, 2017 Critical Mutation Rate has an Exponential Dependence on Population Size for Eukaryotic-length Genomes with Crossover. Sci Rep 7</w:t>
      </w:r>
      <w:r w:rsidRPr="00562CBA">
        <w:rPr>
          <w:b/>
        </w:rPr>
        <w:t>:</w:t>
      </w:r>
      <w:r w:rsidRPr="00562CBA">
        <w:t xml:space="preserve"> 15519.</w:t>
      </w:r>
    </w:p>
    <w:p w14:paraId="1F36A029" w14:textId="77777777" w:rsidR="00562CBA" w:rsidRPr="00562CBA" w:rsidRDefault="00562CBA" w:rsidP="00562CBA">
      <w:pPr>
        <w:pStyle w:val="EndNoteBibliography"/>
        <w:spacing w:after="0"/>
        <w:ind w:left="720" w:hanging="720"/>
      </w:pPr>
      <w:r w:rsidRPr="00562CBA">
        <w:t>Barghi, N., J. Hermisson and C. Schlotterer, 2020 Polygenic adaptation: a unifying framework to understand positive selection. Nat Rev Genet.</w:t>
      </w:r>
    </w:p>
    <w:p w14:paraId="75B62746" w14:textId="77777777" w:rsidR="00562CBA" w:rsidRPr="00562CBA" w:rsidRDefault="00562CBA" w:rsidP="00562CBA">
      <w:pPr>
        <w:pStyle w:val="EndNoteBibliography"/>
        <w:spacing w:after="0"/>
        <w:ind w:left="720" w:hanging="720"/>
      </w:pPr>
      <w:r w:rsidRPr="00562CBA">
        <w:t>Barton, N. H., and B. Charlesworth, 1998 Why sex and recombination? Science 281</w:t>
      </w:r>
      <w:r w:rsidRPr="00562CBA">
        <w:rPr>
          <w:b/>
        </w:rPr>
        <w:t>:</w:t>
      </w:r>
      <w:r w:rsidRPr="00562CBA">
        <w:t xml:space="preserve"> 1986-1990.</w:t>
      </w:r>
    </w:p>
    <w:p w14:paraId="66605E72" w14:textId="77777777" w:rsidR="00562CBA" w:rsidRPr="00562CBA" w:rsidRDefault="00562CBA" w:rsidP="00562CBA">
      <w:pPr>
        <w:pStyle w:val="EndNoteBibliography"/>
        <w:spacing w:after="0"/>
        <w:ind w:left="720" w:hanging="720"/>
      </w:pPr>
      <w:r w:rsidRPr="00562CBA">
        <w:t>Barton, N. H., A. M. Etheridge and A. Veber, 2017 The infinitesimal model: Definition, derivation, and implications. Theoretical Population Biology 118</w:t>
      </w:r>
      <w:r w:rsidRPr="00562CBA">
        <w:rPr>
          <w:b/>
        </w:rPr>
        <w:t>:</w:t>
      </w:r>
      <w:r w:rsidRPr="00562CBA">
        <w:t xml:space="preserve"> 50-73.</w:t>
      </w:r>
    </w:p>
    <w:p w14:paraId="11129E2F" w14:textId="77777777" w:rsidR="00562CBA" w:rsidRPr="00562CBA" w:rsidRDefault="00562CBA" w:rsidP="00562CBA">
      <w:pPr>
        <w:pStyle w:val="EndNoteBibliography"/>
        <w:spacing w:after="0"/>
        <w:ind w:left="720" w:hanging="720"/>
      </w:pPr>
      <w:r w:rsidRPr="00562CBA">
        <w:t>Bateson, P., 2017 Adaptability and evolution. Interface Focus 7</w:t>
      </w:r>
      <w:r w:rsidRPr="00562CBA">
        <w:rPr>
          <w:b/>
        </w:rPr>
        <w:t>:</w:t>
      </w:r>
      <w:r w:rsidRPr="00562CBA">
        <w:t xml:space="preserve"> 20160126.</w:t>
      </w:r>
    </w:p>
    <w:p w14:paraId="7FDC976C" w14:textId="77777777" w:rsidR="00562CBA" w:rsidRPr="00562CBA" w:rsidRDefault="00562CBA" w:rsidP="00562CBA">
      <w:pPr>
        <w:pStyle w:val="EndNoteBibliography"/>
        <w:spacing w:after="0"/>
        <w:ind w:left="720" w:hanging="720"/>
      </w:pPr>
      <w:r w:rsidRPr="00562CBA">
        <w:t>Blair, G. C., J. Coppock, A. Humphreys, M. Sonnet, L., 2020 estimatr: Fast Estimators for Design-Based Inference, pp.</w:t>
      </w:r>
    </w:p>
    <w:p w14:paraId="2F2C015E" w14:textId="77777777" w:rsidR="00562CBA" w:rsidRPr="00562CBA" w:rsidRDefault="00562CBA" w:rsidP="00562CBA">
      <w:pPr>
        <w:pStyle w:val="EndNoteBibliography"/>
        <w:spacing w:after="0"/>
        <w:ind w:left="720" w:hanging="720"/>
      </w:pPr>
      <w:r w:rsidRPr="00562CBA">
        <w:t>Brady, S. P., D. I. Bolnick, A. L. Angert, A. Gonzalez, R. D. H. Barrett</w:t>
      </w:r>
      <w:r w:rsidRPr="00562CBA">
        <w:rPr>
          <w:i/>
        </w:rPr>
        <w:t xml:space="preserve"> et al.</w:t>
      </w:r>
      <w:r w:rsidRPr="00562CBA">
        <w:t>, 2019 Causes of maladaptation. Evol Appl 12</w:t>
      </w:r>
      <w:r w:rsidRPr="00562CBA">
        <w:rPr>
          <w:b/>
        </w:rPr>
        <w:t>:</w:t>
      </w:r>
      <w:r w:rsidRPr="00562CBA">
        <w:t xml:space="preserve"> 1229-1242.</w:t>
      </w:r>
    </w:p>
    <w:p w14:paraId="4CE2C060" w14:textId="77777777" w:rsidR="00562CBA" w:rsidRPr="00562CBA" w:rsidRDefault="00562CBA" w:rsidP="00562CBA">
      <w:pPr>
        <w:pStyle w:val="EndNoteBibliography"/>
        <w:spacing w:after="0"/>
        <w:ind w:left="720" w:hanging="720"/>
      </w:pPr>
      <w:r w:rsidRPr="00562CBA">
        <w:t>Cairns, J., J. Frickel, M. Jalasvuori, T. Hiltunen and L. Becks, 2017 Genomic evolution of bacterial populations under coselection by antibiotics and phage. Mol Ecol 26</w:t>
      </w:r>
      <w:r w:rsidRPr="00562CBA">
        <w:rPr>
          <w:b/>
        </w:rPr>
        <w:t>:</w:t>
      </w:r>
      <w:r w:rsidRPr="00562CBA">
        <w:t xml:space="preserve"> 1848-1859.</w:t>
      </w:r>
    </w:p>
    <w:p w14:paraId="07CBA6FB" w14:textId="77777777" w:rsidR="00562CBA" w:rsidRPr="00562CBA" w:rsidRDefault="00562CBA" w:rsidP="00562CBA">
      <w:pPr>
        <w:pStyle w:val="EndNoteBibliography"/>
        <w:spacing w:after="0"/>
        <w:ind w:left="720" w:hanging="720"/>
      </w:pPr>
      <w:r w:rsidRPr="00562CBA">
        <w:t>Chantepie, S., and L.-M. Chevin, 2020 How does the strength of selection influence genetic correlations? bioRxiv.</w:t>
      </w:r>
    </w:p>
    <w:p w14:paraId="0F2F1578" w14:textId="77777777" w:rsidR="00562CBA" w:rsidRPr="00562CBA" w:rsidRDefault="00562CBA" w:rsidP="00562CBA">
      <w:pPr>
        <w:pStyle w:val="EndNoteBibliography"/>
        <w:spacing w:after="0"/>
        <w:ind w:left="720" w:hanging="720"/>
      </w:pPr>
      <w:r w:rsidRPr="00562CBA">
        <w:t xml:space="preserve">Charlesworth, B., and D. Charlesworth, 2010 </w:t>
      </w:r>
      <w:r w:rsidRPr="00562CBA">
        <w:rPr>
          <w:i/>
        </w:rPr>
        <w:t>Elements of Evolutionary Genetics</w:t>
      </w:r>
      <w:r w:rsidRPr="00562CBA">
        <w:t>. Roberts and Company, Greenwoord Village, Colorado, USA.</w:t>
      </w:r>
    </w:p>
    <w:p w14:paraId="5FC99021" w14:textId="77777777" w:rsidR="00562CBA" w:rsidRPr="00562CBA" w:rsidRDefault="00562CBA" w:rsidP="00562CBA">
      <w:pPr>
        <w:pStyle w:val="EndNoteBibliography"/>
        <w:spacing w:after="0"/>
        <w:ind w:left="720" w:hanging="720"/>
      </w:pPr>
      <w:r w:rsidRPr="00562CBA">
        <w:t>Chesmore, K., J. Bartlett and S. M. Williams, 2018 The ubiquity of pleiotropy in human disease. Hum Genet 137</w:t>
      </w:r>
      <w:r w:rsidRPr="00562CBA">
        <w:rPr>
          <w:b/>
        </w:rPr>
        <w:t>:</w:t>
      </w:r>
      <w:r w:rsidRPr="00562CBA">
        <w:t xml:space="preserve"> 39-44.</w:t>
      </w:r>
    </w:p>
    <w:p w14:paraId="595EA357" w14:textId="77777777" w:rsidR="00562CBA" w:rsidRPr="00562CBA" w:rsidRDefault="00562CBA" w:rsidP="00562CBA">
      <w:pPr>
        <w:pStyle w:val="EndNoteBibliography"/>
        <w:spacing w:after="0"/>
        <w:ind w:left="720" w:hanging="720"/>
      </w:pPr>
      <w:r w:rsidRPr="00562CBA">
        <w:t>Crespi, B. J., 2000 The evolution of maladaptation. Heredity (Edinb) 84 ( Pt 6)</w:t>
      </w:r>
      <w:r w:rsidRPr="00562CBA">
        <w:rPr>
          <w:b/>
        </w:rPr>
        <w:t>:</w:t>
      </w:r>
      <w:r w:rsidRPr="00562CBA">
        <w:t xml:space="preserve"> 623-629.</w:t>
      </w:r>
    </w:p>
    <w:p w14:paraId="765FE518" w14:textId="77777777" w:rsidR="00562CBA" w:rsidRPr="00562CBA" w:rsidRDefault="00562CBA" w:rsidP="00562CBA">
      <w:pPr>
        <w:pStyle w:val="EndNoteBibliography"/>
        <w:spacing w:after="0"/>
        <w:ind w:left="720" w:hanging="720"/>
      </w:pPr>
      <w:r w:rsidRPr="00562CBA">
        <w:t xml:space="preserve">Darwin, C., and L. Kebler, 1859 </w:t>
      </w:r>
      <w:r w:rsidRPr="00562CBA">
        <w:rPr>
          <w:i/>
        </w:rPr>
        <w:t>On the origin of species by means of natural selection, or, The preservation of favoured races in the struggle for life</w:t>
      </w:r>
      <w:r w:rsidRPr="00562CBA">
        <w:t>. J. Murray, London.</w:t>
      </w:r>
    </w:p>
    <w:p w14:paraId="711FD5F9" w14:textId="77777777" w:rsidR="00562CBA" w:rsidRPr="00562CBA" w:rsidRDefault="00562CBA" w:rsidP="00562CBA">
      <w:pPr>
        <w:pStyle w:val="EndNoteBibliography"/>
        <w:spacing w:after="0"/>
        <w:ind w:left="720" w:hanging="720"/>
      </w:pPr>
      <w:r w:rsidRPr="00562CBA">
        <w:t>Denamur, E., and I. Matic, 2006 Evolution of mutation rates in bacteria. Molecular Microbiology 60</w:t>
      </w:r>
      <w:r w:rsidRPr="00562CBA">
        <w:rPr>
          <w:b/>
        </w:rPr>
        <w:t>:</w:t>
      </w:r>
      <w:r w:rsidRPr="00562CBA">
        <w:t xml:space="preserve"> 820-827.</w:t>
      </w:r>
    </w:p>
    <w:p w14:paraId="2F590B7E" w14:textId="77777777" w:rsidR="00562CBA" w:rsidRPr="00562CBA" w:rsidRDefault="00562CBA" w:rsidP="00562CBA">
      <w:pPr>
        <w:pStyle w:val="EndNoteBibliography"/>
        <w:spacing w:after="0"/>
        <w:ind w:left="720" w:hanging="720"/>
      </w:pPr>
      <w:r w:rsidRPr="00562CBA">
        <w:t>Dupeyron, M., K. S. Singh, C. Bass and A. Hayward, 2019 Evolution of Mutator transposable elements across eukaryotic diversity. Mob DNA 10</w:t>
      </w:r>
      <w:r w:rsidRPr="00562CBA">
        <w:rPr>
          <w:b/>
        </w:rPr>
        <w:t>:</w:t>
      </w:r>
      <w:r w:rsidRPr="00562CBA">
        <w:t xml:space="preserve"> 12.</w:t>
      </w:r>
    </w:p>
    <w:p w14:paraId="13CE2E72" w14:textId="77777777" w:rsidR="00562CBA" w:rsidRPr="00562CBA" w:rsidRDefault="00562CBA" w:rsidP="00562CBA">
      <w:pPr>
        <w:pStyle w:val="EndNoteBibliography"/>
        <w:spacing w:after="0"/>
        <w:ind w:left="720" w:hanging="720"/>
      </w:pPr>
      <w:r w:rsidRPr="00562CBA">
        <w:t>Ehrlich, P. R., and P. H. Raven, 1964 Butterflies and Plants - a Study in Coevolution. Evolution 18</w:t>
      </w:r>
      <w:r w:rsidRPr="00562CBA">
        <w:rPr>
          <w:b/>
        </w:rPr>
        <w:t>:</w:t>
      </w:r>
      <w:r w:rsidRPr="00562CBA">
        <w:t xml:space="preserve"> 586-608.</w:t>
      </w:r>
    </w:p>
    <w:p w14:paraId="5AAC8567" w14:textId="77777777" w:rsidR="00562CBA" w:rsidRPr="00562CBA" w:rsidRDefault="00562CBA" w:rsidP="00562CBA">
      <w:pPr>
        <w:pStyle w:val="EndNoteBibliography"/>
        <w:spacing w:after="0"/>
        <w:ind w:left="720" w:hanging="720"/>
      </w:pPr>
      <w:r w:rsidRPr="00562CBA">
        <w:t xml:space="preserve">Eicker, F., 1967 Limit theorems for regressions with unequal and dependent errors, pp. 59-82 in </w:t>
      </w:r>
      <w:r w:rsidRPr="00562CBA">
        <w:rPr>
          <w:i/>
        </w:rPr>
        <w:t>Proceedings of the Fifth Berkeley Symposium on Mathematical Statistics and Probability, Volume 1: Statistics</w:t>
      </w:r>
      <w:r w:rsidRPr="00562CBA">
        <w:t>. University of California Press, Berkeley, Calif.</w:t>
      </w:r>
    </w:p>
    <w:p w14:paraId="70FE3179" w14:textId="77777777" w:rsidR="00562CBA" w:rsidRPr="00562CBA" w:rsidRDefault="00562CBA" w:rsidP="00562CBA">
      <w:pPr>
        <w:pStyle w:val="EndNoteBibliography"/>
        <w:spacing w:after="0"/>
        <w:ind w:left="720" w:hanging="720"/>
      </w:pPr>
      <w:r w:rsidRPr="00562CBA">
        <w:lastRenderedPageBreak/>
        <w:t>Estes, S., and S. J. Arnold, 2007 Resolving the paradox of stasis: Models with stabilizing selection explain evolutionary divergence on all timescales. American Naturalist 169</w:t>
      </w:r>
      <w:r w:rsidRPr="00562CBA">
        <w:rPr>
          <w:b/>
        </w:rPr>
        <w:t>:</w:t>
      </w:r>
      <w:r w:rsidRPr="00562CBA">
        <w:t xml:space="preserve"> 227-244.</w:t>
      </w:r>
    </w:p>
    <w:p w14:paraId="2ECBBC69" w14:textId="77777777" w:rsidR="00562CBA" w:rsidRPr="00562CBA" w:rsidRDefault="00562CBA" w:rsidP="00562CBA">
      <w:pPr>
        <w:pStyle w:val="EndNoteBibliography"/>
        <w:spacing w:after="0"/>
        <w:ind w:left="720" w:hanging="720"/>
      </w:pPr>
      <w:r w:rsidRPr="00562CBA">
        <w:t xml:space="preserve">Falconer, D. S. M., T. F. C., 1996 </w:t>
      </w:r>
      <w:r w:rsidRPr="00562CBA">
        <w:rPr>
          <w:i/>
        </w:rPr>
        <w:t>Introduction to Quantitative Genetics</w:t>
      </w:r>
      <w:r w:rsidRPr="00562CBA">
        <w:t>. Pearson Education Limited, Longmans Green, Harlow, Essex, UK.</w:t>
      </w:r>
    </w:p>
    <w:p w14:paraId="128EB409" w14:textId="77777777" w:rsidR="00562CBA" w:rsidRPr="00562CBA" w:rsidRDefault="00562CBA" w:rsidP="00562CBA">
      <w:pPr>
        <w:pStyle w:val="EndNoteBibliography"/>
        <w:spacing w:after="0"/>
        <w:ind w:left="720" w:hanging="720"/>
      </w:pPr>
      <w:r w:rsidRPr="00562CBA">
        <w:t>Fisher, R. A., 1918 The correlation between relatives on the supposition of Mendelian inheritance. Transactions of the Royal Society of Edinburgh 52</w:t>
      </w:r>
      <w:r w:rsidRPr="00562CBA">
        <w:rPr>
          <w:b/>
        </w:rPr>
        <w:t>:</w:t>
      </w:r>
      <w:r w:rsidRPr="00562CBA">
        <w:t xml:space="preserve"> 399-433.</w:t>
      </w:r>
    </w:p>
    <w:p w14:paraId="4098E2ED" w14:textId="77777777" w:rsidR="00562CBA" w:rsidRPr="00562CBA" w:rsidRDefault="00562CBA" w:rsidP="00562CBA">
      <w:pPr>
        <w:pStyle w:val="EndNoteBibliography"/>
        <w:spacing w:after="0"/>
        <w:ind w:left="720" w:hanging="720"/>
      </w:pPr>
      <w:r w:rsidRPr="00562CBA">
        <w:t xml:space="preserve">Fisher, R. A., 1930 </w:t>
      </w:r>
      <w:r w:rsidRPr="00562CBA">
        <w:rPr>
          <w:i/>
        </w:rPr>
        <w:t>The genetical theory of natural selection</w:t>
      </w:r>
      <w:r w:rsidRPr="00562CBA">
        <w:t>. The Clarendon press, Oxford, UK.</w:t>
      </w:r>
    </w:p>
    <w:p w14:paraId="5E37A693" w14:textId="77777777" w:rsidR="00562CBA" w:rsidRPr="00562CBA" w:rsidRDefault="00562CBA" w:rsidP="00562CBA">
      <w:pPr>
        <w:pStyle w:val="EndNoteBibliography"/>
        <w:spacing w:after="0"/>
        <w:ind w:left="720" w:hanging="720"/>
      </w:pPr>
      <w:r w:rsidRPr="00562CBA">
        <w:t>Fleming, W. H., 1979 Equilibrium Distributions of Continuous Polygenic Traits. Siam Journal on Applied Mathematics 36</w:t>
      </w:r>
      <w:r w:rsidRPr="00562CBA">
        <w:rPr>
          <w:b/>
        </w:rPr>
        <w:t>:</w:t>
      </w:r>
      <w:r w:rsidRPr="00562CBA">
        <w:t xml:space="preserve"> 148-168.</w:t>
      </w:r>
    </w:p>
    <w:p w14:paraId="22EC1EE3" w14:textId="77777777" w:rsidR="00562CBA" w:rsidRPr="00562CBA" w:rsidRDefault="00562CBA" w:rsidP="00562CBA">
      <w:pPr>
        <w:pStyle w:val="EndNoteBibliography"/>
        <w:spacing w:after="0"/>
        <w:ind w:left="720" w:hanging="720"/>
      </w:pPr>
      <w:r w:rsidRPr="00562CBA">
        <w:t>Franssen, S. U., R. Kofler and C. Schlotterer, 2017 Uncovering the genetic signature of quantitative trait evolution with replicated time series data. Heredity (Edinb) 118</w:t>
      </w:r>
      <w:r w:rsidRPr="00562CBA">
        <w:rPr>
          <w:b/>
        </w:rPr>
        <w:t>:</w:t>
      </w:r>
      <w:r w:rsidRPr="00562CBA">
        <w:t xml:space="preserve"> 42-51.</w:t>
      </w:r>
    </w:p>
    <w:p w14:paraId="7271E4B5" w14:textId="77777777" w:rsidR="00562CBA" w:rsidRPr="00562CBA" w:rsidRDefault="00562CBA" w:rsidP="00562CBA">
      <w:pPr>
        <w:pStyle w:val="EndNoteBibliography"/>
        <w:spacing w:after="0"/>
        <w:ind w:left="720" w:hanging="720"/>
      </w:pPr>
      <w:r w:rsidRPr="00562CBA">
        <w:t>Gardon, H., C. Biderre-Petit, I. Jouan-Dufournel and G. Bronner, 2020 A drift-barrier model drives the genomic landscape of a structured bacterial population. Mol Ecol.</w:t>
      </w:r>
    </w:p>
    <w:p w14:paraId="50B2BEE3" w14:textId="77777777" w:rsidR="00562CBA" w:rsidRPr="00562CBA" w:rsidRDefault="00562CBA" w:rsidP="00562CBA">
      <w:pPr>
        <w:pStyle w:val="EndNoteBibliography"/>
        <w:spacing w:after="0"/>
        <w:ind w:left="720" w:hanging="720"/>
      </w:pPr>
      <w:r w:rsidRPr="00562CBA">
        <w:t>Gilbert, K. J., and M. C. Whitlock, 2017 The genetics of adaptation to discrete heterogeneous environments: frequent mutation or large-effect alleles can allow range expansion. J Evol Biol 30</w:t>
      </w:r>
      <w:r w:rsidRPr="00562CBA">
        <w:rPr>
          <w:b/>
        </w:rPr>
        <w:t>:</w:t>
      </w:r>
      <w:r w:rsidRPr="00562CBA">
        <w:t xml:space="preserve"> 591-602.</w:t>
      </w:r>
    </w:p>
    <w:p w14:paraId="043D5B2F" w14:textId="77777777" w:rsidR="00562CBA" w:rsidRPr="00562CBA" w:rsidRDefault="00562CBA" w:rsidP="00562CBA">
      <w:pPr>
        <w:pStyle w:val="EndNoteBibliography"/>
        <w:spacing w:after="0"/>
        <w:ind w:left="720" w:hanging="720"/>
      </w:pPr>
      <w:r w:rsidRPr="00562CBA">
        <w:t>Gillespie, J. H., 1981 Mutation Modification in a Random Environment. Evolution 35</w:t>
      </w:r>
      <w:r w:rsidRPr="00562CBA">
        <w:rPr>
          <w:b/>
        </w:rPr>
        <w:t>:</w:t>
      </w:r>
      <w:r w:rsidRPr="00562CBA">
        <w:t xml:space="preserve"> 468-476.</w:t>
      </w:r>
    </w:p>
    <w:p w14:paraId="5E364166" w14:textId="77777777" w:rsidR="00562CBA" w:rsidRPr="00562CBA" w:rsidRDefault="00562CBA" w:rsidP="00562CBA">
      <w:pPr>
        <w:pStyle w:val="EndNoteBibliography"/>
        <w:spacing w:after="0"/>
        <w:ind w:left="720" w:hanging="720"/>
      </w:pPr>
      <w:r w:rsidRPr="00562CBA">
        <w:t>Haller, B. C., and P. W. Messer, 2019 SLiM 3: Forward Genetic Simulations Beyond the Wright-Fisher Model. Molecular Biology and Evolution 36</w:t>
      </w:r>
      <w:r w:rsidRPr="00562CBA">
        <w:rPr>
          <w:b/>
        </w:rPr>
        <w:t>:</w:t>
      </w:r>
      <w:r w:rsidRPr="00562CBA">
        <w:t xml:space="preserve"> 632-637.</w:t>
      </w:r>
    </w:p>
    <w:p w14:paraId="27DB5C6D" w14:textId="77777777" w:rsidR="00562CBA" w:rsidRPr="00562CBA" w:rsidRDefault="00562CBA" w:rsidP="00562CBA">
      <w:pPr>
        <w:pStyle w:val="EndNoteBibliography"/>
        <w:spacing w:after="0"/>
        <w:ind w:left="720" w:hanging="720"/>
      </w:pPr>
      <w:r w:rsidRPr="00562CBA">
        <w:t>Haller, B. C. M., P. W., 2016 SLiM: An Evolutionary Simulation Framework.</w:t>
      </w:r>
    </w:p>
    <w:p w14:paraId="7D4A8597" w14:textId="77777777" w:rsidR="00562CBA" w:rsidRPr="00562CBA" w:rsidRDefault="00562CBA" w:rsidP="00562CBA">
      <w:pPr>
        <w:pStyle w:val="EndNoteBibliography"/>
        <w:spacing w:after="0"/>
        <w:ind w:left="720" w:hanging="720"/>
      </w:pPr>
      <w:r w:rsidRPr="00562CBA">
        <w:t>Hayes, A. F., and L. Cai, 2007 Using heteroskedasticity-consistent standard error estimators in OLS regression: An introduction and software implementation. Behavior Research Methods 39</w:t>
      </w:r>
      <w:r w:rsidRPr="00562CBA">
        <w:rPr>
          <w:b/>
        </w:rPr>
        <w:t>:</w:t>
      </w:r>
      <w:r w:rsidRPr="00562CBA">
        <w:t xml:space="preserve"> 709-722.</w:t>
      </w:r>
    </w:p>
    <w:p w14:paraId="5C52A0F5" w14:textId="77777777" w:rsidR="00562CBA" w:rsidRPr="00562CBA" w:rsidRDefault="00562CBA" w:rsidP="00562CBA">
      <w:pPr>
        <w:pStyle w:val="EndNoteBibliography"/>
        <w:spacing w:after="0"/>
        <w:ind w:left="720" w:hanging="720"/>
      </w:pPr>
      <w:r w:rsidRPr="00562CBA">
        <w:t>Helton, J. C., and F. J. Davis, 2003 Latin hypercube sampling and the propagation of uncertainty in analyses of complex systems. Reliability Engineering &amp; System Safety 81</w:t>
      </w:r>
      <w:r w:rsidRPr="00562CBA">
        <w:rPr>
          <w:b/>
        </w:rPr>
        <w:t>:</w:t>
      </w:r>
      <w:r w:rsidRPr="00562CBA">
        <w:t xml:space="preserve"> 23-69.</w:t>
      </w:r>
    </w:p>
    <w:p w14:paraId="41179E66" w14:textId="77777777" w:rsidR="00562CBA" w:rsidRPr="00562CBA" w:rsidRDefault="00562CBA" w:rsidP="00562CBA">
      <w:pPr>
        <w:pStyle w:val="EndNoteBibliography"/>
        <w:spacing w:after="0"/>
        <w:ind w:left="720" w:hanging="720"/>
      </w:pPr>
      <w:r w:rsidRPr="00562CBA">
        <w:t>Hill, W. G., and A. Robertson, 1966 Effect of Linkage on Limits to Artificial Selection. Genetics Research 8</w:t>
      </w:r>
      <w:r w:rsidRPr="00562CBA">
        <w:rPr>
          <w:b/>
        </w:rPr>
        <w:t>:</w:t>
      </w:r>
      <w:r w:rsidRPr="00562CBA">
        <w:t xml:space="preserve"> 269-294.</w:t>
      </w:r>
    </w:p>
    <w:p w14:paraId="47592C3F" w14:textId="77777777" w:rsidR="00562CBA" w:rsidRPr="00562CBA" w:rsidRDefault="00562CBA" w:rsidP="00562CBA">
      <w:pPr>
        <w:pStyle w:val="EndNoteBibliography"/>
        <w:spacing w:after="0"/>
        <w:ind w:left="720" w:hanging="720"/>
      </w:pPr>
      <w:r w:rsidRPr="00562CBA">
        <w:t>Hine, E., S. F. Chenoweth, H. D. Rundle and M. W. Blows, 2009 Characterizing the evolution of genetic variance using genetic covariance tensors. Philos Trans R Soc Lond B Biol Sci 364</w:t>
      </w:r>
      <w:r w:rsidRPr="00562CBA">
        <w:rPr>
          <w:b/>
        </w:rPr>
        <w:t>:</w:t>
      </w:r>
      <w:r w:rsidRPr="00562CBA">
        <w:t xml:space="preserve"> 1567-1578.</w:t>
      </w:r>
    </w:p>
    <w:p w14:paraId="6D8118FA" w14:textId="77777777" w:rsidR="00562CBA" w:rsidRPr="00562CBA" w:rsidRDefault="00562CBA" w:rsidP="00562CBA">
      <w:pPr>
        <w:pStyle w:val="EndNoteBibliography"/>
        <w:spacing w:after="0"/>
        <w:ind w:left="720" w:hanging="720"/>
      </w:pPr>
      <w:r w:rsidRPr="00562CBA">
        <w:t>Hodgins-Davis, A., D. P. Rice and J. P. Townsend, 2015 Gene Expression Evolves under a House-of-Cards Model of Stabilizing Selection. Mol Biol Evol 32</w:t>
      </w:r>
      <w:r w:rsidRPr="00562CBA">
        <w:rPr>
          <w:b/>
        </w:rPr>
        <w:t>:</w:t>
      </w:r>
      <w:r w:rsidRPr="00562CBA">
        <w:t xml:space="preserve"> 2130-2140.</w:t>
      </w:r>
    </w:p>
    <w:p w14:paraId="24B437DD" w14:textId="77777777" w:rsidR="00562CBA" w:rsidRPr="00562CBA" w:rsidRDefault="00562CBA" w:rsidP="00562CBA">
      <w:pPr>
        <w:pStyle w:val="EndNoteBibliography"/>
        <w:spacing w:after="0"/>
        <w:ind w:left="720" w:hanging="720"/>
      </w:pPr>
      <w:r w:rsidRPr="00562CBA">
        <w:t>Houle, D., 1998 How should we explain variation in the genetic variance of traits? Genetica 102-103</w:t>
      </w:r>
      <w:r w:rsidRPr="00562CBA">
        <w:rPr>
          <w:b/>
        </w:rPr>
        <w:t>:</w:t>
      </w:r>
      <w:r w:rsidRPr="00562CBA">
        <w:t xml:space="preserve"> 241-253.</w:t>
      </w:r>
    </w:p>
    <w:p w14:paraId="30B55214" w14:textId="77777777" w:rsidR="00562CBA" w:rsidRPr="00562CBA" w:rsidRDefault="00562CBA" w:rsidP="00562CBA">
      <w:pPr>
        <w:pStyle w:val="EndNoteBibliography"/>
        <w:spacing w:after="0"/>
        <w:ind w:left="720" w:hanging="720"/>
      </w:pPr>
      <w:r w:rsidRPr="00562CBA">
        <w:t>Houle, D., G. H. Bolstad, K. van der Linde and T. F. Hansen, 2017 Mutation predicts 40 million years of fly wing evolution. Nature 548</w:t>
      </w:r>
      <w:r w:rsidRPr="00562CBA">
        <w:rPr>
          <w:b/>
        </w:rPr>
        <w:t>:</w:t>
      </w:r>
      <w:r w:rsidRPr="00562CBA">
        <w:t xml:space="preserve"> 447-+.</w:t>
      </w:r>
    </w:p>
    <w:p w14:paraId="6E81DB32" w14:textId="77777777" w:rsidR="00562CBA" w:rsidRPr="00562CBA" w:rsidRDefault="00562CBA" w:rsidP="00562CBA">
      <w:pPr>
        <w:pStyle w:val="EndNoteBibliography"/>
        <w:spacing w:after="0"/>
        <w:ind w:left="720" w:hanging="720"/>
      </w:pPr>
      <w:r w:rsidRPr="00562CBA">
        <w:t xml:space="preserve">Huber, P. J., 1967 The behavior of maximum likelihood estimates under nonstandard conditions, pp. 221-233 in </w:t>
      </w:r>
      <w:r w:rsidRPr="00562CBA">
        <w:rPr>
          <w:i/>
        </w:rPr>
        <w:t xml:space="preserve">Proceedings of the Fifth Berkeley Symposium on </w:t>
      </w:r>
      <w:r w:rsidRPr="00562CBA">
        <w:rPr>
          <w:i/>
        </w:rPr>
        <w:lastRenderedPageBreak/>
        <w:t>Mathematical Statistics and Probability, Volume 1: Statistics</w:t>
      </w:r>
      <w:r w:rsidRPr="00562CBA">
        <w:t>. University of California Press, Berkeley, Calif.</w:t>
      </w:r>
    </w:p>
    <w:p w14:paraId="6B58E040" w14:textId="77777777" w:rsidR="00562CBA" w:rsidRPr="00562CBA" w:rsidRDefault="00562CBA" w:rsidP="00562CBA">
      <w:pPr>
        <w:pStyle w:val="EndNoteBibliography"/>
        <w:spacing w:after="0"/>
        <w:ind w:left="720" w:hanging="720"/>
      </w:pPr>
      <w:r w:rsidRPr="00562CBA">
        <w:t>Jin, P., and S. Agusti, 2018 Fast adaptation of tropical diatoms to increased warming with trade-offs. Sci Rep 8</w:t>
      </w:r>
      <w:r w:rsidRPr="00562CBA">
        <w:rPr>
          <w:b/>
        </w:rPr>
        <w:t>:</w:t>
      </w:r>
      <w:r w:rsidRPr="00562CBA">
        <w:t xml:space="preserve"> 17771.</w:t>
      </w:r>
    </w:p>
    <w:p w14:paraId="50726202" w14:textId="77777777" w:rsidR="00562CBA" w:rsidRPr="00562CBA" w:rsidRDefault="00562CBA" w:rsidP="00562CBA">
      <w:pPr>
        <w:pStyle w:val="EndNoteBibliography"/>
        <w:spacing w:after="0"/>
        <w:ind w:left="720" w:hanging="720"/>
      </w:pPr>
      <w:r w:rsidRPr="00562CBA">
        <w:t>Kagawa, K., and G. Takimoto, 2018 Hybridization can promote adaptive radiation by means of transgressive segregation. Ecol Lett 21</w:t>
      </w:r>
      <w:r w:rsidRPr="00562CBA">
        <w:rPr>
          <w:b/>
        </w:rPr>
        <w:t>:</w:t>
      </w:r>
      <w:r w:rsidRPr="00562CBA">
        <w:t xml:space="preserve"> 264-274.</w:t>
      </w:r>
    </w:p>
    <w:p w14:paraId="1289C836" w14:textId="77777777" w:rsidR="00562CBA" w:rsidRPr="00562CBA" w:rsidRDefault="00562CBA" w:rsidP="00562CBA">
      <w:pPr>
        <w:pStyle w:val="EndNoteBibliography"/>
        <w:spacing w:after="0"/>
        <w:ind w:left="720" w:hanging="720"/>
      </w:pPr>
      <w:r w:rsidRPr="00562CBA">
        <w:t>Kimura, M., 1965 A stochastic model concerning the maintenance of genetic variability in quantitative characters. Proc Natl Acad Sci U S A 54</w:t>
      </w:r>
      <w:r w:rsidRPr="00562CBA">
        <w:rPr>
          <w:b/>
        </w:rPr>
        <w:t>:</w:t>
      </w:r>
      <w:r w:rsidRPr="00562CBA">
        <w:t xml:space="preserve"> 731-736.</w:t>
      </w:r>
    </w:p>
    <w:p w14:paraId="09BB0D2F" w14:textId="77777777" w:rsidR="00562CBA" w:rsidRPr="00562CBA" w:rsidRDefault="00562CBA" w:rsidP="00562CBA">
      <w:pPr>
        <w:pStyle w:val="EndNoteBibliography"/>
        <w:spacing w:after="0"/>
        <w:ind w:left="720" w:hanging="720"/>
      </w:pPr>
      <w:r w:rsidRPr="00562CBA">
        <w:t>Kimura, M., 1967 On Evolutionary Adjustment of Spontaneous Mutation Rates. Genetical Research 9</w:t>
      </w:r>
      <w:r w:rsidRPr="00562CBA">
        <w:rPr>
          <w:b/>
        </w:rPr>
        <w:t>:</w:t>
      </w:r>
      <w:r w:rsidRPr="00562CBA">
        <w:t xml:space="preserve"> 23-&amp;.</w:t>
      </w:r>
    </w:p>
    <w:p w14:paraId="515E7C9C" w14:textId="77777777" w:rsidR="00562CBA" w:rsidRPr="00562CBA" w:rsidRDefault="00562CBA" w:rsidP="00562CBA">
      <w:pPr>
        <w:pStyle w:val="EndNoteBibliography"/>
        <w:spacing w:after="0"/>
        <w:ind w:left="720" w:hanging="720"/>
      </w:pPr>
      <w:r w:rsidRPr="00562CBA">
        <w:t>Kimura, M., and J. F. Crow, 1964 The Number of Alleles That Can Be Maintained in a Finite Population. Genetics 49</w:t>
      </w:r>
      <w:r w:rsidRPr="00562CBA">
        <w:rPr>
          <w:b/>
        </w:rPr>
        <w:t>:</w:t>
      </w:r>
      <w:r w:rsidRPr="00562CBA">
        <w:t xml:space="preserve"> 725-738.</w:t>
      </w:r>
    </w:p>
    <w:p w14:paraId="020DF0D7" w14:textId="77777777" w:rsidR="00562CBA" w:rsidRPr="00562CBA" w:rsidRDefault="00562CBA" w:rsidP="00562CBA">
      <w:pPr>
        <w:pStyle w:val="EndNoteBibliography"/>
        <w:spacing w:after="0"/>
        <w:ind w:left="720" w:hanging="720"/>
      </w:pPr>
      <w:r w:rsidRPr="00562CBA">
        <w:t>LaBar, T., and C. Adami, 2017 Evolution of drift robustness in small populations. Nat Commun 8</w:t>
      </w:r>
      <w:r w:rsidRPr="00562CBA">
        <w:rPr>
          <w:b/>
        </w:rPr>
        <w:t>:</w:t>
      </w:r>
      <w:r w:rsidRPr="00562CBA">
        <w:t xml:space="preserve"> 1012.</w:t>
      </w:r>
    </w:p>
    <w:p w14:paraId="7FA68382" w14:textId="77777777" w:rsidR="00562CBA" w:rsidRPr="00562CBA" w:rsidRDefault="00562CBA" w:rsidP="00562CBA">
      <w:pPr>
        <w:pStyle w:val="EndNoteBibliography"/>
        <w:spacing w:after="0"/>
        <w:ind w:left="720" w:hanging="720"/>
      </w:pPr>
      <w:r w:rsidRPr="00562CBA">
        <w:t>Lan, G., P. Sartori, S. Neumann, V. Sourjik and Y. Tu, 2012 The energy-speed-accuracy tradeoff in sensory adaptation. Nat Phys 8</w:t>
      </w:r>
      <w:r w:rsidRPr="00562CBA">
        <w:rPr>
          <w:b/>
        </w:rPr>
        <w:t>:</w:t>
      </w:r>
      <w:r w:rsidRPr="00562CBA">
        <w:t xml:space="preserve"> 422-428.</w:t>
      </w:r>
    </w:p>
    <w:p w14:paraId="2EB6AB17" w14:textId="77777777" w:rsidR="00562CBA" w:rsidRPr="00562CBA" w:rsidRDefault="00562CBA" w:rsidP="00562CBA">
      <w:pPr>
        <w:pStyle w:val="EndNoteBibliography"/>
        <w:spacing w:after="0"/>
        <w:ind w:left="720" w:hanging="720"/>
      </w:pPr>
      <w:r w:rsidRPr="00562CBA">
        <w:t>Lande, R., 1975 The maintenance of genetic variability by mutation in a polygenic character with linked loci. Genet Res 26</w:t>
      </w:r>
      <w:r w:rsidRPr="00562CBA">
        <w:rPr>
          <w:b/>
        </w:rPr>
        <w:t>:</w:t>
      </w:r>
      <w:r w:rsidRPr="00562CBA">
        <w:t xml:space="preserve"> 221-235.</w:t>
      </w:r>
    </w:p>
    <w:p w14:paraId="4E8F374B" w14:textId="77777777" w:rsidR="00562CBA" w:rsidRPr="00562CBA" w:rsidRDefault="00562CBA" w:rsidP="00562CBA">
      <w:pPr>
        <w:pStyle w:val="EndNoteBibliography"/>
        <w:spacing w:after="0"/>
        <w:ind w:left="720" w:hanging="720"/>
      </w:pPr>
      <w:r w:rsidRPr="00562CBA">
        <w:t>Lande, R., 1976 Natural-Selection and Random Genetic Drift in Phenotypic Evolution. Evolution 30</w:t>
      </w:r>
      <w:r w:rsidRPr="00562CBA">
        <w:rPr>
          <w:b/>
        </w:rPr>
        <w:t>:</w:t>
      </w:r>
      <w:r w:rsidRPr="00562CBA">
        <w:t xml:space="preserve"> 314-334.</w:t>
      </w:r>
    </w:p>
    <w:p w14:paraId="7C6103F7" w14:textId="77777777" w:rsidR="00562CBA" w:rsidRPr="00562CBA" w:rsidRDefault="00562CBA" w:rsidP="00562CBA">
      <w:pPr>
        <w:pStyle w:val="EndNoteBibliography"/>
        <w:spacing w:after="0"/>
        <w:ind w:left="720" w:hanging="720"/>
      </w:pPr>
      <w:r w:rsidRPr="00562CBA">
        <w:t>Lande, R., 1979 Quantitative Genetic-Analysis of Multivariate Evolution, Applied to Brain - Body Size Allometry. Evolution 33</w:t>
      </w:r>
      <w:r w:rsidRPr="00562CBA">
        <w:rPr>
          <w:b/>
        </w:rPr>
        <w:t>:</w:t>
      </w:r>
      <w:r w:rsidRPr="00562CBA">
        <w:t xml:space="preserve"> 402-416.</w:t>
      </w:r>
    </w:p>
    <w:p w14:paraId="5C6DFE5F" w14:textId="77777777" w:rsidR="00562CBA" w:rsidRPr="00562CBA" w:rsidRDefault="00562CBA" w:rsidP="00562CBA">
      <w:pPr>
        <w:pStyle w:val="EndNoteBibliography"/>
        <w:spacing w:after="0"/>
        <w:ind w:left="720" w:hanging="720"/>
      </w:pPr>
      <w:r w:rsidRPr="00562CBA">
        <w:t>Lande, R., and S. Shannon, 1996 The role of genetic variation in adaptation and population persistence in a changing environment. Evolution 50</w:t>
      </w:r>
      <w:r w:rsidRPr="00562CBA">
        <w:rPr>
          <w:b/>
        </w:rPr>
        <w:t>:</w:t>
      </w:r>
      <w:r w:rsidRPr="00562CBA">
        <w:t xml:space="preserve"> 434-437.</w:t>
      </w:r>
    </w:p>
    <w:p w14:paraId="43C1273A" w14:textId="77777777" w:rsidR="00562CBA" w:rsidRPr="00562CBA" w:rsidRDefault="00562CBA" w:rsidP="00562CBA">
      <w:pPr>
        <w:pStyle w:val="EndNoteBibliography"/>
        <w:spacing w:after="0"/>
        <w:ind w:left="720" w:hanging="720"/>
      </w:pPr>
      <w:r w:rsidRPr="00562CBA">
        <w:t>Lasky, J. R., 2019 Eco-evolutionary community turnover following environmental change. Evol Appl 12</w:t>
      </w:r>
      <w:r w:rsidRPr="00562CBA">
        <w:rPr>
          <w:b/>
        </w:rPr>
        <w:t>:</w:t>
      </w:r>
      <w:r w:rsidRPr="00562CBA">
        <w:t xml:space="preserve"> 1434-1448.</w:t>
      </w:r>
    </w:p>
    <w:p w14:paraId="647AE515" w14:textId="77777777" w:rsidR="00562CBA" w:rsidRPr="00562CBA" w:rsidRDefault="00562CBA" w:rsidP="00562CBA">
      <w:pPr>
        <w:pStyle w:val="EndNoteBibliography"/>
        <w:spacing w:after="0"/>
        <w:ind w:left="720" w:hanging="720"/>
      </w:pPr>
      <w:r w:rsidRPr="00562CBA">
        <w:t>Le Corre, V., and A. Kremer, 2012 The genetic differentiation at quantitative trait loci under local adaptation. Molecular Ecology 21</w:t>
      </w:r>
      <w:r w:rsidRPr="00562CBA">
        <w:rPr>
          <w:b/>
        </w:rPr>
        <w:t>:</w:t>
      </w:r>
      <w:r w:rsidRPr="00562CBA">
        <w:t xml:space="preserve"> 1548-1566.</w:t>
      </w:r>
    </w:p>
    <w:p w14:paraId="4B4E7225" w14:textId="77777777" w:rsidR="00562CBA" w:rsidRPr="00562CBA" w:rsidRDefault="00562CBA" w:rsidP="00562CBA">
      <w:pPr>
        <w:pStyle w:val="EndNoteBibliography"/>
        <w:spacing w:after="0"/>
        <w:ind w:left="720" w:hanging="720"/>
      </w:pPr>
      <w:r w:rsidRPr="00562CBA">
        <w:t>Leigh, E. G., 1970 Natural Selection and Mutability. American Naturalist 104</w:t>
      </w:r>
      <w:r w:rsidRPr="00562CBA">
        <w:rPr>
          <w:b/>
        </w:rPr>
        <w:t>:</w:t>
      </w:r>
      <w:r w:rsidRPr="00562CBA">
        <w:t xml:space="preserve"> 301-&amp;.</w:t>
      </w:r>
    </w:p>
    <w:p w14:paraId="39278267" w14:textId="77777777" w:rsidR="00562CBA" w:rsidRPr="00562CBA" w:rsidRDefault="00562CBA" w:rsidP="00562CBA">
      <w:pPr>
        <w:pStyle w:val="EndNoteBibliography"/>
        <w:spacing w:after="0"/>
        <w:ind w:left="720" w:hanging="720"/>
      </w:pPr>
      <w:r w:rsidRPr="00562CBA">
        <w:t>Lenski, R. E., and P. D. Sniegowski, 1995 "Adaptive mutation": the debate goes on. Science 269</w:t>
      </w:r>
      <w:r w:rsidRPr="00562CBA">
        <w:rPr>
          <w:b/>
        </w:rPr>
        <w:t>:</w:t>
      </w:r>
      <w:r w:rsidRPr="00562CBA">
        <w:t xml:space="preserve"> 285-288.</w:t>
      </w:r>
    </w:p>
    <w:p w14:paraId="2D04D140" w14:textId="77777777" w:rsidR="00562CBA" w:rsidRPr="00562CBA" w:rsidRDefault="00562CBA" w:rsidP="00562CBA">
      <w:pPr>
        <w:pStyle w:val="EndNoteBibliography"/>
        <w:spacing w:after="0"/>
        <w:ind w:left="720" w:hanging="720"/>
      </w:pPr>
      <w:r w:rsidRPr="00562CBA">
        <w:t>Lewontin, R. C., 1970 The units of selection. Annual review of ecology and systematics</w:t>
      </w:r>
      <w:r w:rsidRPr="00562CBA">
        <w:rPr>
          <w:b/>
        </w:rPr>
        <w:t>:</w:t>
      </w:r>
      <w:r w:rsidRPr="00562CBA">
        <w:t xml:space="preserve"> 1-18.</w:t>
      </w:r>
    </w:p>
    <w:p w14:paraId="198EB282" w14:textId="77777777" w:rsidR="00562CBA" w:rsidRPr="00562CBA" w:rsidRDefault="00562CBA" w:rsidP="00562CBA">
      <w:pPr>
        <w:pStyle w:val="EndNoteBibliography"/>
        <w:spacing w:after="0"/>
        <w:ind w:left="720" w:hanging="720"/>
      </w:pPr>
      <w:r w:rsidRPr="00562CBA">
        <w:t xml:space="preserve">Lindeman, R. H. M., P.F. Gold, R.Z., 1980 </w:t>
      </w:r>
      <w:r w:rsidRPr="00562CBA">
        <w:rPr>
          <w:i/>
        </w:rPr>
        <w:t>Introduction to Bivariate and Multivariate Analysis</w:t>
      </w:r>
      <w:r w:rsidRPr="00562CBA">
        <w:t>. Scott, Foresman, Glenview, IL.</w:t>
      </w:r>
    </w:p>
    <w:p w14:paraId="45D10DFB" w14:textId="77777777" w:rsidR="00562CBA" w:rsidRPr="001F41CF" w:rsidDel="001F41CF" w:rsidRDefault="00562CBA" w:rsidP="00562CBA">
      <w:pPr>
        <w:pStyle w:val="EndNoteBibliography"/>
        <w:ind w:left="720" w:hanging="720"/>
        <w:rPr>
          <w:del w:id="394" w:author="Daniel Ortiz-Barrientos" w:date="2020-11-08T16:20:00Z"/>
        </w:rPr>
      </w:pPr>
      <w:r w:rsidRPr="001F41CF">
        <w:rPr>
          <w:rPrChange w:id="395" w:author="Daniel Ortiz-Barrientos" w:date="2020-11-08T16:21:00Z">
            <w:rPr>
              <w:sz w:val="20"/>
            </w:rPr>
          </w:rPrChange>
        </w:rPr>
        <w:t>Long, J. A.</w:t>
      </w:r>
      <w:r w:rsidRPr="001F41CF">
        <w:t>, 2020 jtools: Analysis and Presentation of Social Scientific Data</w:t>
      </w:r>
    </w:p>
    <w:p w14:paraId="5364B7E3" w14:textId="77777777" w:rsidR="00562CBA" w:rsidRPr="00FE0F7F" w:rsidRDefault="00562CBA" w:rsidP="001F41CF">
      <w:pPr>
        <w:pStyle w:val="EndNoteBibliography"/>
        <w:ind w:left="720" w:hanging="720"/>
        <w:pPrChange w:id="396" w:author="Daniel Ortiz-Barrientos" w:date="2020-11-08T16:20:00Z">
          <w:pPr>
            <w:pStyle w:val="EndNoteBibliography"/>
            <w:spacing w:after="0"/>
          </w:pPr>
        </w:pPrChange>
      </w:pPr>
    </w:p>
    <w:p w14:paraId="50081036" w14:textId="77777777" w:rsidR="00562CBA" w:rsidRPr="00562CBA" w:rsidRDefault="00562CBA" w:rsidP="00562CBA">
      <w:pPr>
        <w:pStyle w:val="EndNoteBibliography"/>
        <w:spacing w:after="0"/>
        <w:ind w:left="720" w:hanging="720"/>
      </w:pPr>
      <w:r w:rsidRPr="00562CBA">
        <w:t>Lumley, T., P. Diehr, S. Emerson and L. Chen, 2002 The importance of the normality assumption in large public health data sets. Annu Rev Public Health 23</w:t>
      </w:r>
      <w:r w:rsidRPr="00562CBA">
        <w:rPr>
          <w:b/>
        </w:rPr>
        <w:t>:</w:t>
      </w:r>
      <w:r w:rsidRPr="00562CBA">
        <w:t xml:space="preserve"> 151-169.</w:t>
      </w:r>
    </w:p>
    <w:p w14:paraId="69F08A94" w14:textId="77777777" w:rsidR="00562CBA" w:rsidRPr="00562CBA" w:rsidRDefault="00562CBA" w:rsidP="00562CBA">
      <w:pPr>
        <w:pStyle w:val="EndNoteBibliography"/>
        <w:spacing w:after="0"/>
        <w:ind w:left="720" w:hanging="720"/>
      </w:pPr>
      <w:r w:rsidRPr="00562CBA">
        <w:t>Lynch, M., 2010 Evolution of the mutation rate. Trends Genet 26</w:t>
      </w:r>
      <w:r w:rsidRPr="00562CBA">
        <w:rPr>
          <w:b/>
        </w:rPr>
        <w:t>:</w:t>
      </w:r>
      <w:r w:rsidRPr="00562CBA">
        <w:t xml:space="preserve"> 345-352.</w:t>
      </w:r>
    </w:p>
    <w:p w14:paraId="69CA4A3D" w14:textId="77777777" w:rsidR="00562CBA" w:rsidRPr="00562CBA" w:rsidRDefault="00562CBA" w:rsidP="00562CBA">
      <w:pPr>
        <w:pStyle w:val="EndNoteBibliography"/>
        <w:spacing w:after="0"/>
        <w:ind w:left="720" w:hanging="720"/>
      </w:pPr>
      <w:r w:rsidRPr="00562CBA">
        <w:t>Lynch, M., M. S. Ackerman, J. F. Gout, H. Long, W. Sung</w:t>
      </w:r>
      <w:r w:rsidRPr="00562CBA">
        <w:rPr>
          <w:i/>
        </w:rPr>
        <w:t xml:space="preserve"> et al.</w:t>
      </w:r>
      <w:r w:rsidRPr="00562CBA">
        <w:t>, 2016 Genetic drift, selection and the evolution of the mutation rate. Nat Rev Genet 17</w:t>
      </w:r>
      <w:r w:rsidRPr="00562CBA">
        <w:rPr>
          <w:b/>
        </w:rPr>
        <w:t>:</w:t>
      </w:r>
      <w:r w:rsidRPr="00562CBA">
        <w:t xml:space="preserve"> 704-714.</w:t>
      </w:r>
    </w:p>
    <w:p w14:paraId="5790D215" w14:textId="77777777" w:rsidR="00562CBA" w:rsidRPr="00562CBA" w:rsidRDefault="00562CBA" w:rsidP="00562CBA">
      <w:pPr>
        <w:pStyle w:val="EndNoteBibliography"/>
        <w:spacing w:after="0"/>
        <w:ind w:left="720" w:hanging="720"/>
      </w:pPr>
      <w:r w:rsidRPr="00562CBA">
        <w:t>Lynch, M., and W. Gabriel, 1983 Phenotypic evolution and parthenogenesis. The American Naturalist 122</w:t>
      </w:r>
      <w:r w:rsidRPr="00562CBA">
        <w:rPr>
          <w:b/>
        </w:rPr>
        <w:t>:</w:t>
      </w:r>
      <w:r w:rsidRPr="00562CBA">
        <w:t xml:space="preserve"> 745-764.</w:t>
      </w:r>
    </w:p>
    <w:p w14:paraId="289B9CDF" w14:textId="77777777" w:rsidR="00562CBA" w:rsidRPr="00562CBA" w:rsidRDefault="00562CBA" w:rsidP="00562CBA">
      <w:pPr>
        <w:pStyle w:val="EndNoteBibliography"/>
        <w:spacing w:after="0"/>
        <w:ind w:left="720" w:hanging="720"/>
      </w:pPr>
      <w:r w:rsidRPr="00562CBA">
        <w:t>Lynch, M., and W. Gabriel, 1990 Mutation Load and the Survival of Small Populations. Evolution 44</w:t>
      </w:r>
      <w:r w:rsidRPr="00562CBA">
        <w:rPr>
          <w:b/>
        </w:rPr>
        <w:t>:</w:t>
      </w:r>
      <w:r w:rsidRPr="00562CBA">
        <w:t xml:space="preserve"> 1725-1737.</w:t>
      </w:r>
    </w:p>
    <w:p w14:paraId="1AF29590" w14:textId="77777777" w:rsidR="00562CBA" w:rsidRPr="00562CBA" w:rsidRDefault="00562CBA" w:rsidP="00562CBA">
      <w:pPr>
        <w:pStyle w:val="EndNoteBibliography"/>
        <w:spacing w:after="0"/>
        <w:ind w:left="720" w:hanging="720"/>
      </w:pPr>
      <w:r w:rsidRPr="00562CBA">
        <w:lastRenderedPageBreak/>
        <w:t>Lynch, M., and R. Lande, 1998 The critical effective size for a genetically secure population. Animal Conservation 1</w:t>
      </w:r>
      <w:r w:rsidRPr="00562CBA">
        <w:rPr>
          <w:b/>
        </w:rPr>
        <w:t>:</w:t>
      </w:r>
      <w:r w:rsidRPr="00562CBA">
        <w:t xml:space="preserve"> 70-72.</w:t>
      </w:r>
    </w:p>
    <w:p w14:paraId="78E30A77" w14:textId="77777777" w:rsidR="00562CBA" w:rsidRPr="00562CBA" w:rsidRDefault="00562CBA" w:rsidP="00562CBA">
      <w:pPr>
        <w:pStyle w:val="EndNoteBibliography"/>
        <w:spacing w:after="0"/>
        <w:ind w:left="720" w:hanging="720"/>
      </w:pPr>
      <w:r w:rsidRPr="00562CBA">
        <w:t>Malcom, J. W., 2011 Evolution of Competitive Ability: An Adaptation Speed vs. Accuracy Tradeoff Rooted in Gene Network Size. Plos One 6.</w:t>
      </w:r>
    </w:p>
    <w:p w14:paraId="5022A207" w14:textId="77777777" w:rsidR="00562CBA" w:rsidRPr="00562CBA" w:rsidRDefault="00562CBA" w:rsidP="00562CBA">
      <w:pPr>
        <w:pStyle w:val="EndNoteBibliography"/>
        <w:spacing w:after="0"/>
        <w:ind w:left="720" w:hanging="720"/>
      </w:pPr>
      <w:r w:rsidRPr="00562CBA">
        <w:t>Marques, D. A., J. I. Meier and O. Seehausen, 2019 A Combinatorial View on Speciation and Adaptive Radiation. Trends Ecol Evol 34</w:t>
      </w:r>
      <w:r w:rsidRPr="00562CBA">
        <w:rPr>
          <w:b/>
        </w:rPr>
        <w:t>:</w:t>
      </w:r>
      <w:r w:rsidRPr="00562CBA">
        <w:t xml:space="preserve"> 531-544.</w:t>
      </w:r>
    </w:p>
    <w:p w14:paraId="5DE2D58F" w14:textId="77777777" w:rsidR="00562CBA" w:rsidRPr="00562CBA" w:rsidRDefault="00562CBA" w:rsidP="00562CBA">
      <w:pPr>
        <w:pStyle w:val="EndNoteBibliography"/>
        <w:spacing w:after="0"/>
        <w:ind w:left="720" w:hanging="720"/>
      </w:pPr>
      <w:r w:rsidRPr="00562CBA">
        <w:t>Matic, I., 2019 Mutation Rate Heterogeneity Increases Odds of Survival in Unpredictable Environments. Mol Cell 75</w:t>
      </w:r>
      <w:r w:rsidRPr="00562CBA">
        <w:rPr>
          <w:b/>
        </w:rPr>
        <w:t>:</w:t>
      </w:r>
      <w:r w:rsidRPr="00562CBA">
        <w:t xml:space="preserve"> 421-425.</w:t>
      </w:r>
    </w:p>
    <w:p w14:paraId="7703276C" w14:textId="77777777" w:rsidR="00562CBA" w:rsidRPr="00562CBA" w:rsidRDefault="00562CBA" w:rsidP="00562CBA">
      <w:pPr>
        <w:pStyle w:val="EndNoteBibliography"/>
        <w:spacing w:after="0"/>
        <w:ind w:left="720" w:hanging="720"/>
      </w:pPr>
      <w:r w:rsidRPr="00562CBA">
        <w:t>Matic, I., M. Radman, F. Taddei, B. Picard, C. Doit</w:t>
      </w:r>
      <w:r w:rsidRPr="00562CBA">
        <w:rPr>
          <w:i/>
        </w:rPr>
        <w:t xml:space="preserve"> et al.</w:t>
      </w:r>
      <w:r w:rsidRPr="00562CBA">
        <w:t>, 1997 Highly variable mutation rates in commensal and pathogenic Escherichia coli. Science 277</w:t>
      </w:r>
      <w:r w:rsidRPr="00562CBA">
        <w:rPr>
          <w:b/>
        </w:rPr>
        <w:t>:</w:t>
      </w:r>
      <w:r w:rsidRPr="00562CBA">
        <w:t xml:space="preserve"> 1833-1834.</w:t>
      </w:r>
    </w:p>
    <w:p w14:paraId="28832606" w14:textId="77777777" w:rsidR="00562CBA" w:rsidRPr="00562CBA" w:rsidRDefault="00562CBA" w:rsidP="00562CBA">
      <w:pPr>
        <w:pStyle w:val="EndNoteBibliography"/>
        <w:spacing w:after="0"/>
        <w:ind w:left="720" w:hanging="720"/>
      </w:pPr>
      <w:r w:rsidRPr="00562CBA">
        <w:t>Melo, D., G. Garcia, A. Hubbe, A. P. Assis and G. Marroig, 2015 EvolQG - An R package for evolutionary quantitative genetics. F1000Research 4</w:t>
      </w:r>
      <w:r w:rsidRPr="00562CBA">
        <w:rPr>
          <w:b/>
        </w:rPr>
        <w:t>:</w:t>
      </w:r>
      <w:r w:rsidRPr="00562CBA">
        <w:t xml:space="preserve"> 925.</w:t>
      </w:r>
    </w:p>
    <w:p w14:paraId="6C966D37" w14:textId="77777777" w:rsidR="00562CBA" w:rsidRPr="00562CBA" w:rsidRDefault="00562CBA" w:rsidP="00562CBA">
      <w:pPr>
        <w:pStyle w:val="EndNoteBibliography"/>
        <w:spacing w:after="0"/>
        <w:ind w:left="720" w:hanging="720"/>
      </w:pPr>
      <w:r w:rsidRPr="00562CBA">
        <w:t>Murren, C. J., J. R. Auld, H. Callahan, C. K. Ghalambor, C. A. Handelsman</w:t>
      </w:r>
      <w:r w:rsidRPr="00562CBA">
        <w:rPr>
          <w:i/>
        </w:rPr>
        <w:t xml:space="preserve"> et al.</w:t>
      </w:r>
      <w:r w:rsidRPr="00562CBA">
        <w:t>, 2015 Constraints on the evolution of phenotypic plasticity: limits and costs of phenotype and plasticity. Heredity (Edinb) 115</w:t>
      </w:r>
      <w:r w:rsidRPr="00562CBA">
        <w:rPr>
          <w:b/>
        </w:rPr>
        <w:t>:</w:t>
      </w:r>
      <w:r w:rsidRPr="00562CBA">
        <w:t xml:space="preserve"> 293-301.</w:t>
      </w:r>
    </w:p>
    <w:p w14:paraId="2BDF21B3" w14:textId="77777777" w:rsidR="00562CBA" w:rsidRPr="00562CBA" w:rsidRDefault="00562CBA" w:rsidP="00562CBA">
      <w:pPr>
        <w:pStyle w:val="EndNoteBibliography"/>
        <w:spacing w:after="0"/>
        <w:ind w:left="720" w:hanging="720"/>
      </w:pPr>
      <w:r w:rsidRPr="00562CBA">
        <w:t>Nei, M., 1967 Modification of Linkage Intensity by Natural Selection. Genetics 57</w:t>
      </w:r>
      <w:r w:rsidRPr="00562CBA">
        <w:rPr>
          <w:b/>
        </w:rPr>
        <w:t>:</w:t>
      </w:r>
      <w:r w:rsidRPr="00562CBA">
        <w:t xml:space="preserve"> 625-641.</w:t>
      </w:r>
    </w:p>
    <w:p w14:paraId="240770DD" w14:textId="77777777" w:rsidR="00562CBA" w:rsidRPr="00562CBA" w:rsidRDefault="00562CBA" w:rsidP="00562CBA">
      <w:pPr>
        <w:pStyle w:val="EndNoteBibliography"/>
        <w:spacing w:after="0"/>
        <w:ind w:left="720" w:hanging="720"/>
      </w:pPr>
      <w:r w:rsidRPr="00562CBA">
        <w:t>Nesse, R. M., 2005 Maladaptation and natural selection. Q Rev Biol 80</w:t>
      </w:r>
      <w:r w:rsidRPr="00562CBA">
        <w:rPr>
          <w:b/>
        </w:rPr>
        <w:t>:</w:t>
      </w:r>
      <w:r w:rsidRPr="00562CBA">
        <w:t xml:space="preserve"> 62-70.</w:t>
      </w:r>
    </w:p>
    <w:p w14:paraId="220248FE" w14:textId="77777777" w:rsidR="00562CBA" w:rsidRPr="00562CBA" w:rsidRDefault="00562CBA" w:rsidP="00562CBA">
      <w:pPr>
        <w:pStyle w:val="EndNoteBibliography"/>
        <w:spacing w:after="0"/>
        <w:ind w:left="720" w:hanging="720"/>
      </w:pPr>
      <w:r w:rsidRPr="00562CBA">
        <w:t>Ohta, T., 1973 Slightly Deleterious Mutant Substitutions in Evolution. Nature 246</w:t>
      </w:r>
      <w:r w:rsidRPr="00562CBA">
        <w:rPr>
          <w:b/>
        </w:rPr>
        <w:t>:</w:t>
      </w:r>
      <w:r w:rsidRPr="00562CBA">
        <w:t xml:space="preserve"> 96-98.</w:t>
      </w:r>
    </w:p>
    <w:p w14:paraId="2F6B3EFB" w14:textId="77777777" w:rsidR="00562CBA" w:rsidRPr="00562CBA" w:rsidRDefault="00562CBA" w:rsidP="00562CBA">
      <w:pPr>
        <w:pStyle w:val="EndNoteBibliography"/>
        <w:spacing w:after="0"/>
        <w:ind w:left="720" w:hanging="720"/>
      </w:pPr>
      <w:r w:rsidRPr="00562CBA">
        <w:t>Oostra, V., M. Saastamoinen, B. J. Zwaan and C. W. Wheat, 2018 Strong phenotypic plasticity limits potential for evolutionary responses to climate change. Nat Commun 9</w:t>
      </w:r>
      <w:r w:rsidRPr="00562CBA">
        <w:rPr>
          <w:b/>
        </w:rPr>
        <w:t>:</w:t>
      </w:r>
      <w:r w:rsidRPr="00562CBA">
        <w:t xml:space="preserve"> 1005.</w:t>
      </w:r>
    </w:p>
    <w:p w14:paraId="668E6941" w14:textId="77777777" w:rsidR="00562CBA" w:rsidRPr="00562CBA" w:rsidRDefault="00562CBA" w:rsidP="00562CBA">
      <w:pPr>
        <w:pStyle w:val="EndNoteBibliography"/>
        <w:spacing w:after="0"/>
        <w:ind w:left="720" w:hanging="720"/>
      </w:pPr>
      <w:r w:rsidRPr="00562CBA">
        <w:t>Orr, H. A., 1998 The Population Genetics of Adaptation: The Distribution of Factors Fixed during Adaptive Evolution. Evolution 52</w:t>
      </w:r>
      <w:r w:rsidRPr="00562CBA">
        <w:rPr>
          <w:b/>
        </w:rPr>
        <w:t>:</w:t>
      </w:r>
      <w:r w:rsidRPr="00562CBA">
        <w:t xml:space="preserve"> 935-949.</w:t>
      </w:r>
    </w:p>
    <w:p w14:paraId="4DA7F916" w14:textId="77777777" w:rsidR="00562CBA" w:rsidRPr="00562CBA" w:rsidRDefault="00562CBA" w:rsidP="00562CBA">
      <w:pPr>
        <w:pStyle w:val="EndNoteBibliography"/>
        <w:spacing w:after="0"/>
        <w:ind w:left="720" w:hanging="720"/>
      </w:pPr>
      <w:r w:rsidRPr="00562CBA">
        <w:t>Orr, H. A., 2000 Adaptation and the cost of complexity. Evolution 54</w:t>
      </w:r>
      <w:r w:rsidRPr="00562CBA">
        <w:rPr>
          <w:b/>
        </w:rPr>
        <w:t>:</w:t>
      </w:r>
      <w:r w:rsidRPr="00562CBA">
        <w:t xml:space="preserve"> 13-20.</w:t>
      </w:r>
    </w:p>
    <w:p w14:paraId="1A8FE2CC" w14:textId="77777777" w:rsidR="00562CBA" w:rsidRPr="00562CBA" w:rsidRDefault="00562CBA" w:rsidP="00562CBA">
      <w:pPr>
        <w:pStyle w:val="EndNoteBibliography"/>
        <w:spacing w:after="0"/>
        <w:ind w:left="720" w:hanging="720"/>
      </w:pPr>
      <w:r w:rsidRPr="00562CBA">
        <w:t>Ortiz-Barrientos, D., J. Engelstadter and L. H. Rieseberg, 2016 Recombination Rate Evolution and the Origin of Species. Trends in Ecology &amp; Evolution 31</w:t>
      </w:r>
      <w:r w:rsidRPr="00562CBA">
        <w:rPr>
          <w:b/>
        </w:rPr>
        <w:t>:</w:t>
      </w:r>
      <w:r w:rsidRPr="00562CBA">
        <w:t xml:space="preserve"> 226-236.</w:t>
      </w:r>
    </w:p>
    <w:p w14:paraId="1D249E8A" w14:textId="77777777" w:rsidR="00562CBA" w:rsidRPr="00562CBA" w:rsidRDefault="00562CBA" w:rsidP="00562CBA">
      <w:pPr>
        <w:pStyle w:val="EndNoteBibliography"/>
        <w:spacing w:after="0"/>
        <w:ind w:left="720" w:hanging="720"/>
      </w:pPr>
      <w:r w:rsidRPr="00562CBA">
        <w:t>Otto, S. P., 2009 The Evolutionary Enigma of Sex. American Naturalist 174</w:t>
      </w:r>
      <w:r w:rsidRPr="00562CBA">
        <w:rPr>
          <w:b/>
        </w:rPr>
        <w:t>:</w:t>
      </w:r>
      <w:r w:rsidRPr="00562CBA">
        <w:t xml:space="preserve"> S1-S14.</w:t>
      </w:r>
    </w:p>
    <w:p w14:paraId="3A8015C5" w14:textId="77777777" w:rsidR="00562CBA" w:rsidRPr="00562CBA" w:rsidRDefault="00562CBA" w:rsidP="00562CBA">
      <w:pPr>
        <w:pStyle w:val="EndNoteBibliography"/>
        <w:spacing w:after="0"/>
        <w:ind w:left="720" w:hanging="720"/>
      </w:pPr>
      <w:r w:rsidRPr="00562CBA">
        <w:t>R Developmental Core Team, 2019 R: A language and environment for statistical computing, pp. R Foundation for Statistical Computing, Vienna, Austria.</w:t>
      </w:r>
    </w:p>
    <w:p w14:paraId="058A77F9" w14:textId="77777777" w:rsidR="00562CBA" w:rsidRPr="00562CBA" w:rsidRDefault="00562CBA" w:rsidP="00562CBA">
      <w:pPr>
        <w:pStyle w:val="EndNoteBibliography"/>
        <w:spacing w:after="0"/>
        <w:ind w:left="720" w:hanging="720"/>
      </w:pPr>
      <w:r w:rsidRPr="00562CBA">
        <w:t>Romero-Mujalli, D., F. Jeltsch and R. Tiedemann, 2019 Elevated mutation rates are unlikely to evolve in sexual species, not even under rapid environmental change. BMC Evol Biol 19</w:t>
      </w:r>
      <w:r w:rsidRPr="00562CBA">
        <w:rPr>
          <w:b/>
        </w:rPr>
        <w:t>:</w:t>
      </w:r>
      <w:r w:rsidRPr="00562CBA">
        <w:t xml:space="preserve"> 175.</w:t>
      </w:r>
    </w:p>
    <w:p w14:paraId="7926CD8F" w14:textId="77777777" w:rsidR="00562CBA" w:rsidRPr="00562CBA" w:rsidRDefault="00562CBA" w:rsidP="00562CBA">
      <w:pPr>
        <w:pStyle w:val="EndNoteBibliography"/>
        <w:spacing w:after="0"/>
        <w:ind w:left="720" w:hanging="720"/>
      </w:pPr>
      <w:r w:rsidRPr="00562CBA">
        <w:t>Schlichting, C. D., 1986 The Evolution of Phenotypic Plasticity in Plants. Annual Review of Ecology and Systematics 17</w:t>
      </w:r>
      <w:r w:rsidRPr="00562CBA">
        <w:rPr>
          <w:b/>
        </w:rPr>
        <w:t>:</w:t>
      </w:r>
      <w:r w:rsidRPr="00562CBA">
        <w:t xml:space="preserve"> 667-693.</w:t>
      </w:r>
    </w:p>
    <w:p w14:paraId="4B6DACD7" w14:textId="77777777" w:rsidR="00562CBA" w:rsidRPr="00562CBA" w:rsidRDefault="00562CBA" w:rsidP="00562CBA">
      <w:pPr>
        <w:pStyle w:val="EndNoteBibliography"/>
        <w:spacing w:after="0"/>
        <w:ind w:left="720" w:hanging="720"/>
      </w:pPr>
      <w:r w:rsidRPr="00562CBA">
        <w:t>Sniegowski, P. D., P. J. Gerrish and R. E. Lenski, 1997 Evolution of high mutation rates in experimental populations of E. coli. Nature 387</w:t>
      </w:r>
      <w:r w:rsidRPr="00562CBA">
        <w:rPr>
          <w:b/>
        </w:rPr>
        <w:t>:</w:t>
      </w:r>
      <w:r w:rsidRPr="00562CBA">
        <w:t xml:space="preserve"> 703-705.</w:t>
      </w:r>
    </w:p>
    <w:p w14:paraId="47C75731" w14:textId="77777777" w:rsidR="00562CBA" w:rsidRPr="00562CBA" w:rsidRDefault="00562CBA" w:rsidP="00562CBA">
      <w:pPr>
        <w:pStyle w:val="EndNoteBibliography"/>
        <w:spacing w:after="0"/>
        <w:ind w:left="720" w:hanging="720"/>
      </w:pPr>
      <w:r w:rsidRPr="00562CBA">
        <w:t>Stapley, J., P. G. D. Feulner, S. E. Johnston, A. W. Santure and C. M. Smadja, 2017 Variation in recombination frequency and distribution across eukaryotes: patterns and processes. Philos Trans R Soc Lond B Biol Sci 372.</w:t>
      </w:r>
    </w:p>
    <w:p w14:paraId="28A53B12" w14:textId="77777777" w:rsidR="00562CBA" w:rsidRPr="00562CBA" w:rsidRDefault="00562CBA" w:rsidP="00562CBA">
      <w:pPr>
        <w:pStyle w:val="EndNoteBibliography"/>
        <w:spacing w:after="0"/>
        <w:ind w:left="720" w:hanging="720"/>
      </w:pPr>
      <w:r w:rsidRPr="00562CBA">
        <w:t>Sztepanacz, J. L., and M. W. Blows, 2017 Artificial Selection to Increase the Phenotypic Variance in gmax Fails. Am Nat 190</w:t>
      </w:r>
      <w:r w:rsidRPr="00562CBA">
        <w:rPr>
          <w:b/>
        </w:rPr>
        <w:t>:</w:t>
      </w:r>
      <w:r w:rsidRPr="00562CBA">
        <w:t xml:space="preserve"> 707-723.</w:t>
      </w:r>
    </w:p>
    <w:p w14:paraId="28947844" w14:textId="77777777" w:rsidR="00562CBA" w:rsidRPr="00562CBA" w:rsidRDefault="00562CBA" w:rsidP="00562CBA">
      <w:pPr>
        <w:pStyle w:val="EndNoteBibliography"/>
        <w:spacing w:after="0"/>
        <w:ind w:left="720" w:hanging="720"/>
      </w:pPr>
      <w:r w:rsidRPr="00562CBA">
        <w:t>Thornton, K. R., 2019 Polygenic Adaptation to an Environmental Shift: Temporal Dynamics of Variation Under Gaussian Stabilizing Selection and Additive Effects on a Single Trait. Genetics 213</w:t>
      </w:r>
      <w:r w:rsidRPr="00562CBA">
        <w:rPr>
          <w:b/>
        </w:rPr>
        <w:t>:</w:t>
      </w:r>
      <w:r w:rsidRPr="00562CBA">
        <w:t xml:space="preserve"> 1513-1530.</w:t>
      </w:r>
    </w:p>
    <w:p w14:paraId="00AF2DEF" w14:textId="77777777" w:rsidR="00562CBA" w:rsidRPr="00562CBA" w:rsidRDefault="00562CBA" w:rsidP="00562CBA">
      <w:pPr>
        <w:pStyle w:val="EndNoteBibliography"/>
        <w:spacing w:after="0"/>
        <w:ind w:left="720" w:hanging="720"/>
      </w:pPr>
      <w:r w:rsidRPr="00562CBA">
        <w:lastRenderedPageBreak/>
        <w:t>Turelli, M., 1984 Heritable Genetic-Variation Via Mutation Selection Balance - Lerch Zeta Meets the Abdominal Bristle. Theoretical Population Biology 25</w:t>
      </w:r>
      <w:r w:rsidRPr="00562CBA">
        <w:rPr>
          <w:b/>
        </w:rPr>
        <w:t>:</w:t>
      </w:r>
      <w:r w:rsidRPr="00562CBA">
        <w:t xml:space="preserve"> 138-193.</w:t>
      </w:r>
    </w:p>
    <w:p w14:paraId="08EECC5E" w14:textId="77777777" w:rsidR="00562CBA" w:rsidRPr="00562CBA" w:rsidRDefault="00562CBA" w:rsidP="00562CBA">
      <w:pPr>
        <w:pStyle w:val="EndNoteBibliography"/>
        <w:spacing w:after="0"/>
        <w:ind w:left="720" w:hanging="720"/>
      </w:pPr>
      <w:r w:rsidRPr="00562CBA">
        <w:t>van Kleunen, M., and M. Fischer, 2005 Constraints on the evolution of adaptive phenotypic plasticity in plants. New Phytol 166</w:t>
      </w:r>
      <w:r w:rsidRPr="00562CBA">
        <w:rPr>
          <w:b/>
        </w:rPr>
        <w:t>:</w:t>
      </w:r>
      <w:r w:rsidRPr="00562CBA">
        <w:t xml:space="preserve"> 49-60.</w:t>
      </w:r>
    </w:p>
    <w:p w14:paraId="70884B8A" w14:textId="77777777" w:rsidR="00562CBA" w:rsidRPr="00562CBA" w:rsidRDefault="00562CBA" w:rsidP="00562CBA">
      <w:pPr>
        <w:pStyle w:val="EndNoteBibliography"/>
        <w:spacing w:after="0"/>
        <w:ind w:left="720" w:hanging="720"/>
      </w:pPr>
      <w:r w:rsidRPr="00562CBA">
        <w:t xml:space="preserve">Walsh, B., and M. Lynch, 2018 </w:t>
      </w:r>
      <w:r w:rsidRPr="00562CBA">
        <w:rPr>
          <w:i/>
        </w:rPr>
        <w:t>Evolution and selection of quantitative traits</w:t>
      </w:r>
      <w:r w:rsidRPr="00562CBA">
        <w:t>. Oxford University Press, New York, NY.</w:t>
      </w:r>
    </w:p>
    <w:p w14:paraId="63981E20" w14:textId="77777777" w:rsidR="00562CBA" w:rsidRPr="00562CBA" w:rsidRDefault="00562CBA" w:rsidP="00562CBA">
      <w:pPr>
        <w:pStyle w:val="EndNoteBibliography"/>
        <w:spacing w:after="0"/>
        <w:ind w:left="720" w:hanging="720"/>
      </w:pPr>
      <w:r w:rsidRPr="00562CBA">
        <w:t>Walter, G. M., J. D. Aguirre, M. W. Blows and D. Ortiz-Barrientos, 2018 Evolution of Genetic Variance during Adaptive Radiation. The American Naturalist 191</w:t>
      </w:r>
      <w:r w:rsidRPr="00562CBA">
        <w:rPr>
          <w:b/>
        </w:rPr>
        <w:t>:</w:t>
      </w:r>
      <w:r w:rsidRPr="00562CBA">
        <w:t xml:space="preserve"> E108-E128.</w:t>
      </w:r>
    </w:p>
    <w:p w14:paraId="75FC3376" w14:textId="77777777" w:rsidR="00562CBA" w:rsidRPr="00562CBA" w:rsidRDefault="00562CBA" w:rsidP="00562CBA">
      <w:pPr>
        <w:pStyle w:val="EndNoteBibliography"/>
        <w:spacing w:after="0"/>
        <w:ind w:left="720" w:hanging="720"/>
      </w:pPr>
      <w:r w:rsidRPr="00562CBA">
        <w:t>White, H., 1980 A Heteroskedasticity-Consistent Covariance-Matrix Estimator and a Direct Test for Heteroskedasticity. Econometrica 48</w:t>
      </w:r>
      <w:r w:rsidRPr="00562CBA">
        <w:rPr>
          <w:b/>
        </w:rPr>
        <w:t>:</w:t>
      </w:r>
      <w:r w:rsidRPr="00562CBA">
        <w:t xml:space="preserve"> 817-838.</w:t>
      </w:r>
    </w:p>
    <w:p w14:paraId="4C9605A1" w14:textId="77777777" w:rsidR="00562CBA" w:rsidRPr="00562CBA" w:rsidRDefault="00562CBA" w:rsidP="00562CBA">
      <w:pPr>
        <w:pStyle w:val="EndNoteBibliography"/>
        <w:spacing w:after="0"/>
        <w:ind w:left="720" w:hanging="720"/>
      </w:pPr>
      <w:r w:rsidRPr="00562CBA">
        <w:t>Xu, L., H. Chen, X. Hu, R. Zhang, Z. Zhang</w:t>
      </w:r>
      <w:r w:rsidRPr="00562CBA">
        <w:rPr>
          <w:i/>
        </w:rPr>
        <w:t xml:space="preserve"> et al.</w:t>
      </w:r>
      <w:r w:rsidRPr="00562CBA">
        <w:t>, 2006 Average gene length is highly conserved in prokaryotes and eukaryotes and diverges only between the two kingdoms. Mol Biol Evol 23</w:t>
      </w:r>
      <w:r w:rsidRPr="00562CBA">
        <w:rPr>
          <w:b/>
        </w:rPr>
        <w:t>:</w:t>
      </w:r>
      <w:r w:rsidRPr="00562CBA">
        <w:t xml:space="preserve"> 1107-1108.</w:t>
      </w:r>
    </w:p>
    <w:p w14:paraId="196F9E8D" w14:textId="77777777" w:rsidR="00562CBA" w:rsidRPr="00562CBA" w:rsidRDefault="00562CBA" w:rsidP="00562CBA">
      <w:pPr>
        <w:pStyle w:val="EndNoteBibliography"/>
        <w:spacing w:after="0"/>
        <w:ind w:left="720" w:hanging="720"/>
      </w:pPr>
      <w:r w:rsidRPr="00562CBA">
        <w:t>Zhang, X. S., 2012 Fisher's geometrical model of fitness landscape and variance in fitness within a changing environment. Evolution 66</w:t>
      </w:r>
      <w:r w:rsidRPr="00562CBA">
        <w:rPr>
          <w:b/>
        </w:rPr>
        <w:t>:</w:t>
      </w:r>
      <w:r w:rsidRPr="00562CBA">
        <w:t xml:space="preserve"> 2350-2368.</w:t>
      </w:r>
    </w:p>
    <w:p w14:paraId="3E245759" w14:textId="77777777" w:rsidR="00562CBA" w:rsidRPr="00562CBA" w:rsidRDefault="00562CBA" w:rsidP="00562CBA">
      <w:pPr>
        <w:pStyle w:val="EndNoteBibliography"/>
        <w:ind w:left="720" w:hanging="720"/>
      </w:pPr>
      <w:r w:rsidRPr="00562CBA">
        <w:t>Zhang, X. S., and W. G. Hill, 2002 Joint effects of pleiotropic selection and stabilizing selection on the maintenance of quantitative genetic variation at mutation-selection balance. Genetics 162</w:t>
      </w:r>
      <w:r w:rsidRPr="00562CBA">
        <w:rPr>
          <w:b/>
        </w:rPr>
        <w:t>:</w:t>
      </w:r>
      <w:r w:rsidRPr="00562CBA">
        <w:t xml:space="preserve"> 459-471.</w:t>
      </w:r>
    </w:p>
    <w:p w14:paraId="1C337693" w14:textId="031554E2"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397" w:name="_Toc55740083"/>
      <w:r>
        <w:t>Acknowledgments</w:t>
      </w:r>
      <w:bookmarkEnd w:id="397"/>
    </w:p>
    <w:p w14:paraId="4AD99DD5" w14:textId="1981019B"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w:t>
      </w:r>
      <w:proofErr w:type="spellStart"/>
      <w:r>
        <w:rPr>
          <w:lang w:val="en-US"/>
        </w:rPr>
        <w:t>Honours</w:t>
      </w:r>
      <w:proofErr w:type="spellEnd"/>
      <w:r>
        <w:rPr>
          <w:lang w:val="en-US"/>
        </w:rPr>
        <w:t xml:space="preserve">. I would also like to thank the members of the Ortiz-Barrientos Lab for their support and feedback on early revisions of this document. </w:t>
      </w:r>
      <w:r w:rsidRPr="005B166D">
        <w:rPr>
          <w:lang w:val="en-US"/>
          <w:rPrChange w:id="398" w:author="Daniel Ortiz-Barrientos" w:date="2020-11-08T18:05:00Z">
            <w:rPr>
              <w:highlight w:val="yellow"/>
              <w:lang w:val="en-US"/>
            </w:rPr>
          </w:rPrChange>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Daniel Ortiz-Barrientos" w:date="2020-11-08T15:53:00Z" w:initials="DO">
    <w:p w14:paraId="23A3FAA4" w14:textId="1E64B208" w:rsidR="00654AA6" w:rsidRDefault="00654AA6">
      <w:pPr>
        <w:pStyle w:val="CommentText"/>
      </w:pPr>
      <w:r>
        <w:rPr>
          <w:rStyle w:val="CommentReference"/>
        </w:rPr>
        <w:annotationRef/>
      </w:r>
      <w:r>
        <w:t xml:space="preserve">Perhaps add an explanation now if you have the space. </w:t>
      </w:r>
    </w:p>
  </w:comment>
  <w:comment w:id="65" w:author="Daniel Ortiz-Barrientos" w:date="2020-11-08T15:57:00Z" w:initials="DO">
    <w:p w14:paraId="1D0AACCA" w14:textId="7F3B71A9" w:rsidR="00654AA6" w:rsidRDefault="00654AA6">
      <w:pPr>
        <w:pStyle w:val="CommentText"/>
      </w:pPr>
      <w:r>
        <w:rPr>
          <w:rStyle w:val="CommentReference"/>
        </w:rPr>
        <w:annotationRef/>
      </w:r>
      <w:r>
        <w:t xml:space="preserve">I Think you need a justification for the “apparent in”. See if this one is appropriate here. </w:t>
      </w:r>
    </w:p>
  </w:comment>
  <w:comment w:id="148" w:author="Daniel Ortiz-Barrientos" w:date="2020-11-08T17:06:00Z" w:initials="DO">
    <w:p w14:paraId="48558C1D" w14:textId="3A2D5590" w:rsidR="00654AA6" w:rsidRDefault="00654AA6">
      <w:pPr>
        <w:pStyle w:val="CommentText"/>
      </w:pPr>
      <w:r>
        <w:rPr>
          <w:rStyle w:val="CommentReference"/>
        </w:rPr>
        <w:annotationRef/>
      </w:r>
      <w:r>
        <w:t>Add Fisher’s Book</w:t>
      </w:r>
    </w:p>
  </w:comment>
  <w:comment w:id="286" w:author="Daniel Ortiz-Barrientos" w:date="2020-11-08T18:07:00Z" w:initials="DO">
    <w:p w14:paraId="47308961" w14:textId="5C0E210E" w:rsidR="00A34DE1" w:rsidRDefault="00A34DE1">
      <w:pPr>
        <w:pStyle w:val="CommentText"/>
      </w:pPr>
      <w:r>
        <w:rPr>
          <w:rStyle w:val="CommentReference"/>
        </w:rPr>
        <w:annotationRef/>
      </w:r>
      <w:r>
        <w:t>Add a reference to the original work.</w:t>
      </w:r>
    </w:p>
  </w:comment>
  <w:comment w:id="290" w:author="Daniel Ortiz-Barrientos" w:date="2020-11-08T18:04:00Z" w:initials="DO">
    <w:p w14:paraId="4F2D712E" w14:textId="1C06C304" w:rsidR="005B166D" w:rsidRDefault="005B166D">
      <w:pPr>
        <w:pStyle w:val="CommentText"/>
      </w:pPr>
      <w:r>
        <w:rPr>
          <w:rStyle w:val="CommentReference"/>
        </w:rPr>
        <w:annotationRef/>
      </w:r>
      <w:proofErr w:type="spellStart"/>
      <w:r>
        <w:t>Turelli’s</w:t>
      </w:r>
      <w:proofErr w:type="spellEnd"/>
      <w:r>
        <w:t xml:space="preserve"> 1984 paper is missing here. </w:t>
      </w:r>
    </w:p>
  </w:comment>
  <w:comment w:id="362" w:author="Daniel Ortiz-Barrientos" w:date="2020-11-08T16:03:00Z" w:initials="DO">
    <w:p w14:paraId="40F56D09" w14:textId="2957824B" w:rsidR="00654AA6" w:rsidRDefault="00654AA6">
      <w:pPr>
        <w:pStyle w:val="CommentText"/>
      </w:pPr>
      <w:r>
        <w:rPr>
          <w:rStyle w:val="CommentReference"/>
        </w:rPr>
        <w:annotationRef/>
      </w:r>
      <w:r>
        <w:t>Added clarity with X1, X2 and X3</w:t>
      </w:r>
    </w:p>
  </w:comment>
  <w:comment w:id="376" w:author="Daniel Ortiz-Barrientos" w:date="2020-11-08T16:04:00Z" w:initials="DO">
    <w:p w14:paraId="3A0B7659" w14:textId="43E9C200" w:rsidR="00654AA6" w:rsidRDefault="00654AA6">
      <w:pPr>
        <w:pStyle w:val="CommentText"/>
      </w:pPr>
      <w:r>
        <w:rPr>
          <w:rStyle w:val="CommentReference"/>
        </w:rPr>
        <w:annotationRef/>
      </w:r>
      <w:r>
        <w:t>?  Is this the best word?</w:t>
      </w:r>
    </w:p>
  </w:comment>
  <w:comment w:id="351" w:author="Daniel Ortiz-Barrientos" w:date="2020-11-08T16:14:00Z" w:initials="DO">
    <w:p w14:paraId="7015AA6B" w14:textId="242CD29D" w:rsidR="00654AA6" w:rsidRDefault="00654AA6">
      <w:pPr>
        <w:pStyle w:val="CommentText"/>
      </w:pPr>
      <w:r>
        <w:rPr>
          <w:rStyle w:val="CommentReference"/>
        </w:rPr>
        <w:annotationRef/>
      </w:r>
      <w:r>
        <w:t xml:space="preserve">This needs to be connected more carefully to the first paragraph of the intro. They should have a common language and both point to the same argument.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A3FAA4" w15:done="0"/>
  <w15:commentEx w15:paraId="1D0AACCA" w15:done="0"/>
  <w15:commentEx w15:paraId="48558C1D" w15:done="0"/>
  <w15:commentEx w15:paraId="47308961" w15:done="0"/>
  <w15:commentEx w15:paraId="4F2D712E" w15:done="0"/>
  <w15:commentEx w15:paraId="40F56D09" w15:done="0"/>
  <w15:commentEx w15:paraId="3A0B7659" w15:done="0"/>
  <w15:commentEx w15:paraId="7015AA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A3FAA4" w16cid:durableId="235292EC"/>
  <w16cid:commentId w16cid:paraId="1D0AACCA" w16cid:durableId="235293E6"/>
  <w16cid:commentId w16cid:paraId="48558C1D" w16cid:durableId="2352A422"/>
  <w16cid:commentId w16cid:paraId="47308961" w16cid:durableId="2352B265"/>
  <w16cid:commentId w16cid:paraId="4F2D712E" w16cid:durableId="2352B1C2"/>
  <w16cid:commentId w16cid:paraId="40F56D09" w16cid:durableId="23529542"/>
  <w16cid:commentId w16cid:paraId="3A0B7659" w16cid:durableId="23529594"/>
  <w16cid:commentId w16cid:paraId="7015AA6B" w16cid:durableId="235297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CDDEF" w14:textId="77777777" w:rsidR="00AF6441" w:rsidRDefault="00AF6441" w:rsidP="00015F5C">
      <w:pPr>
        <w:spacing w:after="0" w:line="240" w:lineRule="auto"/>
      </w:pPr>
      <w:r>
        <w:separator/>
      </w:r>
    </w:p>
  </w:endnote>
  <w:endnote w:type="continuationSeparator" w:id="0">
    <w:p w14:paraId="3497449C" w14:textId="77777777" w:rsidR="00AF6441" w:rsidRDefault="00AF644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654AA6" w:rsidRDefault="00654A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817DE4" w14:textId="77777777" w:rsidR="00654AA6" w:rsidRDefault="00654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295CA" w14:textId="77777777" w:rsidR="00AF6441" w:rsidRDefault="00AF6441" w:rsidP="00015F5C">
      <w:pPr>
        <w:spacing w:after="0" w:line="240" w:lineRule="auto"/>
      </w:pPr>
      <w:r>
        <w:separator/>
      </w:r>
    </w:p>
  </w:footnote>
  <w:footnote w:type="continuationSeparator" w:id="0">
    <w:p w14:paraId="36E2637A" w14:textId="77777777" w:rsidR="00AF6441" w:rsidRDefault="00AF6441"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7&lt;/item&gt;&lt;item&gt;69&lt;/item&gt;&lt;item&gt;70&lt;/item&gt;&lt;item&gt;86&lt;/item&gt;&lt;item&gt;95&lt;/item&gt;&lt;item&gt;97&lt;/item&gt;&lt;item&gt;111&lt;/item&gt;&lt;item&gt;124&lt;/item&gt;&lt;item&gt;129&lt;/item&gt;&lt;item&gt;131&lt;/item&gt;&lt;item&gt;142&lt;/item&gt;&lt;item&gt;145&lt;/item&gt;&lt;item&gt;147&lt;/item&gt;&lt;item&gt;150&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78&lt;/item&gt;&lt;item&gt;299&lt;/item&gt;&lt;item&gt;302&lt;/item&gt;&lt;item&gt;322&lt;/item&gt;&lt;item&gt;324&lt;/item&gt;&lt;item&gt;325&lt;/item&gt;&lt;item&gt;374&lt;/item&gt;&lt;item&gt;375&lt;/item&gt;&lt;item&gt;449&lt;/item&gt;&lt;item&gt;557&lt;/item&gt;&lt;item&gt;578&lt;/item&gt;&lt;item&gt;589&lt;/item&gt;&lt;item&gt;590&lt;/item&gt;&lt;item&gt;591&lt;/item&gt;&lt;item&gt;592&lt;/item&gt;&lt;item&gt;594&lt;/item&gt;&lt;item&gt;598&lt;/item&gt;&lt;item&gt;607&lt;/item&gt;&lt;item&gt;608&lt;/item&gt;&lt;item&gt;609&lt;/item&gt;&lt;item&gt;627&lt;/item&gt;&lt;item&gt;629&lt;/item&gt;&lt;item&gt;664&lt;/item&gt;&lt;item&gt;741&lt;/item&gt;&lt;item&gt;744&lt;/item&gt;&lt;item&gt;781&lt;/item&gt;&lt;item&gt;792&lt;/item&gt;&lt;item&gt;797&lt;/item&gt;&lt;item&gt;798&lt;/item&gt;&lt;item&gt;799&lt;/item&gt;&lt;item&gt;814&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745"/>
    <w:rsid w:val="00055111"/>
    <w:rsid w:val="00055CC2"/>
    <w:rsid w:val="0005601C"/>
    <w:rsid w:val="0005654D"/>
    <w:rsid w:val="000565C4"/>
    <w:rsid w:val="00056F49"/>
    <w:rsid w:val="000611A7"/>
    <w:rsid w:val="000625E6"/>
    <w:rsid w:val="00062DD3"/>
    <w:rsid w:val="00062FE6"/>
    <w:rsid w:val="000642CD"/>
    <w:rsid w:val="00065CED"/>
    <w:rsid w:val="00067A31"/>
    <w:rsid w:val="00067E6E"/>
    <w:rsid w:val="0007087A"/>
    <w:rsid w:val="00072E6C"/>
    <w:rsid w:val="00073B9B"/>
    <w:rsid w:val="00074F23"/>
    <w:rsid w:val="0008031F"/>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7C8"/>
    <w:rsid w:val="000C5101"/>
    <w:rsid w:val="000C5C66"/>
    <w:rsid w:val="000C6F68"/>
    <w:rsid w:val="000C7FEB"/>
    <w:rsid w:val="000D0954"/>
    <w:rsid w:val="000D0C8A"/>
    <w:rsid w:val="000D3074"/>
    <w:rsid w:val="000D392A"/>
    <w:rsid w:val="000D52A0"/>
    <w:rsid w:val="000D5653"/>
    <w:rsid w:val="000D5855"/>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709"/>
    <w:rsid w:val="001A699F"/>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107AD"/>
    <w:rsid w:val="00211D52"/>
    <w:rsid w:val="00212FB2"/>
    <w:rsid w:val="00213F3E"/>
    <w:rsid w:val="00215D63"/>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FFD"/>
    <w:rsid w:val="003C13A0"/>
    <w:rsid w:val="003C2EEC"/>
    <w:rsid w:val="003C342F"/>
    <w:rsid w:val="003C40D3"/>
    <w:rsid w:val="003C752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E75"/>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758A"/>
    <w:rsid w:val="004C7C15"/>
    <w:rsid w:val="004D17FE"/>
    <w:rsid w:val="004D1B80"/>
    <w:rsid w:val="004D21B7"/>
    <w:rsid w:val="004D379F"/>
    <w:rsid w:val="004D4A4F"/>
    <w:rsid w:val="004D5200"/>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491A"/>
    <w:rsid w:val="00505B06"/>
    <w:rsid w:val="00506A3F"/>
    <w:rsid w:val="00510A8E"/>
    <w:rsid w:val="0052182A"/>
    <w:rsid w:val="00521BDE"/>
    <w:rsid w:val="005229A9"/>
    <w:rsid w:val="00523F2A"/>
    <w:rsid w:val="00524974"/>
    <w:rsid w:val="00527FB6"/>
    <w:rsid w:val="00530138"/>
    <w:rsid w:val="00530BA9"/>
    <w:rsid w:val="00531A2F"/>
    <w:rsid w:val="005335A7"/>
    <w:rsid w:val="00533615"/>
    <w:rsid w:val="005343F5"/>
    <w:rsid w:val="00535183"/>
    <w:rsid w:val="00535ED9"/>
    <w:rsid w:val="00536114"/>
    <w:rsid w:val="005377AE"/>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E00"/>
    <w:rsid w:val="0059111D"/>
    <w:rsid w:val="0059287F"/>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68DB"/>
    <w:rsid w:val="005F7695"/>
    <w:rsid w:val="005F7EBD"/>
    <w:rsid w:val="00600A5E"/>
    <w:rsid w:val="00601A1C"/>
    <w:rsid w:val="0060202D"/>
    <w:rsid w:val="00605CD1"/>
    <w:rsid w:val="00607709"/>
    <w:rsid w:val="006105D8"/>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CDC"/>
    <w:rsid w:val="0069125B"/>
    <w:rsid w:val="0069389C"/>
    <w:rsid w:val="00694149"/>
    <w:rsid w:val="006943D2"/>
    <w:rsid w:val="00695B77"/>
    <w:rsid w:val="0069695A"/>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A04"/>
    <w:rsid w:val="006B6C5E"/>
    <w:rsid w:val="006B749A"/>
    <w:rsid w:val="006C2E10"/>
    <w:rsid w:val="006C2FF1"/>
    <w:rsid w:val="006C35AB"/>
    <w:rsid w:val="006C39DF"/>
    <w:rsid w:val="006C6E9D"/>
    <w:rsid w:val="006D15A5"/>
    <w:rsid w:val="006D2E7D"/>
    <w:rsid w:val="006E0C52"/>
    <w:rsid w:val="006E4195"/>
    <w:rsid w:val="006E4266"/>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308A8"/>
    <w:rsid w:val="00730A5F"/>
    <w:rsid w:val="007310F0"/>
    <w:rsid w:val="00732322"/>
    <w:rsid w:val="007361D7"/>
    <w:rsid w:val="007410E2"/>
    <w:rsid w:val="00742DB2"/>
    <w:rsid w:val="0074306B"/>
    <w:rsid w:val="00743ED1"/>
    <w:rsid w:val="00745548"/>
    <w:rsid w:val="0074585A"/>
    <w:rsid w:val="00746280"/>
    <w:rsid w:val="00747D26"/>
    <w:rsid w:val="00747EBA"/>
    <w:rsid w:val="00750B46"/>
    <w:rsid w:val="0075119E"/>
    <w:rsid w:val="00751735"/>
    <w:rsid w:val="00751DFB"/>
    <w:rsid w:val="00751F19"/>
    <w:rsid w:val="00752EB2"/>
    <w:rsid w:val="007534AB"/>
    <w:rsid w:val="0075385C"/>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A055C"/>
    <w:rsid w:val="007A0610"/>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39D0"/>
    <w:rsid w:val="007F3EDF"/>
    <w:rsid w:val="007F6053"/>
    <w:rsid w:val="008001B1"/>
    <w:rsid w:val="00802332"/>
    <w:rsid w:val="00806E7E"/>
    <w:rsid w:val="00806EE9"/>
    <w:rsid w:val="00806FBF"/>
    <w:rsid w:val="00807D63"/>
    <w:rsid w:val="008104CD"/>
    <w:rsid w:val="00810FF4"/>
    <w:rsid w:val="00811551"/>
    <w:rsid w:val="00811DD4"/>
    <w:rsid w:val="00811F03"/>
    <w:rsid w:val="0081361F"/>
    <w:rsid w:val="008138B8"/>
    <w:rsid w:val="00813D48"/>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35D"/>
    <w:rsid w:val="008F5551"/>
    <w:rsid w:val="008F6927"/>
    <w:rsid w:val="008F71C5"/>
    <w:rsid w:val="0090040A"/>
    <w:rsid w:val="00902153"/>
    <w:rsid w:val="0090468E"/>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302A4"/>
    <w:rsid w:val="00930481"/>
    <w:rsid w:val="00932713"/>
    <w:rsid w:val="00932F54"/>
    <w:rsid w:val="00932F5D"/>
    <w:rsid w:val="0093316D"/>
    <w:rsid w:val="009346B5"/>
    <w:rsid w:val="009348D8"/>
    <w:rsid w:val="00936E4B"/>
    <w:rsid w:val="0094166B"/>
    <w:rsid w:val="00942D14"/>
    <w:rsid w:val="0094420C"/>
    <w:rsid w:val="009458F3"/>
    <w:rsid w:val="00947D44"/>
    <w:rsid w:val="009512D4"/>
    <w:rsid w:val="00951BC2"/>
    <w:rsid w:val="00952652"/>
    <w:rsid w:val="00955465"/>
    <w:rsid w:val="00957C39"/>
    <w:rsid w:val="009623F1"/>
    <w:rsid w:val="00962428"/>
    <w:rsid w:val="009625A0"/>
    <w:rsid w:val="00962C3F"/>
    <w:rsid w:val="00964ABC"/>
    <w:rsid w:val="009656F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2AA6"/>
    <w:rsid w:val="00993860"/>
    <w:rsid w:val="009943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4298"/>
    <w:rsid w:val="00A2552C"/>
    <w:rsid w:val="00A31B07"/>
    <w:rsid w:val="00A32649"/>
    <w:rsid w:val="00A3418C"/>
    <w:rsid w:val="00A34DE1"/>
    <w:rsid w:val="00A3591D"/>
    <w:rsid w:val="00A373BE"/>
    <w:rsid w:val="00A40AF8"/>
    <w:rsid w:val="00A412D3"/>
    <w:rsid w:val="00A42D19"/>
    <w:rsid w:val="00A444B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AE3"/>
    <w:rsid w:val="00A71D70"/>
    <w:rsid w:val="00A72E83"/>
    <w:rsid w:val="00A73681"/>
    <w:rsid w:val="00A76698"/>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E5B"/>
    <w:rsid w:val="00B43D42"/>
    <w:rsid w:val="00B5034A"/>
    <w:rsid w:val="00B50D99"/>
    <w:rsid w:val="00B5214C"/>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BAF"/>
    <w:rsid w:val="00B81C6E"/>
    <w:rsid w:val="00B8339E"/>
    <w:rsid w:val="00B84227"/>
    <w:rsid w:val="00B85126"/>
    <w:rsid w:val="00B8586A"/>
    <w:rsid w:val="00B869F1"/>
    <w:rsid w:val="00B91181"/>
    <w:rsid w:val="00B91DA8"/>
    <w:rsid w:val="00B93C9D"/>
    <w:rsid w:val="00B93CEB"/>
    <w:rsid w:val="00B96C00"/>
    <w:rsid w:val="00B976F8"/>
    <w:rsid w:val="00BA09B5"/>
    <w:rsid w:val="00BA20A8"/>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73DE"/>
    <w:rsid w:val="00BD0A45"/>
    <w:rsid w:val="00BD1A88"/>
    <w:rsid w:val="00BD20DB"/>
    <w:rsid w:val="00BD29BC"/>
    <w:rsid w:val="00BD3E5C"/>
    <w:rsid w:val="00BD417F"/>
    <w:rsid w:val="00BE099B"/>
    <w:rsid w:val="00BE154E"/>
    <w:rsid w:val="00BE2813"/>
    <w:rsid w:val="00BE7E96"/>
    <w:rsid w:val="00BF02F4"/>
    <w:rsid w:val="00BF19A3"/>
    <w:rsid w:val="00BF3DF0"/>
    <w:rsid w:val="00BF4521"/>
    <w:rsid w:val="00BF6376"/>
    <w:rsid w:val="00BF6B6F"/>
    <w:rsid w:val="00BF7D6A"/>
    <w:rsid w:val="00C00205"/>
    <w:rsid w:val="00C003A0"/>
    <w:rsid w:val="00C01BEE"/>
    <w:rsid w:val="00C05DB1"/>
    <w:rsid w:val="00C05F7B"/>
    <w:rsid w:val="00C06593"/>
    <w:rsid w:val="00C07CE2"/>
    <w:rsid w:val="00C07F70"/>
    <w:rsid w:val="00C1051F"/>
    <w:rsid w:val="00C111FE"/>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1073"/>
    <w:rsid w:val="00C51B1B"/>
    <w:rsid w:val="00C51B89"/>
    <w:rsid w:val="00C5203F"/>
    <w:rsid w:val="00C531F0"/>
    <w:rsid w:val="00C53F88"/>
    <w:rsid w:val="00C572BD"/>
    <w:rsid w:val="00C57EA4"/>
    <w:rsid w:val="00C62E44"/>
    <w:rsid w:val="00C64158"/>
    <w:rsid w:val="00C642BC"/>
    <w:rsid w:val="00C6606F"/>
    <w:rsid w:val="00C66C57"/>
    <w:rsid w:val="00C67E19"/>
    <w:rsid w:val="00C75497"/>
    <w:rsid w:val="00C75A77"/>
    <w:rsid w:val="00C76857"/>
    <w:rsid w:val="00C81D6D"/>
    <w:rsid w:val="00C8200E"/>
    <w:rsid w:val="00C84D45"/>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5A62"/>
    <w:rsid w:val="00CE774A"/>
    <w:rsid w:val="00CF18B8"/>
    <w:rsid w:val="00CF1900"/>
    <w:rsid w:val="00CF2D34"/>
    <w:rsid w:val="00CF3C11"/>
    <w:rsid w:val="00CF4327"/>
    <w:rsid w:val="00CF5269"/>
    <w:rsid w:val="00CF62CD"/>
    <w:rsid w:val="00D00F43"/>
    <w:rsid w:val="00D01AE6"/>
    <w:rsid w:val="00D034B5"/>
    <w:rsid w:val="00D035BE"/>
    <w:rsid w:val="00D03748"/>
    <w:rsid w:val="00D04013"/>
    <w:rsid w:val="00D06BF1"/>
    <w:rsid w:val="00D07FD2"/>
    <w:rsid w:val="00D10BBC"/>
    <w:rsid w:val="00D11D5A"/>
    <w:rsid w:val="00D123F5"/>
    <w:rsid w:val="00D135BA"/>
    <w:rsid w:val="00D16B1E"/>
    <w:rsid w:val="00D175F6"/>
    <w:rsid w:val="00D17A7B"/>
    <w:rsid w:val="00D214BD"/>
    <w:rsid w:val="00D22373"/>
    <w:rsid w:val="00D24332"/>
    <w:rsid w:val="00D244C3"/>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672B"/>
    <w:rsid w:val="00D86970"/>
    <w:rsid w:val="00D8787D"/>
    <w:rsid w:val="00D91010"/>
    <w:rsid w:val="00D930DC"/>
    <w:rsid w:val="00D93FB7"/>
    <w:rsid w:val="00D94207"/>
    <w:rsid w:val="00D952B4"/>
    <w:rsid w:val="00D96297"/>
    <w:rsid w:val="00D97C25"/>
    <w:rsid w:val="00DA1F80"/>
    <w:rsid w:val="00DA3108"/>
    <w:rsid w:val="00DA3FD7"/>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1C3E"/>
    <w:rsid w:val="00E1306F"/>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57E"/>
    <w:rsid w:val="00E3615F"/>
    <w:rsid w:val="00E36478"/>
    <w:rsid w:val="00E36C86"/>
    <w:rsid w:val="00E37971"/>
    <w:rsid w:val="00E414AC"/>
    <w:rsid w:val="00E42B5E"/>
    <w:rsid w:val="00E4323D"/>
    <w:rsid w:val="00E434E1"/>
    <w:rsid w:val="00E43B8A"/>
    <w:rsid w:val="00E4499B"/>
    <w:rsid w:val="00E45B36"/>
    <w:rsid w:val="00E45E81"/>
    <w:rsid w:val="00E5299C"/>
    <w:rsid w:val="00E536F7"/>
    <w:rsid w:val="00E545B1"/>
    <w:rsid w:val="00E56334"/>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646"/>
    <w:rsid w:val="00E93C5B"/>
    <w:rsid w:val="00E94032"/>
    <w:rsid w:val="00E94038"/>
    <w:rsid w:val="00E9475F"/>
    <w:rsid w:val="00E948CE"/>
    <w:rsid w:val="00E9666C"/>
    <w:rsid w:val="00EA003C"/>
    <w:rsid w:val="00EA1E67"/>
    <w:rsid w:val="00EA3377"/>
    <w:rsid w:val="00EA48B2"/>
    <w:rsid w:val="00EB0171"/>
    <w:rsid w:val="00EB117F"/>
    <w:rsid w:val="00EB2203"/>
    <w:rsid w:val="00EB3C50"/>
    <w:rsid w:val="00EB5AF9"/>
    <w:rsid w:val="00EB6401"/>
    <w:rsid w:val="00EB6E80"/>
    <w:rsid w:val="00EB70C0"/>
    <w:rsid w:val="00EB735F"/>
    <w:rsid w:val="00EB7B17"/>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771C"/>
    <w:rsid w:val="00EF778B"/>
    <w:rsid w:val="00EF7908"/>
    <w:rsid w:val="00EF7B9C"/>
    <w:rsid w:val="00EF7C81"/>
    <w:rsid w:val="00F01346"/>
    <w:rsid w:val="00F02297"/>
    <w:rsid w:val="00F022A7"/>
    <w:rsid w:val="00F02ECF"/>
    <w:rsid w:val="00F04602"/>
    <w:rsid w:val="00F04D37"/>
    <w:rsid w:val="00F063E5"/>
    <w:rsid w:val="00F06FE7"/>
    <w:rsid w:val="00F0719B"/>
    <w:rsid w:val="00F10E64"/>
    <w:rsid w:val="00F120DB"/>
    <w:rsid w:val="00F1407F"/>
    <w:rsid w:val="00F144A4"/>
    <w:rsid w:val="00F147D5"/>
    <w:rsid w:val="00F17580"/>
    <w:rsid w:val="00F21383"/>
    <w:rsid w:val="00F2298B"/>
    <w:rsid w:val="00F22ADC"/>
    <w:rsid w:val="00F23C01"/>
    <w:rsid w:val="00F23C54"/>
    <w:rsid w:val="00F255E0"/>
    <w:rsid w:val="00F2743A"/>
    <w:rsid w:val="00F27E46"/>
    <w:rsid w:val="00F3005C"/>
    <w:rsid w:val="00F30D9D"/>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D8"/>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D51"/>
    <w:rsid w:val="00FA2E9B"/>
    <w:rsid w:val="00FA3D19"/>
    <w:rsid w:val="00FA4826"/>
    <w:rsid w:val="00FA506A"/>
    <w:rsid w:val="00FA5458"/>
    <w:rsid w:val="00FA6A2D"/>
    <w:rsid w:val="00FA6E19"/>
    <w:rsid w:val="00FA75EE"/>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AA6892"/>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AA6892"/>
    <w:rPr>
      <w:rFonts w:ascii="Arial" w:eastAsiaTheme="majorEastAsia" w:hAnsi="Arial" w:cs="Arial"/>
      <w:spacing w:val="-10"/>
      <w:kern w:val="28"/>
      <w:sz w:val="56"/>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52182A"/>
    <w:pPr>
      <w:tabs>
        <w:tab w:val="right" w:pos="9010"/>
      </w:tabs>
      <w:spacing w:before="360" w:after="360"/>
      <w:jc w:val="center"/>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A13D87F-ABF0-0447-9A5F-22FF3E62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64</Pages>
  <Words>32077</Words>
  <Characters>182524</Characters>
  <Application>Microsoft Office Word</Application>
  <DocSecurity>0</DocSecurity>
  <Lines>6084</Lines>
  <Paragraphs>3022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Daniel Ortiz-Barrientos</cp:lastModifiedBy>
  <cp:revision>31</cp:revision>
  <dcterms:created xsi:type="dcterms:W3CDTF">2020-11-08T05:59:00Z</dcterms:created>
  <dcterms:modified xsi:type="dcterms:W3CDTF">2020-11-08T08:19:00Z</dcterms:modified>
</cp:coreProperties>
</file>
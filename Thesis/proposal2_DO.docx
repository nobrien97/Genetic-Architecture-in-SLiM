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C11F7" w14:textId="520131E0" w:rsidR="004B56F1" w:rsidRDefault="004B56F1" w:rsidP="004B56F1">
      <w:pPr>
        <w:pStyle w:val="Heading1"/>
        <w:rPr>
          <w:ins w:id="0" w:author="Daniel Ortiz-Barrientos" w:date="2020-10-31T19:50:00Z"/>
        </w:rPr>
      </w:pPr>
      <w:ins w:id="1" w:author="Daniel Ortiz-Barrientos" w:date="2020-10-31T19:48:00Z">
        <w:r>
          <w:t xml:space="preserve">Mutation-selection balance and </w:t>
        </w:r>
      </w:ins>
      <w:ins w:id="2" w:author="Daniel Ortiz-Barrientos" w:date="2020-10-31T19:49:00Z">
        <w:r>
          <w:t xml:space="preserve">the </w:t>
        </w:r>
      </w:ins>
      <w:ins w:id="3" w:author="Daniel Ortiz-Barrientos" w:date="2020-10-31T19:50:00Z">
        <w:r>
          <w:t xml:space="preserve">stability of populations around a phenotypic optimum </w:t>
        </w:r>
      </w:ins>
    </w:p>
    <w:p w14:paraId="12E35032" w14:textId="35883E45" w:rsidR="004B56F1" w:rsidRDefault="004B56F1">
      <w:pPr>
        <w:rPr>
          <w:ins w:id="4" w:author="Daniel Ortiz-Barrientos" w:date="2020-10-31T19:50:00Z"/>
        </w:rPr>
        <w:pPrChange w:id="5" w:author="Daniel Ortiz-Barrientos" w:date="2020-10-31T19:51:00Z">
          <w:pPr>
            <w:widowControl w:val="0"/>
            <w:pBdr>
              <w:top w:val="none" w:sz="0" w:space="0" w:color="000000"/>
              <w:left w:val="none" w:sz="0" w:space="0" w:color="000000"/>
              <w:bottom w:val="none" w:sz="0" w:space="0" w:color="000000"/>
              <w:right w:val="none" w:sz="0" w:space="0" w:color="000000"/>
              <w:between w:val="none" w:sz="0" w:space="0" w:color="000000"/>
              <w:bar w:val="none" w:sz="0" w:color="000000"/>
            </w:pBdr>
            <w:shd w:val="clear" w:color="000000" w:fill="000000"/>
            <w:kinsoku w:val="0"/>
            <w:wordWrap w:val="0"/>
            <w:overflowPunct w:val="0"/>
            <w:autoSpaceDE w:val="0"/>
            <w:autoSpaceDN w:val="0"/>
            <w:adjustRightInd w:val="0"/>
            <w:snapToGrid w:val="0"/>
            <w:spacing w:after="0" w:line="0" w:lineRule="atLeast"/>
            <w:textAlignment w:val="top"/>
            <w:outlineLvl w:val="0"/>
          </w:pPr>
        </w:pPrChange>
      </w:pPr>
    </w:p>
    <w:p w14:paraId="46C9A812" w14:textId="06BEF372" w:rsidR="004B56F1" w:rsidRDefault="004B56F1">
      <w:pPr>
        <w:rPr>
          <w:ins w:id="6" w:author="Daniel Ortiz-Barrientos" w:date="2020-10-31T19:51:00Z"/>
        </w:rPr>
      </w:pPr>
      <w:ins w:id="7" w:author="Daniel Ortiz-Barrientos" w:date="2020-10-31T19:50:00Z">
        <w:r w:rsidRPr="004B56F1">
          <w:t>Nich</w:t>
        </w:r>
        <w:r w:rsidRPr="00677EE4" w:rsidDel="00000156">
          <w:rPr>
            <w:szCs w:val="28672"/>
          </w:rPr>
          <w:t>olas O</w:t>
        </w:r>
        <w:r w:rsidRPr="004B56F1">
          <w:t>’Brien</w:t>
        </w:r>
      </w:ins>
      <w:ins w:id="8" w:author="Daniel Ortiz-Barrientos" w:date="2020-10-31T19:53:00Z">
        <w:r w:rsidRPr="004B56F1">
          <w:rPr>
            <w:vertAlign w:val="superscript"/>
            <w:rPrChange w:id="9" w:author="Daniel Ortiz-Barrientos" w:date="2020-10-31T19:53:00Z">
              <w:rPr/>
            </w:rPrChange>
          </w:rPr>
          <w:t>1</w:t>
        </w:r>
      </w:ins>
      <w:ins w:id="10" w:author="Daniel Ortiz-Barrientos" w:date="2020-10-31T19:50:00Z">
        <w:r w:rsidRPr="004B56F1">
          <w:t>,</w:t>
        </w:r>
        <w:r w:rsidRPr="00677EE4" w:rsidDel="00000156">
          <w:rPr>
            <w:szCs w:val="28672"/>
          </w:rPr>
          <w:t xml:space="preserve"> Jan Eng</w:t>
        </w:r>
        <w:r w:rsidRPr="004B56F1">
          <w:t>e</w:t>
        </w:r>
        <w:r w:rsidRPr="00677EE4" w:rsidDel="00000156">
          <w:rPr>
            <w:szCs w:val="28672"/>
          </w:rPr>
          <w:t>lstaedter</w:t>
        </w:r>
      </w:ins>
      <w:ins w:id="11" w:author="Daniel Ortiz-Barrientos" w:date="2020-10-31T19:53:00Z">
        <w:r w:rsidRPr="004B56F1">
          <w:rPr>
            <w:vertAlign w:val="superscript"/>
            <w:rPrChange w:id="12" w:author="Daniel Ortiz-Barrientos" w:date="2020-10-31T19:53:00Z">
              <w:rPr/>
            </w:rPrChange>
          </w:rPr>
          <w:t>1</w:t>
        </w:r>
      </w:ins>
      <w:ins w:id="13" w:author="Daniel Ortiz-Barrientos" w:date="2020-10-31T19:50:00Z">
        <w:r w:rsidRPr="004B56F1">
          <w:t>,</w:t>
        </w:r>
        <w:r w:rsidRPr="00677EE4" w:rsidDel="00000156">
          <w:rPr>
            <w:szCs w:val="28672"/>
          </w:rPr>
          <w:t xml:space="preserve"> and Daniel Ortiz-B</w:t>
        </w:r>
      </w:ins>
      <w:ins w:id="14" w:author="Daniel Ortiz-Barrientos" w:date="2020-10-31T19:51:00Z">
        <w:r w:rsidRPr="004B56F1">
          <w:t>a</w:t>
        </w:r>
        <w:r w:rsidRPr="00677EE4" w:rsidDel="00000156">
          <w:rPr>
            <w:szCs w:val="28672"/>
          </w:rPr>
          <w:t>rrientos</w:t>
        </w:r>
      </w:ins>
      <w:ins w:id="15" w:author="Daniel Ortiz-Barrientos" w:date="2020-10-31T19:53:00Z">
        <w:r w:rsidRPr="004B56F1">
          <w:rPr>
            <w:vertAlign w:val="superscript"/>
            <w:rPrChange w:id="16" w:author="Daniel Ortiz-Barrientos" w:date="2020-10-31T19:53:00Z">
              <w:rPr/>
            </w:rPrChange>
          </w:rPr>
          <w:t>1</w:t>
        </w:r>
        <w:r w:rsidRPr="004B56F1" w:rsidDel="00000156">
          <w:rPr>
            <w:vertAlign w:val="superscript"/>
            <w:rPrChange w:id="17" w:author="Daniel Ortiz-Barrientos" w:date="2020-10-31T19:53:00Z">
              <w:rPr/>
            </w:rPrChange>
          </w:rPr>
          <w:t>,2</w:t>
        </w:r>
      </w:ins>
    </w:p>
    <w:p w14:paraId="649D92B9" w14:textId="7652677B" w:rsidR="004B56F1" w:rsidRDefault="004B56F1">
      <w:pPr>
        <w:rPr>
          <w:ins w:id="18" w:author="Daniel Ortiz-Barrientos" w:date="2020-10-31T19:55:00Z"/>
        </w:rPr>
      </w:pPr>
      <w:ins w:id="19" w:author="Daniel Ortiz-Barrientos" w:date="2020-10-31T19:53:00Z">
        <w:r w:rsidRPr="004B56F1">
          <w:rPr>
            <w:vertAlign w:val="superscript"/>
            <w:rPrChange w:id="20" w:author="Daniel Ortiz-Barrientos" w:date="2020-10-31T19:53:00Z">
              <w:rPr/>
            </w:rPrChange>
          </w:rPr>
          <w:t>1</w:t>
        </w:r>
        <w:r>
          <w:t xml:space="preserve"> </w:t>
        </w:r>
      </w:ins>
      <w:ins w:id="21" w:author="Daniel Ortiz-Barrientos" w:date="2020-10-31T19:51:00Z">
        <w:r>
          <w:t>The University of Queensland, School of Biol</w:t>
        </w:r>
      </w:ins>
      <w:ins w:id="22" w:author="Daniel Ortiz-Barrientos" w:date="2020-10-31T19:52:00Z">
        <w:r>
          <w:t>o</w:t>
        </w:r>
      </w:ins>
      <w:ins w:id="23" w:author="Daniel Ortiz-Barrientos" w:date="2020-10-31T19:51:00Z">
        <w:r>
          <w:t>gical Sciences</w:t>
        </w:r>
      </w:ins>
      <w:ins w:id="24" w:author="Daniel Ortiz-Barrientos" w:date="2020-10-31T19:52:00Z">
        <w:r>
          <w:t>, St Lucia, QLD 4072, Australia</w:t>
        </w:r>
      </w:ins>
      <w:ins w:id="25" w:author="Daniel Ortiz-Barrientos" w:date="2020-10-31T19:54:00Z">
        <w:r>
          <w:br/>
        </w:r>
        <w:r w:rsidRPr="004B56F1">
          <w:rPr>
            <w:vertAlign w:val="superscript"/>
            <w:rPrChange w:id="26" w:author="Daniel Ortiz-Barrientos" w:date="2020-10-31T19:54:00Z">
              <w:rPr/>
            </w:rPrChange>
          </w:rPr>
          <w:t>2</w:t>
        </w:r>
        <w:r>
          <w:t xml:space="preserve"> ARC Centre of Excellence of Plant Success in Nature and Agriculture</w:t>
        </w:r>
      </w:ins>
    </w:p>
    <w:p w14:paraId="5258BF6F" w14:textId="77777777" w:rsidR="004B56F1" w:rsidRPr="004B56F1" w:rsidRDefault="004B56F1">
      <w:pPr>
        <w:rPr>
          <w:ins w:id="27" w:author="Daniel Ortiz-Barrientos" w:date="2020-10-31T19:47:00Z"/>
          <w:rPrChange w:id="28" w:author="Daniel Ortiz-Barrientos" w:date="2020-10-31T19:51:00Z">
            <w:rPr>
              <w:ins w:id="29" w:author="Daniel Ortiz-Barrientos" w:date="2020-10-31T19:47:00Z"/>
              <w:b/>
            </w:rPr>
          </w:rPrChange>
        </w:rPr>
        <w:pPrChange w:id="30" w:author="Daniel Ortiz-Barrientos" w:date="2020-10-31T19:54:00Z">
          <w:pPr>
            <w:pStyle w:val="Heading1"/>
          </w:pPr>
        </w:pPrChange>
      </w:pPr>
    </w:p>
    <w:p w14:paraId="7ABE7C95" w14:textId="2B5D0D83" w:rsidR="00114790" w:rsidRPr="004B56F1" w:rsidRDefault="00114790" w:rsidP="004B56F1">
      <w:pPr>
        <w:pStyle w:val="Heading1"/>
        <w:rPr>
          <w:ins w:id="31" w:author="Daniel Ortiz-Barrientos" w:date="2020-10-31T19:39:00Z"/>
        </w:rPr>
      </w:pPr>
      <w:ins w:id="32" w:author="Daniel Ortiz-Barrientos" w:date="2020-10-31T19:43:00Z">
        <w:r w:rsidRPr="004B56F1">
          <w:t>Intro Ideas</w:t>
        </w:r>
      </w:ins>
    </w:p>
    <w:p w14:paraId="23072B38" w14:textId="4D6A1BEF" w:rsidR="00114790" w:rsidRDefault="00114790">
      <w:pPr>
        <w:rPr>
          <w:ins w:id="33" w:author="Daniel Ortiz-Barrientos" w:date="2020-10-31T19:38:00Z"/>
        </w:rPr>
      </w:pPr>
      <w:ins w:id="34" w:author="Daniel Ortiz-Barrientos" w:date="2020-10-31T19:39:00Z">
        <w:r>
          <w:br/>
        </w:r>
      </w:ins>
      <w:ins w:id="35" w:author="Daniel Ortiz-Barrientos" w:date="2020-10-31T19:38:00Z">
        <w:r>
          <w:t>Paragraph 1</w:t>
        </w:r>
      </w:ins>
    </w:p>
    <w:p w14:paraId="1EC598DD" w14:textId="55F7EB35" w:rsidR="00114790" w:rsidRDefault="00266BD9">
      <w:pPr>
        <w:rPr>
          <w:ins w:id="36" w:author="Daniel Ortiz-Barrientos" w:date="2020-10-31T19:38:00Z"/>
        </w:rPr>
      </w:pPr>
      <w:r w:rsidRPr="00114790">
        <w:rPr>
          <w:b/>
          <w:rPrChange w:id="37" w:author="Daniel Ortiz-Barrientos" w:date="2020-10-31T19:41:00Z">
            <w:rPr/>
          </w:rPrChange>
        </w:rPr>
        <w:t>Maladaptation</w:t>
      </w:r>
      <w:r w:rsidRPr="00114790">
        <w:t xml:space="preserve"> is common in nature – </w:t>
      </w:r>
      <w:commentRangeStart w:id="38"/>
      <w:r w:rsidRPr="00114790">
        <w:t>most telling by most species to have ever lived being extinct</w:t>
      </w:r>
      <w:commentRangeEnd w:id="38"/>
      <w:r w:rsidR="00114790" w:rsidRPr="00114790">
        <w:rPr>
          <w:rStyle w:val="CommentReference"/>
        </w:rPr>
        <w:commentReference w:id="38"/>
      </w:r>
      <w:r w:rsidRPr="00114790">
        <w:t xml:space="preserve">. </w:t>
      </w:r>
    </w:p>
    <w:p w14:paraId="146BC0DB" w14:textId="77777777" w:rsidR="00114790" w:rsidRDefault="00114790">
      <w:pPr>
        <w:rPr>
          <w:ins w:id="39" w:author="Daniel Ortiz-Barrientos" w:date="2020-10-31T19:39:00Z"/>
        </w:rPr>
      </w:pPr>
      <w:ins w:id="40" w:author="Daniel Ortiz-Barrientos" w:date="2020-10-31T19:38:00Z">
        <w:r>
          <w:t>Parag</w:t>
        </w:r>
      </w:ins>
      <w:ins w:id="41" w:author="Daniel Ortiz-Barrientos" w:date="2020-10-31T19:39:00Z">
        <w:r>
          <w:t>raph 2</w:t>
        </w:r>
      </w:ins>
    </w:p>
    <w:p w14:paraId="305678AE" w14:textId="4655AB14" w:rsidR="00114790" w:rsidRDefault="00266BD9">
      <w:pPr>
        <w:rPr>
          <w:ins w:id="42" w:author="Daniel Ortiz-Barrientos" w:date="2020-10-31T19:40:00Z"/>
        </w:rPr>
      </w:pPr>
      <w:r w:rsidRPr="00114790">
        <w:t xml:space="preserve">Maladaptation can be caused by a variety of </w:t>
      </w:r>
      <w:commentRangeStart w:id="43"/>
      <w:r w:rsidRPr="00114790">
        <w:rPr>
          <w:b/>
          <w:rPrChange w:id="44" w:author="Daniel Ortiz-Barrientos" w:date="2020-10-31T19:41:00Z">
            <w:rPr/>
          </w:rPrChange>
        </w:rPr>
        <w:t>factors</w:t>
      </w:r>
      <w:commentRangeEnd w:id="43"/>
      <w:r w:rsidR="00114790" w:rsidRPr="00114790">
        <w:rPr>
          <w:rStyle w:val="CommentReference"/>
          <w:b/>
          <w:rPrChange w:id="45" w:author="Daniel Ortiz-Barrientos" w:date="2020-10-31T19:41:00Z">
            <w:rPr>
              <w:rStyle w:val="CommentReference"/>
            </w:rPr>
          </w:rPrChange>
        </w:rPr>
        <w:commentReference w:id="43"/>
      </w:r>
      <w:r w:rsidRPr="00114790">
        <w:t xml:space="preserve">, but the end result is the same – </w:t>
      </w:r>
    </w:p>
    <w:p w14:paraId="106D25F4" w14:textId="5729247C" w:rsidR="00114790" w:rsidRDefault="00114790">
      <w:pPr>
        <w:rPr>
          <w:ins w:id="46" w:author="Daniel Ortiz-Barrientos" w:date="2020-10-31T19:40:00Z"/>
        </w:rPr>
      </w:pPr>
      <w:ins w:id="47" w:author="Daniel Ortiz-Barrientos" w:date="2020-10-31T19:40:00Z">
        <w:r>
          <w:t>Paragraph 3</w:t>
        </w:r>
      </w:ins>
    </w:p>
    <w:p w14:paraId="570DE5F8" w14:textId="00607B77" w:rsidR="00114790" w:rsidRPr="00114790" w:rsidRDefault="00266BD9">
      <w:pPr>
        <w:rPr>
          <w:ins w:id="48" w:author="Daniel Ortiz-Barrientos" w:date="2020-10-31T19:08:00Z"/>
        </w:rPr>
      </w:pPr>
      <w:commentRangeStart w:id="49"/>
      <w:r w:rsidRPr="00114790">
        <w:t xml:space="preserve">populations </w:t>
      </w:r>
      <w:r w:rsidRPr="00114790">
        <w:rPr>
          <w:b/>
          <w:rPrChange w:id="50" w:author="Daniel Ortiz-Barrientos" w:date="2020-10-31T19:40:00Z">
            <w:rPr/>
          </w:rPrChange>
        </w:rPr>
        <w:t>stabilise</w:t>
      </w:r>
      <w:r w:rsidRPr="00114790">
        <w:t xml:space="preserve"> around some distance away from a ‘phenotypic optimum’ </w:t>
      </w:r>
      <w:commentRangeEnd w:id="49"/>
      <w:r w:rsidR="00114790">
        <w:rPr>
          <w:rStyle w:val="CommentReference"/>
        </w:rPr>
        <w:commentReference w:id="49"/>
      </w:r>
      <w:r w:rsidRPr="00114790">
        <w:t xml:space="preserve">– here populations are trapped by the competing </w:t>
      </w:r>
      <w:commentRangeStart w:id="51"/>
      <w:r w:rsidRPr="00114790">
        <w:t xml:space="preserve">effects of drift, mutation, and selection, and the various effects of the underlying traits’ effects on genetic architecture (including additive effect size variation, linkage, pleiotropy). </w:t>
      </w:r>
      <w:commentRangeEnd w:id="51"/>
      <w:r w:rsidR="00114790">
        <w:rPr>
          <w:rStyle w:val="CommentReference"/>
        </w:rPr>
        <w:commentReference w:id="51"/>
      </w:r>
    </w:p>
    <w:p w14:paraId="1FA23CEE" w14:textId="77777777" w:rsidR="00114790" w:rsidRDefault="00114790">
      <w:pPr>
        <w:rPr>
          <w:ins w:id="52" w:author="Daniel Ortiz-Barrientos" w:date="2020-10-31T19:39:00Z"/>
        </w:rPr>
      </w:pPr>
      <w:ins w:id="53" w:author="Daniel Ortiz-Barrientos" w:date="2020-10-31T19:39:00Z">
        <w:r>
          <w:t>Paragraph 3</w:t>
        </w:r>
      </w:ins>
    </w:p>
    <w:p w14:paraId="0FD48285" w14:textId="3F703060" w:rsidR="00114790" w:rsidRDefault="00266BD9">
      <w:pPr>
        <w:rPr>
          <w:ins w:id="54" w:author="Daniel Ortiz-Barrientos" w:date="2020-10-31T19:37:00Z"/>
        </w:rPr>
      </w:pPr>
      <w:r w:rsidRPr="00114790">
        <w:t xml:space="preserve">Such </w:t>
      </w:r>
      <w:proofErr w:type="spellStart"/>
      <w:r w:rsidRPr="00114790">
        <w:t>behavior</w:t>
      </w:r>
      <w:proofErr w:type="spellEnd"/>
      <w:r w:rsidRPr="00114790">
        <w:t xml:space="preserve"> is usually </w:t>
      </w:r>
      <w:r w:rsidRPr="00114790">
        <w:rPr>
          <w:b/>
          <w:rPrChange w:id="55" w:author="Daniel Ortiz-Barrientos" w:date="2020-10-31T19:40:00Z">
            <w:rPr/>
          </w:rPrChange>
        </w:rPr>
        <w:t>modelled</w:t>
      </w:r>
      <w:r w:rsidRPr="00114790">
        <w:t xml:space="preserve"> through the quantitative </w:t>
      </w:r>
      <w:del w:id="56" w:author="Daniel Ortiz-Barrientos" w:date="2020-10-31T19:37:00Z">
        <w:r w:rsidRPr="00114790" w:rsidDel="00114790">
          <w:delText>genetics</w:delText>
        </w:r>
      </w:del>
      <w:ins w:id="57" w:author="Daniel Ortiz-Barrientos" w:date="2020-10-31T19:37:00Z">
        <w:r w:rsidR="00114790" w:rsidRPr="00114790">
          <w:t>genetics’</w:t>
        </w:r>
      </w:ins>
      <w:r w:rsidRPr="00114790">
        <w:t xml:space="preserve"> lens of stabilizing selection on polygenic traits, </w:t>
      </w:r>
      <w:commentRangeStart w:id="58"/>
      <w:r w:rsidRPr="00114790">
        <w:t xml:space="preserve">however the focus is on adaptation towards an optimum rather than maladaptation at some point away from it. </w:t>
      </w:r>
      <w:commentRangeEnd w:id="58"/>
      <w:r w:rsidR="00114790">
        <w:rPr>
          <w:rStyle w:val="CommentReference"/>
        </w:rPr>
        <w:commentReference w:id="58"/>
      </w:r>
      <w:ins w:id="59" w:author="Daniel Ortiz-Barrientos" w:date="2020-10-31T20:09:00Z">
        <w:r w:rsidR="007558D7">
          <w:t xml:space="preserve">Historical perspective – </w:t>
        </w:r>
        <w:proofErr w:type="spellStart"/>
        <w:r w:rsidR="007558D7">
          <w:t>Lande</w:t>
        </w:r>
        <w:proofErr w:type="spellEnd"/>
        <w:r w:rsidR="007558D7">
          <w:t xml:space="preserve">, Bulmer, </w:t>
        </w:r>
        <w:proofErr w:type="spellStart"/>
        <w:r w:rsidR="007558D7">
          <w:t>Turelli</w:t>
        </w:r>
        <w:proofErr w:type="spellEnd"/>
        <w:r w:rsidR="007558D7">
          <w:t xml:space="preserve">, etc. </w:t>
        </w:r>
      </w:ins>
    </w:p>
    <w:p w14:paraId="44A8CD4D" w14:textId="3CB09C9D" w:rsidR="00114790" w:rsidRDefault="00266BD9">
      <w:pPr>
        <w:rPr>
          <w:ins w:id="60" w:author="Daniel Ortiz-Barrientos" w:date="2020-10-31T19:38:00Z"/>
        </w:rPr>
      </w:pPr>
      <w:commentRangeStart w:id="61"/>
      <w:r w:rsidRPr="00114790">
        <w:t>Following</w:t>
      </w:r>
      <w:commentRangeEnd w:id="61"/>
      <w:r w:rsidR="00114790">
        <w:rPr>
          <w:rStyle w:val="CommentReference"/>
        </w:rPr>
        <w:commentReference w:id="61"/>
      </w:r>
      <w:r w:rsidRPr="00114790">
        <w:t xml:space="preserve"> the adaptive walk towards an optimum, these models have expectations on how much genetic variance can be maintained, </w:t>
      </w:r>
      <w:r w:rsidR="006A76AE" w:rsidRPr="00114790">
        <w:t>explaining</w:t>
      </w:r>
      <w:r w:rsidRPr="00114790">
        <w:t xml:space="preserve"> how the population may be able to adapt to another environmental shift later on. </w:t>
      </w:r>
    </w:p>
    <w:p w14:paraId="0D48617A" w14:textId="2E4D0024" w:rsidR="00114790" w:rsidRDefault="00114790">
      <w:pPr>
        <w:rPr>
          <w:ins w:id="62" w:author="Daniel Ortiz-Barrientos" w:date="2020-10-31T19:38:00Z"/>
        </w:rPr>
      </w:pPr>
      <w:ins w:id="63" w:author="Daniel Ortiz-Barrientos" w:date="2020-10-31T19:41:00Z">
        <w:r>
          <w:t xml:space="preserve">Paragraph </w:t>
        </w:r>
      </w:ins>
      <w:ins w:id="64" w:author="Daniel Ortiz-Barrientos" w:date="2020-10-31T20:10:00Z">
        <w:r w:rsidR="007558D7">
          <w:t>4</w:t>
        </w:r>
      </w:ins>
    </w:p>
    <w:p w14:paraId="007DE363" w14:textId="77777777" w:rsidR="00114790" w:rsidRDefault="00266BD9">
      <w:pPr>
        <w:rPr>
          <w:ins w:id="65" w:author="Daniel Ortiz-Barrientos" w:date="2020-10-31T19:42:00Z"/>
        </w:rPr>
      </w:pPr>
      <w:r w:rsidRPr="00114790">
        <w:t>Particularly prevalent are continuum of alleles models, where QTLs have many possible alleles, with distributions of effects that differ depending on the model’s underlying assumptions: whether mutation is strong versus selection (Gaussian) or weak (</w:t>
      </w:r>
      <w:proofErr w:type="spellStart"/>
      <w:r w:rsidRPr="00114790">
        <w:t>HoC</w:t>
      </w:r>
      <w:proofErr w:type="spellEnd"/>
      <w:r w:rsidRPr="00114790">
        <w:t xml:space="preserve">). </w:t>
      </w:r>
    </w:p>
    <w:p w14:paraId="3AF9BFB1" w14:textId="58431D02" w:rsidR="00114790" w:rsidRDefault="00114790">
      <w:pPr>
        <w:rPr>
          <w:ins w:id="66" w:author="Daniel Ortiz-Barrientos" w:date="2020-10-31T19:42:00Z"/>
        </w:rPr>
      </w:pPr>
      <w:ins w:id="67" w:author="Daniel Ortiz-Barrientos" w:date="2020-10-31T19:42:00Z">
        <w:r>
          <w:lastRenderedPageBreak/>
          <w:t xml:space="preserve">Paragraph </w:t>
        </w:r>
      </w:ins>
      <w:ins w:id="68" w:author="Daniel Ortiz-Barrientos" w:date="2020-10-31T20:10:00Z">
        <w:r w:rsidR="007558D7">
          <w:t>5</w:t>
        </w:r>
      </w:ins>
    </w:p>
    <w:p w14:paraId="7ED6A76B" w14:textId="77777777" w:rsidR="00114790" w:rsidRDefault="00266BD9">
      <w:pPr>
        <w:rPr>
          <w:ins w:id="69" w:author="Daniel Ortiz-Barrientos" w:date="2020-10-31T19:42:00Z"/>
        </w:rPr>
      </w:pPr>
      <w:r w:rsidRPr="00114790">
        <w:t xml:space="preserve">Whilst these models attempt to explain the dynamics of populations following adaptation, and the patterns of variation they can maintain, </w:t>
      </w:r>
      <w:r w:rsidRPr="00114790">
        <w:rPr>
          <w:b/>
          <w:rPrChange w:id="70" w:author="Daniel Ortiz-Barrientos" w:date="2020-10-31T19:42:00Z">
            <w:rPr/>
          </w:rPrChange>
        </w:rPr>
        <w:t>they hold little in the way</w:t>
      </w:r>
      <w:r w:rsidRPr="00114790">
        <w:t xml:space="preserve"> of expectations of correlations between traits, and the effects of genetic architectures on </w:t>
      </w:r>
      <w:r w:rsidR="006A76AE" w:rsidRPr="00114790">
        <w:t xml:space="preserve">variation. </w:t>
      </w:r>
    </w:p>
    <w:p w14:paraId="4BF868B2" w14:textId="77777777" w:rsidR="00114790" w:rsidRDefault="00114790">
      <w:pPr>
        <w:rPr>
          <w:ins w:id="71" w:author="Daniel Ortiz-Barrientos" w:date="2020-10-31T19:42:00Z"/>
        </w:rPr>
      </w:pPr>
      <w:ins w:id="72" w:author="Daniel Ortiz-Barrientos" w:date="2020-10-31T19:42:00Z">
        <w:r>
          <w:t>Paragraph 7</w:t>
        </w:r>
      </w:ins>
    </w:p>
    <w:p w14:paraId="7B790247" w14:textId="77777777" w:rsidR="00114790" w:rsidRDefault="006A76AE">
      <w:pPr>
        <w:rPr>
          <w:ins w:id="73" w:author="Daniel Ortiz-Barrientos" w:date="2020-10-31T19:42:00Z"/>
        </w:rPr>
      </w:pPr>
      <w:r w:rsidRPr="00114790">
        <w:rPr>
          <w:b/>
          <w:rPrChange w:id="74" w:author="Daniel Ortiz-Barrientos" w:date="2020-10-31T19:42:00Z">
            <w:rPr/>
          </w:rPrChange>
        </w:rPr>
        <w:t xml:space="preserve">Yet neither Gaussian nor </w:t>
      </w:r>
      <w:proofErr w:type="spellStart"/>
      <w:r w:rsidRPr="00114790">
        <w:rPr>
          <w:b/>
          <w:rPrChange w:id="75" w:author="Daniel Ortiz-Barrientos" w:date="2020-10-31T19:42:00Z">
            <w:rPr/>
          </w:rPrChange>
        </w:rPr>
        <w:t>HoC</w:t>
      </w:r>
      <w:proofErr w:type="spellEnd"/>
      <w:r w:rsidRPr="00114790">
        <w:rPr>
          <w:b/>
          <w:rPrChange w:id="76" w:author="Daniel Ortiz-Barrientos" w:date="2020-10-31T19:42:00Z">
            <w:rPr/>
          </w:rPrChange>
        </w:rPr>
        <w:t xml:space="preserve"> models can predict observed variation in natural populations</w:t>
      </w:r>
      <w:r w:rsidRPr="00114790">
        <w:t xml:space="preserve">. Perhaps this is because these models behave differently under maladaptation than the adaptive framework they both assume to exist: it surely cannot be that most populations arrive exactly at an optimum. It has become clear that analytical approaches towards these complex adaptive scenarios may not be possible, owing to the many fine cogs churning our </w:t>
      </w:r>
      <w:commentRangeStart w:id="77"/>
      <w:r w:rsidRPr="00114790">
        <w:t>maladapted biosphere</w:t>
      </w:r>
      <w:commentRangeEnd w:id="77"/>
      <w:r w:rsidR="007558D7">
        <w:rPr>
          <w:rStyle w:val="CommentReference"/>
        </w:rPr>
        <w:commentReference w:id="77"/>
      </w:r>
      <w:r w:rsidRPr="00114790">
        <w:t xml:space="preserve">. </w:t>
      </w:r>
    </w:p>
    <w:p w14:paraId="6F6CD934" w14:textId="3DD59767" w:rsidR="00114790" w:rsidRDefault="00114790">
      <w:pPr>
        <w:rPr>
          <w:ins w:id="78" w:author="Daniel Ortiz-Barrientos" w:date="2020-10-31T19:42:00Z"/>
        </w:rPr>
      </w:pPr>
      <w:ins w:id="79" w:author="Daniel Ortiz-Barrientos" w:date="2020-10-31T19:42:00Z">
        <w:r>
          <w:t>Paragraph 8</w:t>
        </w:r>
      </w:ins>
    </w:p>
    <w:p w14:paraId="2923DEC8" w14:textId="60266889" w:rsidR="006F778A" w:rsidRDefault="006A76AE">
      <w:pPr>
        <w:rPr>
          <w:ins w:id="80" w:author="Daniel Ortiz-Barrientos" w:date="2020-10-31T19:43:00Z"/>
        </w:rPr>
      </w:pPr>
      <w:r w:rsidRPr="00114790">
        <w:t xml:space="preserve">To solve this problem, </w:t>
      </w:r>
      <w:r w:rsidRPr="004B56F1">
        <w:rPr>
          <w:b/>
          <w:rPrChange w:id="81" w:author="Daniel Ortiz-Barrientos" w:date="2020-10-31T19:55:00Z">
            <w:rPr/>
          </w:rPrChange>
        </w:rPr>
        <w:t>computational approaches</w:t>
      </w:r>
      <w:r w:rsidRPr="00114790">
        <w:t xml:space="preserve"> have shown promise. Such computational models </w:t>
      </w:r>
      <w:commentRangeStart w:id="82"/>
      <w:del w:id="83" w:author="Daniel Ortiz-Barrientos" w:date="2020-10-31T20:10:00Z">
        <w:r w:rsidRPr="00114790" w:rsidDel="007558D7">
          <w:delText xml:space="preserve">may </w:delText>
        </w:r>
      </w:del>
      <w:ins w:id="84" w:author="Daniel Ortiz-Barrientos" w:date="2020-10-31T20:10:00Z">
        <w:r w:rsidR="007558D7">
          <w:t>might</w:t>
        </w:r>
        <w:r w:rsidR="007558D7" w:rsidRPr="00114790">
          <w:t xml:space="preserve"> </w:t>
        </w:r>
      </w:ins>
      <w:commentRangeEnd w:id="82"/>
      <w:ins w:id="85" w:author="Daniel Ortiz-Barrientos" w:date="2020-10-31T20:11:00Z">
        <w:r w:rsidR="007558D7">
          <w:rPr>
            <w:rStyle w:val="CommentReference"/>
          </w:rPr>
          <w:commentReference w:id="82"/>
        </w:r>
      </w:ins>
      <w:r w:rsidRPr="00114790">
        <w:t xml:space="preserve">be able to tease apart why both Gaussian and </w:t>
      </w:r>
      <w:proofErr w:type="spellStart"/>
      <w:r w:rsidRPr="00114790">
        <w:t>HoC</w:t>
      </w:r>
      <w:proofErr w:type="spellEnd"/>
      <w:r w:rsidRPr="00114790">
        <w:t xml:space="preserve"> models cannot explain natural variation by explaining the relative nature of adaptation versus maladaptation, how genetic architecture influences these models when populations are maladapted versus when they have reached the optimum, and </w:t>
      </w:r>
      <w:r w:rsidR="00CB464B" w:rsidRPr="00114790">
        <w:t xml:space="preserve">how the underlying machinery (i.e. the allelic effects) behind these differences in trait variance, covariance, and adaptation is influenced by these models (and genetic architectures) under maladaptation versus </w:t>
      </w:r>
      <w:commentRangeStart w:id="86"/>
      <w:r w:rsidR="00CB464B" w:rsidRPr="00114790">
        <w:t>adaptation</w:t>
      </w:r>
      <w:commentRangeEnd w:id="86"/>
      <w:r w:rsidR="006F778A">
        <w:rPr>
          <w:rStyle w:val="CommentReference"/>
        </w:rPr>
        <w:commentReference w:id="86"/>
      </w:r>
      <w:r w:rsidR="00CB464B" w:rsidRPr="00114790">
        <w:t>.</w:t>
      </w:r>
    </w:p>
    <w:p w14:paraId="0BC3DC46" w14:textId="5DEA8D1F" w:rsidR="00114790" w:rsidRDefault="00114790">
      <w:pPr>
        <w:rPr>
          <w:ins w:id="87" w:author="Daniel Ortiz-Barrientos" w:date="2020-10-31T19:43:00Z"/>
        </w:rPr>
      </w:pPr>
      <w:ins w:id="88" w:author="Daniel Ortiz-Barrientos" w:date="2020-10-31T19:43:00Z">
        <w:r>
          <w:t>Paragraph 9</w:t>
        </w:r>
      </w:ins>
    </w:p>
    <w:p w14:paraId="0A34C824" w14:textId="4D29CCEC" w:rsidR="00114790" w:rsidRDefault="00114790">
      <w:pPr>
        <w:rPr>
          <w:ins w:id="89" w:author="Daniel Ortiz-Barrientos" w:date="2020-10-31T19:43:00Z"/>
        </w:rPr>
      </w:pPr>
      <w:ins w:id="90" w:author="Daniel Ortiz-Barrientos" w:date="2020-10-31T19:43:00Z">
        <w:r w:rsidRPr="004B56F1">
          <w:rPr>
            <w:b/>
            <w:rPrChange w:id="91" w:author="Daniel Ortiz-Barrientos" w:date="2020-10-31T19:56:00Z">
              <w:rPr/>
            </w:rPrChange>
          </w:rPr>
          <w:t>Here</w:t>
        </w:r>
        <w:r>
          <w:t xml:space="preserve">, </w:t>
        </w:r>
      </w:ins>
      <w:ins w:id="92" w:author="Daniel Ortiz-Barrientos" w:date="2020-10-31T19:56:00Z">
        <w:r w:rsidR="004B56F1">
          <w:t>we</w:t>
        </w:r>
      </w:ins>
      <w:ins w:id="93" w:author="Daniel Ortiz-Barrientos" w:date="2020-10-31T19:43:00Z">
        <w:r>
          <w:t xml:space="preserve"> …</w:t>
        </w:r>
      </w:ins>
    </w:p>
    <w:p w14:paraId="003CF2BA" w14:textId="3F3D4C39" w:rsidR="00114790" w:rsidRPr="00114790" w:rsidRDefault="004B56F1">
      <w:ins w:id="94" w:author="Daniel Ortiz-Barrientos" w:date="2020-10-31T19:56:00Z">
        <w:r>
          <w:t>These</w:t>
        </w:r>
      </w:ins>
      <w:ins w:id="95" w:author="Daniel Ortiz-Barrientos" w:date="2020-10-31T19:43:00Z">
        <w:r w:rsidR="00114790">
          <w:t xml:space="preserve"> results have important implications for …</w:t>
        </w:r>
      </w:ins>
    </w:p>
    <w:p w14:paraId="2E6138D9" w14:textId="2BD03DDC" w:rsidR="00114790" w:rsidRPr="004B56F1" w:rsidRDefault="00114790">
      <w:pPr>
        <w:pStyle w:val="Heading1"/>
        <w:rPr>
          <w:ins w:id="96" w:author="Daniel Ortiz-Barrientos" w:date="2020-10-31T19:43:00Z"/>
        </w:rPr>
        <w:pPrChange w:id="97" w:author="Daniel Ortiz-Barrientos" w:date="2020-10-31T19:51:00Z">
          <w:pPr/>
        </w:pPrChange>
      </w:pPr>
      <w:ins w:id="98" w:author="Daniel Ortiz-Barrientos" w:date="2020-10-31T19:43:00Z">
        <w:r w:rsidRPr="004B56F1">
          <w:t>Results ideas</w:t>
        </w:r>
      </w:ins>
      <w:ins w:id="99" w:author="Daniel Ortiz-Barrientos" w:date="2020-10-31T19:44:00Z">
        <w:r>
          <w:br/>
        </w:r>
      </w:ins>
    </w:p>
    <w:p w14:paraId="6E2CFEB5" w14:textId="31B02654" w:rsidR="00114790" w:rsidRDefault="00CB464B">
      <w:pPr>
        <w:rPr>
          <w:ins w:id="100" w:author="Daniel Ortiz-Barrientos" w:date="2020-10-31T19:44:00Z"/>
        </w:rPr>
        <w:pPrChange w:id="101" w:author="Daniel Ortiz-Barrientos" w:date="2020-10-31T19:51:00Z">
          <w:pPr>
            <w:pStyle w:val="Heading1"/>
          </w:pPr>
        </w:pPrChange>
      </w:pPr>
      <w:r w:rsidRPr="00114790">
        <w:t>Figure 1</w:t>
      </w:r>
      <w:ins w:id="102" w:author="Daniel Ortiz-Barrientos" w:date="2020-10-31T19:45:00Z">
        <w:r w:rsidR="00114790">
          <w:t xml:space="preserve"> (intro)</w:t>
        </w:r>
      </w:ins>
      <w:r w:rsidRPr="00114790">
        <w:t xml:space="preserve">: </w:t>
      </w:r>
      <w:ins w:id="103" w:author="Daniel Ortiz-Barrientos" w:date="2020-10-31T19:44:00Z">
        <w:r w:rsidR="00114790">
          <w:t>Maladaptation. Perhaps along the lines of Hendry’s paper in Evolutionary Applications. A figure that immediately gives the reader a way into the big pictur</w:t>
        </w:r>
      </w:ins>
      <w:ins w:id="104" w:author="Daniel Ortiz-Barrientos" w:date="2020-10-31T19:45:00Z">
        <w:r w:rsidR="00114790">
          <w:t>e. Also, a good place to</w:t>
        </w:r>
      </w:ins>
      <w:ins w:id="105" w:author="Daniel Ortiz-Barrientos" w:date="2020-10-31T19:46:00Z">
        <w:r w:rsidR="00114790">
          <w:t xml:space="preserve"> </w:t>
        </w:r>
      </w:ins>
      <w:ins w:id="106" w:author="Daniel Ortiz-Barrientos" w:date="2020-10-31T19:45:00Z">
        <w:r w:rsidR="00114790">
          <w:t xml:space="preserve">distinguish the </w:t>
        </w:r>
      </w:ins>
      <w:ins w:id="107" w:author="Daniel Ortiz-Barrientos" w:date="2020-10-31T19:46:00Z">
        <w:r w:rsidR="004B56F1">
          <w:t>path</w:t>
        </w:r>
      </w:ins>
      <w:ins w:id="108" w:author="Daniel Ortiz-Barrientos" w:date="2020-10-31T19:45:00Z">
        <w:r w:rsidR="00114790">
          <w:t xml:space="preserve"> towards the </w:t>
        </w:r>
      </w:ins>
      <w:ins w:id="109" w:author="Daniel Ortiz-Barrientos" w:date="2020-10-31T19:46:00Z">
        <w:r w:rsidR="00114790">
          <w:t xml:space="preserve">optimum, the maintenance around the optimum, and how genetic variability is maintained there </w:t>
        </w:r>
      </w:ins>
    </w:p>
    <w:p w14:paraId="6EE3972A" w14:textId="510797F2" w:rsidR="00CB464B" w:rsidRPr="00114790" w:rsidRDefault="00114790">
      <w:ins w:id="110" w:author="Daniel Ortiz-Barrientos" w:date="2020-10-31T19:45:00Z">
        <w:r>
          <w:t>Figure 2 (intro)</w:t>
        </w:r>
      </w:ins>
      <w:del w:id="111" w:author="Daniel Ortiz-Barrientos" w:date="2020-10-31T19:45:00Z">
        <w:r w:rsidR="00CB464B" w:rsidRPr="00114790" w:rsidDel="00114790">
          <w:delText>Intro</w:delText>
        </w:r>
      </w:del>
      <w:r w:rsidR="00CB464B" w:rsidRPr="00114790">
        <w:t xml:space="preserve">: Describe the differences between our models – </w:t>
      </w:r>
      <w:proofErr w:type="spellStart"/>
      <w:r w:rsidR="00CB464B" w:rsidRPr="00114790">
        <w:t>HoC</w:t>
      </w:r>
      <w:proofErr w:type="spellEnd"/>
      <w:r w:rsidR="00CB464B" w:rsidRPr="00114790">
        <w:t xml:space="preserve"> vs Gaussian (conceptual diagram with the differences between them)</w:t>
      </w:r>
      <w:ins w:id="112" w:author="Daniel Ortiz-Barrientos" w:date="2020-10-31T19:45:00Z">
        <w:r>
          <w:t>.  Need to link</w:t>
        </w:r>
      </w:ins>
      <w:ins w:id="113" w:author="Daniel Ortiz-Barrientos" w:date="2020-10-31T19:46:00Z">
        <w:r w:rsidR="004B56F1">
          <w:t xml:space="preserve"> this to</w:t>
        </w:r>
      </w:ins>
      <w:ins w:id="114" w:author="Daniel Ortiz-Barrientos" w:date="2020-10-31T19:47:00Z">
        <w:r w:rsidR="004B56F1">
          <w:t xml:space="preserve"> maintenance of variation, but immediately highlight the problem at hand: do they say anything about how adapted populations are or can be?</w:t>
        </w:r>
      </w:ins>
    </w:p>
    <w:p w14:paraId="246A7C7D" w14:textId="7BDAA065" w:rsidR="00CB464B" w:rsidRPr="00114790" w:rsidRDefault="00CB464B">
      <w:r w:rsidRPr="00114790">
        <w:lastRenderedPageBreak/>
        <w:t>Table 1: Methods: Parameter ranges for each of my variables, sources on why they were chosen etc.</w:t>
      </w:r>
    </w:p>
    <w:p w14:paraId="595FEE3A" w14:textId="01188C2A" w:rsidR="00CB464B" w:rsidRPr="00114790" w:rsidRDefault="00CB464B">
      <w:r w:rsidRPr="00114790">
        <w:t xml:space="preserve">Figure </w:t>
      </w:r>
      <w:ins w:id="115" w:author="Daniel Ortiz-Barrientos" w:date="2020-10-31T19:56:00Z">
        <w:r w:rsidR="009C2163">
          <w:t>3</w:t>
        </w:r>
      </w:ins>
      <w:del w:id="116" w:author="Daniel Ortiz-Barrientos" w:date="2020-10-31T19:56:00Z">
        <w:r w:rsidRPr="00114790" w:rsidDel="009C2163">
          <w:delText>2</w:delText>
        </w:r>
      </w:del>
      <w:r w:rsidRPr="00114790">
        <w:t xml:space="preserve">: Characterise the models in general – are we at m/s/d equilibrium? Are the Gaussian and </w:t>
      </w:r>
      <w:proofErr w:type="spellStart"/>
      <w:r w:rsidRPr="00114790">
        <w:t>HoC</w:t>
      </w:r>
      <w:proofErr w:type="spellEnd"/>
      <w:r w:rsidRPr="00114790">
        <w:t xml:space="preserve"> models behaving as expected in terms of variance? </w:t>
      </w:r>
      <w:commentRangeStart w:id="117"/>
      <w:r w:rsidRPr="00114790">
        <w:t xml:space="preserve">2A: Distance/time </w:t>
      </w:r>
      <w:commentRangeEnd w:id="117"/>
      <w:r w:rsidR="009C2163">
        <w:rPr>
          <w:rStyle w:val="CommentReference"/>
        </w:rPr>
        <w:commentReference w:id="117"/>
      </w:r>
      <w:r w:rsidRPr="00114790">
        <w:t xml:space="preserve">2B: Variance/time 2C: </w:t>
      </w:r>
      <w:proofErr w:type="spellStart"/>
      <w:r w:rsidRPr="00114790">
        <w:t>Cov</w:t>
      </w:r>
      <w:proofErr w:type="spellEnd"/>
      <w:r w:rsidRPr="00114790">
        <w:t xml:space="preserve">/time (? maybe supplementary) </w:t>
      </w:r>
    </w:p>
    <w:p w14:paraId="286270F8" w14:textId="07CB18D5" w:rsidR="00CB464B" w:rsidRPr="00114790" w:rsidRDefault="00CB464B">
      <w:r w:rsidRPr="00114790">
        <w:t xml:space="preserve">Figure 3: </w:t>
      </w:r>
      <w:commentRangeStart w:id="118"/>
      <w:r w:rsidRPr="00114790">
        <w:t xml:space="preserve">We know we are at </w:t>
      </w:r>
      <w:proofErr w:type="spellStart"/>
      <w:r w:rsidRPr="00114790">
        <w:t>equilbrium</w:t>
      </w:r>
      <w:proofErr w:type="spellEnd"/>
      <w:r w:rsidRPr="00114790">
        <w:t>, so what model is more likely to get you there (</w:t>
      </w:r>
      <w:proofErr w:type="spellStart"/>
      <w:r w:rsidRPr="00114790">
        <w:t>HoC</w:t>
      </w:r>
      <w:proofErr w:type="spellEnd"/>
      <w:r w:rsidRPr="00114790">
        <w:t>, Gaussian)? – Box plot of distance vs model type (</w:t>
      </w:r>
      <w:proofErr w:type="spellStart"/>
      <w:r w:rsidRPr="00114790">
        <w:t>HoC</w:t>
      </w:r>
      <w:proofErr w:type="spellEnd"/>
      <w:r w:rsidRPr="00114790">
        <w:t xml:space="preserve"> Gaussian Null) </w:t>
      </w:r>
      <w:commentRangeEnd w:id="118"/>
      <w:r w:rsidR="009C2163">
        <w:rPr>
          <w:rStyle w:val="CommentReference"/>
        </w:rPr>
        <w:commentReference w:id="118"/>
      </w:r>
    </w:p>
    <w:p w14:paraId="158451FD" w14:textId="2FC5E4D8" w:rsidR="00CB464B" w:rsidRPr="00114790" w:rsidRDefault="00CB464B">
      <w:r w:rsidRPr="00114790">
        <w:t>Table 2: Statistically describe what model will take you to the optimum more often: Contingency table and chi square/Fisher exact of model type vs P(o) = 0 and P(o) = 1</w:t>
      </w:r>
      <w:r w:rsidR="00CA0F5B" w:rsidRPr="00114790">
        <w:t>. Alternative is to compare mean probabilities with a regression analysis and put the regression table here.</w:t>
      </w:r>
    </w:p>
    <w:p w14:paraId="24956658" w14:textId="5CED6B57" w:rsidR="00527C26" w:rsidRPr="00114790" w:rsidRDefault="00CB464B">
      <w:r w:rsidRPr="00114790">
        <w:t>Figure 4</w:t>
      </w:r>
      <w:r w:rsidR="0089186C" w:rsidRPr="00114790">
        <w:t>, 5, 6</w:t>
      </w:r>
      <w:r w:rsidRPr="00114790">
        <w:t xml:space="preserve">: </w:t>
      </w:r>
      <w:commentRangeStart w:id="119"/>
      <w:r w:rsidRPr="00114790">
        <w:t xml:space="preserve">We know that these models </w:t>
      </w:r>
      <w:r w:rsidR="00527C26" w:rsidRPr="00114790">
        <w:t>influence</w:t>
      </w:r>
      <w:r w:rsidRPr="00114790">
        <w:t xml:space="preserve"> </w:t>
      </w:r>
      <w:r w:rsidR="00A30AF2" w:rsidRPr="00114790">
        <w:t>the ability to reach the optimum</w:t>
      </w:r>
      <w:commentRangeEnd w:id="119"/>
      <w:r w:rsidR="009C2163">
        <w:rPr>
          <w:rStyle w:val="CommentReference"/>
        </w:rPr>
        <w:commentReference w:id="119"/>
      </w:r>
      <w:r w:rsidR="00A30AF2" w:rsidRPr="00114790">
        <w:t xml:space="preserve">, </w:t>
      </w:r>
      <w:r w:rsidR="0089186C" w:rsidRPr="00114790">
        <w:t xml:space="preserve">but how do genetic architecture parameters influence </w:t>
      </w:r>
      <w:r w:rsidR="00527C26" w:rsidRPr="00114790">
        <w:t xml:space="preserve">these models? Is there a robustness against these effects with high/lower mutation/selection? Fig 4: Distance 5: Variance 6: Covariance – all boxplots of the </w:t>
      </w:r>
      <w:proofErr w:type="spellStart"/>
      <w:r w:rsidR="00527C26" w:rsidRPr="00114790">
        <w:t>dist</w:t>
      </w:r>
      <w:proofErr w:type="spellEnd"/>
      <w:r w:rsidR="00527C26" w:rsidRPr="00114790">
        <w:t>/var/</w:t>
      </w:r>
      <w:proofErr w:type="spellStart"/>
      <w:r w:rsidR="00527C26" w:rsidRPr="00114790">
        <w:t>cov</w:t>
      </w:r>
      <w:proofErr w:type="spellEnd"/>
      <w:r w:rsidR="00527C26" w:rsidRPr="00114790">
        <w:t xml:space="preserve"> with the specific models and parameter, mean dot and conf interval also in there. </w:t>
      </w:r>
      <w:commentRangeStart w:id="120"/>
      <w:r w:rsidR="00527C26" w:rsidRPr="00114790">
        <w:t>Separated to two levels for those that reached the optimum versus those that didn’t</w:t>
      </w:r>
      <w:r w:rsidR="004A166D" w:rsidRPr="00114790">
        <w:t xml:space="preserve">. </w:t>
      </w:r>
      <w:commentRangeEnd w:id="120"/>
      <w:r w:rsidR="009C2163">
        <w:rPr>
          <w:rStyle w:val="CommentReference"/>
        </w:rPr>
        <w:commentReference w:id="120"/>
      </w:r>
    </w:p>
    <w:p w14:paraId="214348AB" w14:textId="0E8D0DEA" w:rsidR="00527C26" w:rsidRPr="00114790" w:rsidRDefault="00527C26">
      <w:r w:rsidRPr="00114790">
        <w:t>Fig. 4,5,6) A – additive effect size, B – recombination rate, C – pleiotropy rate, D – mutational correlations</w:t>
      </w:r>
    </w:p>
    <w:p w14:paraId="545B90BD" w14:textId="454F55FA" w:rsidR="004A166D" w:rsidRPr="00114790" w:rsidRDefault="004A166D">
      <w:commentRangeStart w:id="121"/>
      <w:r w:rsidRPr="00114790">
        <w:t>Tables 3,4,5,6,7,8: Regression analyses for the comparisons of means between each parameter and model type (the stuff outlined in figs 4,5,6)</w:t>
      </w:r>
      <w:commentRangeEnd w:id="121"/>
      <w:r w:rsidR="009C2163">
        <w:rPr>
          <w:rStyle w:val="CommentReference"/>
        </w:rPr>
        <w:commentReference w:id="121"/>
      </w:r>
    </w:p>
    <w:p w14:paraId="3E114AE4" w14:textId="363B5106" w:rsidR="00527C26" w:rsidRPr="00114790" w:rsidDel="002A0112" w:rsidRDefault="006A0DC2">
      <w:pPr>
        <w:rPr>
          <w:del w:id="122" w:author="Daniel Ortiz-Barrientos" w:date="2020-10-31T20:13:00Z"/>
        </w:rPr>
      </w:pPr>
      <w:r w:rsidRPr="00114790">
        <w:t xml:space="preserve">Fig 7 – ultimately, underlying these differences </w:t>
      </w:r>
      <w:r w:rsidR="00053E7B" w:rsidRPr="00114790">
        <w:t xml:space="preserve">between models with genetic architecture </w:t>
      </w:r>
      <w:r w:rsidRPr="00114790">
        <w:t>is the distribution of allelic effects</w:t>
      </w:r>
      <w:r w:rsidR="00053E7B" w:rsidRPr="00114790">
        <w:t xml:space="preserve">: allelic </w:t>
      </w:r>
      <w:proofErr w:type="spellStart"/>
      <w:r w:rsidR="00053E7B" w:rsidRPr="00114790">
        <w:t>fx</w:t>
      </w:r>
      <w:proofErr w:type="spellEnd"/>
      <w:r w:rsidR="00053E7B" w:rsidRPr="00114790">
        <w:t xml:space="preserve"> of additive effect size vs model for models that reached the optimum vs those that didn’t (others parameters didn’t have</w:t>
      </w:r>
      <w:r w:rsidRPr="00114790">
        <w:t xml:space="preserve"> </w:t>
      </w:r>
      <w:r w:rsidR="00053E7B" w:rsidRPr="00114790">
        <w:t xml:space="preserve">as large an effect, so they will be in supplementary material) </w:t>
      </w:r>
    </w:p>
    <w:p w14:paraId="5BCDCC51" w14:textId="77777777" w:rsidR="00527C26" w:rsidRPr="00114790" w:rsidDel="002A0112" w:rsidRDefault="00527C26">
      <w:pPr>
        <w:rPr>
          <w:del w:id="123" w:author="Daniel Ortiz-Barrientos" w:date="2020-10-31T20:13:00Z"/>
        </w:rPr>
      </w:pPr>
    </w:p>
    <w:p w14:paraId="71746092" w14:textId="77777777" w:rsidR="00CB464B" w:rsidRPr="00114790" w:rsidDel="002A0112" w:rsidRDefault="00CB464B">
      <w:pPr>
        <w:rPr>
          <w:del w:id="124" w:author="Daniel Ortiz-Barrientos" w:date="2020-10-31T20:13:00Z"/>
        </w:rPr>
      </w:pPr>
    </w:p>
    <w:p w14:paraId="420AAAE5" w14:textId="3D58A4FF" w:rsidR="00CB464B" w:rsidRDefault="00CB464B">
      <w:pPr>
        <w:rPr>
          <w:ins w:id="125" w:author="Nicholas Obrien" w:date="2020-11-01T15:14:00Z"/>
        </w:rPr>
      </w:pPr>
    </w:p>
    <w:p w14:paraId="0CBE9053" w14:textId="05B370C9" w:rsidR="00677EE4" w:rsidRDefault="00677EE4">
      <w:pPr>
        <w:rPr>
          <w:ins w:id="126" w:author="Nicholas Obrien" w:date="2020-11-01T15:14:00Z"/>
        </w:rPr>
      </w:pPr>
    </w:p>
    <w:p w14:paraId="4FFA7E13" w14:textId="57C37B70" w:rsidR="00677EE4" w:rsidRDefault="00677EE4">
      <w:pPr>
        <w:rPr>
          <w:ins w:id="127" w:author="Nicholas Obrien" w:date="2020-11-01T15:14:00Z"/>
        </w:rPr>
      </w:pPr>
    </w:p>
    <w:p w14:paraId="01635E0B" w14:textId="5C1B841E" w:rsidR="00677EE4" w:rsidRDefault="00677EE4">
      <w:pPr>
        <w:rPr>
          <w:ins w:id="128" w:author="Nicholas Obrien" w:date="2020-11-01T15:14:00Z"/>
        </w:rPr>
      </w:pPr>
    </w:p>
    <w:p w14:paraId="26A84E9D" w14:textId="21DCA891" w:rsidR="00677EE4" w:rsidRDefault="00677EE4">
      <w:pPr>
        <w:rPr>
          <w:ins w:id="129" w:author="Nicholas Obrien" w:date="2020-11-01T15:14:00Z"/>
        </w:rPr>
      </w:pPr>
    </w:p>
    <w:p w14:paraId="293B79C0" w14:textId="69BA81A1" w:rsidR="00677EE4" w:rsidRDefault="00677EE4">
      <w:pPr>
        <w:rPr>
          <w:ins w:id="130" w:author="Nicholas Obrien" w:date="2020-11-01T15:14:00Z"/>
        </w:rPr>
      </w:pPr>
    </w:p>
    <w:p w14:paraId="330BF73F" w14:textId="0737A2B9" w:rsidR="00677EE4" w:rsidRPr="00114790" w:rsidRDefault="00677EE4">
      <w:ins w:id="131" w:author="Nicholas Obrien" w:date="2020-11-01T15:14:00Z">
        <w:r>
          <w:rPr>
            <w:noProof/>
          </w:rPr>
          <w:lastRenderedPageBreak/>
          <w:drawing>
            <wp:inline distT="0" distB="0" distL="0" distR="0" wp14:anchorId="0CCB296B" wp14:editId="39C024F7">
              <wp:extent cx="5939790" cy="59397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ins>
      <w:ins w:id="132" w:author="Nicholas Obrien" w:date="2020-11-01T15:44:00Z">
        <w:r w:rsidR="008E6F80">
          <w:rPr>
            <w:noProof/>
          </w:rPr>
          <w:lastRenderedPageBreak/>
          <w:drawing>
            <wp:inline distT="0" distB="0" distL="0" distR="0" wp14:anchorId="310CD712" wp14:editId="49537B33">
              <wp:extent cx="5939790" cy="296608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ins>
      <w:bookmarkStart w:id="133" w:name="_GoBack"/>
      <w:bookmarkEnd w:id="133"/>
      <w:ins w:id="134" w:author="Nicholas Obrien" w:date="2020-11-01T15:39:00Z">
        <w:r w:rsidR="008E6F80">
          <w:rPr>
            <w:noProof/>
          </w:rPr>
          <w:drawing>
            <wp:inline distT="0" distB="0" distL="0" distR="0" wp14:anchorId="24CC8F66" wp14:editId="7C6A3DFD">
              <wp:extent cx="5939790" cy="296608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r w:rsidR="008E6F80">
          <w:rPr>
            <w:noProof/>
          </w:rPr>
          <w:lastRenderedPageBreak/>
          <w:drawing>
            <wp:inline distT="0" distB="0" distL="0" distR="0" wp14:anchorId="53B03921" wp14:editId="7BE55B25">
              <wp:extent cx="5939790" cy="296608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ins>
    </w:p>
    <w:sectPr w:rsidR="00677EE4" w:rsidRPr="001147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 w:author="Daniel Ortiz-Barrientos" w:date="2020-10-31T19:07:00Z" w:initials="DO">
    <w:p w14:paraId="0492590A" w14:textId="35AC9BBB" w:rsidR="00114790" w:rsidRDefault="00114790" w:rsidP="004B56F1">
      <w:pPr>
        <w:pStyle w:val="CommentText"/>
      </w:pPr>
      <w:r>
        <w:rPr>
          <w:rStyle w:val="CommentReference"/>
        </w:rPr>
        <w:annotationRef/>
      </w:r>
      <w:r>
        <w:t xml:space="preserve">Too strong: they can go extinct even if they are adapted - catastrophes, which are not rare in geological times. </w:t>
      </w:r>
    </w:p>
  </w:comment>
  <w:comment w:id="43" w:author="Daniel Ortiz-Barrientos" w:date="2020-10-31T19:35:00Z" w:initials="DO">
    <w:p w14:paraId="1DFE9DE9" w14:textId="63BABCA0" w:rsidR="00114790" w:rsidRDefault="00114790" w:rsidP="004B56F1">
      <w:pPr>
        <w:pStyle w:val="CommentText"/>
      </w:pPr>
      <w:r>
        <w:rPr>
          <w:rStyle w:val="CommentReference"/>
        </w:rPr>
        <w:annotationRef/>
      </w:r>
      <w:r>
        <w:t>Too vague.</w:t>
      </w:r>
    </w:p>
  </w:comment>
  <w:comment w:id="49" w:author="Daniel Ortiz-Barrientos" w:date="2020-10-31T19:35:00Z" w:initials="DO">
    <w:p w14:paraId="0DE340C9" w14:textId="07C403DA" w:rsidR="00114790" w:rsidRDefault="00114790" w:rsidP="004B56F1">
      <w:pPr>
        <w:pStyle w:val="CommentText"/>
      </w:pPr>
      <w:r>
        <w:rPr>
          <w:rStyle w:val="CommentReference"/>
        </w:rPr>
        <w:annotationRef/>
      </w:r>
      <w:r>
        <w:t>Is this the definition of maladaptation for the reader? Perhaps make it simpler for them. What would a perfectly adapted population look like? What does natural selection do to variation? See if you can find a more plain-</w:t>
      </w:r>
      <w:proofErr w:type="spellStart"/>
      <w:r>
        <w:t>eglish</w:t>
      </w:r>
      <w:proofErr w:type="spellEnd"/>
      <w:r>
        <w:t xml:space="preserve"> approach to tell this to the reader.</w:t>
      </w:r>
    </w:p>
  </w:comment>
  <w:comment w:id="51" w:author="Daniel Ortiz-Barrientos" w:date="2020-10-31T19:37:00Z" w:initials="DO">
    <w:p w14:paraId="05D466D7" w14:textId="79828DC1" w:rsidR="00114790" w:rsidRDefault="00114790" w:rsidP="004B56F1">
      <w:pPr>
        <w:pStyle w:val="CommentText"/>
      </w:pPr>
      <w:r>
        <w:rPr>
          <w:rStyle w:val="CommentReference"/>
        </w:rPr>
        <w:annotationRef/>
      </w:r>
      <w:r>
        <w:t xml:space="preserve">Too complex too soon. </w:t>
      </w:r>
    </w:p>
  </w:comment>
  <w:comment w:id="58" w:author="Daniel Ortiz-Barrientos" w:date="2020-10-31T19:38:00Z" w:initials="DO">
    <w:p w14:paraId="14A5B81C" w14:textId="14634B26" w:rsidR="00114790" w:rsidRDefault="00114790" w:rsidP="004B56F1">
      <w:pPr>
        <w:pStyle w:val="CommentText"/>
      </w:pPr>
      <w:r>
        <w:rPr>
          <w:rStyle w:val="CommentReference"/>
        </w:rPr>
        <w:annotationRef/>
      </w:r>
      <w:proofErr w:type="gramStart"/>
      <w:r>
        <w:t>Need  to</w:t>
      </w:r>
      <w:proofErr w:type="gramEnd"/>
      <w:r>
        <w:t xml:space="preserve"> let </w:t>
      </w:r>
      <w:proofErr w:type="spellStart"/>
      <w:r>
        <w:t>theseideas</w:t>
      </w:r>
      <w:proofErr w:type="spellEnd"/>
      <w:r>
        <w:t xml:space="preserve"> breath in your introduction</w:t>
      </w:r>
    </w:p>
  </w:comment>
  <w:comment w:id="61" w:author="Daniel Ortiz-Barrientos" w:date="2020-10-31T19:38:00Z" w:initials="DO">
    <w:p w14:paraId="3BA39576" w14:textId="5EA9015A" w:rsidR="00114790" w:rsidRDefault="00114790" w:rsidP="004B56F1">
      <w:pPr>
        <w:pStyle w:val="CommentText"/>
      </w:pPr>
      <w:r>
        <w:rPr>
          <w:rStyle w:val="CommentReference"/>
        </w:rPr>
        <w:annotationRef/>
      </w:r>
      <w:r>
        <w:t>Nice!</w:t>
      </w:r>
    </w:p>
  </w:comment>
  <w:comment w:id="77" w:author="Daniel Ortiz-Barrientos" w:date="2020-10-31T20:10:00Z" w:initials="DO">
    <w:p w14:paraId="21BCC632" w14:textId="2B230A52" w:rsidR="007558D7" w:rsidRDefault="007558D7">
      <w:pPr>
        <w:pStyle w:val="CommentText"/>
      </w:pPr>
      <w:r>
        <w:rPr>
          <w:rStyle w:val="CommentReference"/>
        </w:rPr>
        <w:annotationRef/>
      </w:r>
      <w:r>
        <w:t xml:space="preserve">Don’t assume the premise of your own hypothesis </w:t>
      </w:r>
      <w:r>
        <w:sym w:font="Wingdings" w:char="F04A"/>
      </w:r>
    </w:p>
  </w:comment>
  <w:comment w:id="82" w:author="Daniel Ortiz-Barrientos" w:date="2020-10-31T20:11:00Z" w:initials="DO">
    <w:p w14:paraId="1087BA52" w14:textId="4593E9B2" w:rsidR="007558D7" w:rsidRDefault="007558D7">
      <w:pPr>
        <w:pStyle w:val="CommentText"/>
      </w:pPr>
      <w:r>
        <w:rPr>
          <w:rStyle w:val="CommentReference"/>
        </w:rPr>
        <w:annotationRef/>
      </w:r>
      <w:r>
        <w:t xml:space="preserve">Might, Could, Can, not may. The </w:t>
      </w:r>
      <w:proofErr w:type="gramStart"/>
      <w:r>
        <w:t>first  three</w:t>
      </w:r>
      <w:proofErr w:type="gramEnd"/>
      <w:r>
        <w:t xml:space="preserve"> are explicit about possibility; the</w:t>
      </w:r>
      <w:r w:rsidR="006F778A">
        <w:t xml:space="preserve"> </w:t>
      </w:r>
      <w:r>
        <w:t>latter one is  ambiguous.</w:t>
      </w:r>
    </w:p>
  </w:comment>
  <w:comment w:id="86" w:author="Daniel Ortiz-Barrientos" w:date="2020-10-31T20:12:00Z" w:initials="DO">
    <w:p w14:paraId="3C852D5B" w14:textId="7448FC20" w:rsidR="006F778A" w:rsidRDefault="006F778A">
      <w:pPr>
        <w:pStyle w:val="CommentText"/>
      </w:pPr>
      <w:r>
        <w:rPr>
          <w:rStyle w:val="CommentReference"/>
        </w:rPr>
        <w:annotationRef/>
      </w:r>
      <w:r>
        <w:t xml:space="preserve">Need to be very clear with concepts here so the general reader </w:t>
      </w:r>
      <w:proofErr w:type="gramStart"/>
      <w:r>
        <w:t>understand</w:t>
      </w:r>
      <w:proofErr w:type="gramEnd"/>
      <w:r>
        <w:t xml:space="preserve"> what you will be studying in this work. </w:t>
      </w:r>
    </w:p>
  </w:comment>
  <w:comment w:id="117" w:author="Daniel Ortiz-Barrientos" w:date="2020-10-31T19:58:00Z" w:initials="DO">
    <w:p w14:paraId="25C5E826" w14:textId="252DF58D" w:rsidR="009C2163" w:rsidRDefault="009C2163">
      <w:pPr>
        <w:pStyle w:val="CommentText"/>
      </w:pPr>
      <w:r>
        <w:rPr>
          <w:rStyle w:val="CommentReference"/>
        </w:rPr>
        <w:annotationRef/>
      </w:r>
      <w:r>
        <w:t xml:space="preserve">Not yet, as this is a result we want to explore by itself, I reckon. </w:t>
      </w:r>
    </w:p>
  </w:comment>
  <w:comment w:id="118" w:author="Daniel Ortiz-Barrientos" w:date="2020-10-31T19:59:00Z" w:initials="DO">
    <w:p w14:paraId="6F31FBC2" w14:textId="528567DB" w:rsidR="009C2163" w:rsidRDefault="009C2163">
      <w:pPr>
        <w:pStyle w:val="CommentText"/>
      </w:pPr>
      <w:r>
        <w:rPr>
          <w:rStyle w:val="CommentReference"/>
        </w:rPr>
        <w:annotationRef/>
      </w:r>
      <w:r>
        <w:t>Is this for all distances? Or the figure to illustrate how there are two “modes”?</w:t>
      </w:r>
    </w:p>
  </w:comment>
  <w:comment w:id="119" w:author="Daniel Ortiz-Barrientos" w:date="2020-10-31T20:02:00Z" w:initials="DO">
    <w:p w14:paraId="62EE28E7" w14:textId="3A39ACBE" w:rsidR="009C2163" w:rsidRDefault="009C2163">
      <w:pPr>
        <w:pStyle w:val="CommentText"/>
      </w:pPr>
      <w:r>
        <w:rPr>
          <w:rStyle w:val="CommentReference"/>
        </w:rPr>
        <w:annotationRef/>
      </w:r>
      <w:r>
        <w:t xml:space="preserve">The previous </w:t>
      </w:r>
      <w:proofErr w:type="gramStart"/>
      <w:r>
        <w:t>figures  and</w:t>
      </w:r>
      <w:proofErr w:type="gramEnd"/>
      <w:r>
        <w:t xml:space="preserve"> tables are  key to establish this  result. </w:t>
      </w:r>
    </w:p>
  </w:comment>
  <w:comment w:id="120" w:author="Daniel Ortiz-Barrientos" w:date="2020-10-31T20:03:00Z" w:initials="DO">
    <w:p w14:paraId="51A4DA2D" w14:textId="70C5DD3A" w:rsidR="009C2163" w:rsidRDefault="009C2163">
      <w:pPr>
        <w:pStyle w:val="CommentText"/>
      </w:pPr>
      <w:r>
        <w:rPr>
          <w:rStyle w:val="CommentReference"/>
        </w:rPr>
        <w:annotationRef/>
      </w:r>
      <w:r>
        <w:t xml:space="preserve">Yes, but this can make the figures very </w:t>
      </w:r>
      <w:proofErr w:type="gramStart"/>
      <w:r>
        <w:t>heavy  to</w:t>
      </w:r>
      <w:proofErr w:type="gramEnd"/>
      <w:r>
        <w:t xml:space="preserve"> track. If the previous one </w:t>
      </w:r>
      <w:proofErr w:type="gramStart"/>
      <w:r>
        <w:t>establish</w:t>
      </w:r>
      <w:proofErr w:type="gramEnd"/>
      <w:r>
        <w:t xml:space="preserve"> the modes perhaps you can focus on those around the optimum only?</w:t>
      </w:r>
    </w:p>
  </w:comment>
  <w:comment w:id="121" w:author="Daniel Ortiz-Barrientos" w:date="2020-10-31T20:05:00Z" w:initials="DO">
    <w:p w14:paraId="71C4FE2B" w14:textId="7915F4B7" w:rsidR="009C2163" w:rsidRDefault="009C2163">
      <w:pPr>
        <w:pStyle w:val="CommentText"/>
      </w:pPr>
      <w:r>
        <w:rPr>
          <w:rStyle w:val="CommentReference"/>
        </w:rPr>
        <w:annotationRef/>
      </w:r>
      <w:r>
        <w:t xml:space="preserve">If the previous figures show the trends, you could add the stats to the figure legend, or in the graph itself, or intext.  </w:t>
      </w:r>
      <w:proofErr w:type="gramStart"/>
      <w:r>
        <w:t>You  do</w:t>
      </w:r>
      <w:proofErr w:type="gramEnd"/>
      <w:r>
        <w:t xml:space="preserve"> not want to have a humungous table, right? Think about it and see what sort of balance between tables and figures you can find to convey these messages.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92590A" w15:done="0"/>
  <w15:commentEx w15:paraId="1DFE9DE9" w15:done="0"/>
  <w15:commentEx w15:paraId="0DE340C9" w15:done="0"/>
  <w15:commentEx w15:paraId="05D466D7" w15:done="0"/>
  <w15:commentEx w15:paraId="14A5B81C" w15:done="0"/>
  <w15:commentEx w15:paraId="3BA39576" w15:done="0"/>
  <w15:commentEx w15:paraId="21BCC632" w15:done="0"/>
  <w15:commentEx w15:paraId="1087BA52" w15:done="0"/>
  <w15:commentEx w15:paraId="3C852D5B" w15:done="0"/>
  <w15:commentEx w15:paraId="25C5E826" w15:done="0"/>
  <w15:commentEx w15:paraId="6F31FBC2" w15:done="0"/>
  <w15:commentEx w15:paraId="62EE28E7" w15:done="0"/>
  <w15:commentEx w15:paraId="51A4DA2D" w15:done="0"/>
  <w15:commentEx w15:paraId="71C4FE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92590A" w16cid:durableId="2348347E"/>
  <w16cid:commentId w16cid:paraId="1DFE9DE9" w16cid:durableId="23483B06"/>
  <w16cid:commentId w16cid:paraId="0DE340C9" w16cid:durableId="23483B0F"/>
  <w16cid:commentId w16cid:paraId="05D466D7" w16cid:durableId="23483B61"/>
  <w16cid:commentId w16cid:paraId="14A5B81C" w16cid:durableId="23483BAD"/>
  <w16cid:commentId w16cid:paraId="3BA39576" w16cid:durableId="23483BA5"/>
  <w16cid:commentId w16cid:paraId="21BCC632" w16cid:durableId="2348433B"/>
  <w16cid:commentId w16cid:paraId="1087BA52" w16cid:durableId="23484356"/>
  <w16cid:commentId w16cid:paraId="3C852D5B" w16cid:durableId="234843CA"/>
  <w16cid:commentId w16cid:paraId="25C5E826" w16cid:durableId="23484053"/>
  <w16cid:commentId w16cid:paraId="6F31FBC2" w16cid:durableId="2348408F"/>
  <w16cid:commentId w16cid:paraId="62EE28E7" w16cid:durableId="2348414A"/>
  <w16cid:commentId w16cid:paraId="51A4DA2D" w16cid:durableId="23484181"/>
  <w16cid:commentId w16cid:paraId="71C4FE2B" w16cid:durableId="2348421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E11D0F"/>
    <w:multiLevelType w:val="hybridMultilevel"/>
    <w:tmpl w:val="B0842FB2"/>
    <w:lvl w:ilvl="0" w:tplc="EAB2655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Obrien">
    <w15:presenceInfo w15:providerId="AD" w15:userId="S::nicholas.obrien1@uqconnect.edu.au::c1517fa9-6e68-4d4d-b3a7-964a40b04e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revisionView w:markup="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BD9"/>
    <w:rsid w:val="00053E7B"/>
    <w:rsid w:val="000C19EF"/>
    <w:rsid w:val="00114790"/>
    <w:rsid w:val="00223B5C"/>
    <w:rsid w:val="00266BD9"/>
    <w:rsid w:val="002A0112"/>
    <w:rsid w:val="004A014C"/>
    <w:rsid w:val="004A166D"/>
    <w:rsid w:val="004B56F1"/>
    <w:rsid w:val="00527C26"/>
    <w:rsid w:val="006705EC"/>
    <w:rsid w:val="006746A9"/>
    <w:rsid w:val="00677EE4"/>
    <w:rsid w:val="006A0DC2"/>
    <w:rsid w:val="006A76AE"/>
    <w:rsid w:val="006F778A"/>
    <w:rsid w:val="007558D7"/>
    <w:rsid w:val="0089186C"/>
    <w:rsid w:val="008E6F80"/>
    <w:rsid w:val="00987117"/>
    <w:rsid w:val="009C2163"/>
    <w:rsid w:val="00A30AF2"/>
    <w:rsid w:val="00CA0F5B"/>
    <w:rsid w:val="00CB4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7C760"/>
  <w15:chartTrackingRefBased/>
  <w15:docId w15:val="{F634FECB-78FC-47AA-AFB5-07B01024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6F1"/>
    <w:rPr>
      <w:rFonts w:ascii="Times New Roman" w:hAnsi="Times New Roman" w:cs="Times New Roman"/>
      <w:sz w:val="24"/>
      <w:lang w:val="en-AU"/>
    </w:rPr>
  </w:style>
  <w:style w:type="paragraph" w:styleId="Heading1">
    <w:name w:val="heading 1"/>
    <w:basedOn w:val="Normal"/>
    <w:next w:val="Normal"/>
    <w:link w:val="Heading1Char"/>
    <w:uiPriority w:val="9"/>
    <w:qFormat/>
    <w:rsid w:val="00114790"/>
    <w:pPr>
      <w:keepNext/>
      <w:keepLines/>
      <w:spacing w:before="240" w:after="0"/>
      <w:outlineLvl w:val="0"/>
    </w:pPr>
    <w:rPr>
      <w:rFonts w:eastAsiaTheme="majorEastAsia"/>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14790"/>
    <w:rPr>
      <w:sz w:val="16"/>
      <w:szCs w:val="16"/>
    </w:rPr>
  </w:style>
  <w:style w:type="paragraph" w:styleId="CommentText">
    <w:name w:val="annotation text"/>
    <w:basedOn w:val="Normal"/>
    <w:link w:val="CommentTextChar"/>
    <w:uiPriority w:val="99"/>
    <w:unhideWhenUsed/>
    <w:rsid w:val="00114790"/>
    <w:pPr>
      <w:spacing w:line="240" w:lineRule="auto"/>
    </w:pPr>
    <w:rPr>
      <w:sz w:val="20"/>
      <w:szCs w:val="20"/>
    </w:rPr>
  </w:style>
  <w:style w:type="character" w:customStyle="1" w:styleId="CommentTextChar">
    <w:name w:val="Comment Text Char"/>
    <w:basedOn w:val="DefaultParagraphFont"/>
    <w:link w:val="CommentText"/>
    <w:uiPriority w:val="99"/>
    <w:rsid w:val="00114790"/>
    <w:rPr>
      <w:sz w:val="20"/>
      <w:szCs w:val="20"/>
      <w:lang w:val="en-AU"/>
    </w:rPr>
  </w:style>
  <w:style w:type="paragraph" w:styleId="CommentSubject">
    <w:name w:val="annotation subject"/>
    <w:basedOn w:val="CommentText"/>
    <w:next w:val="CommentText"/>
    <w:link w:val="CommentSubjectChar"/>
    <w:uiPriority w:val="99"/>
    <w:semiHidden/>
    <w:unhideWhenUsed/>
    <w:rsid w:val="00114790"/>
    <w:rPr>
      <w:b/>
      <w:bCs/>
    </w:rPr>
  </w:style>
  <w:style w:type="character" w:customStyle="1" w:styleId="CommentSubjectChar">
    <w:name w:val="Comment Subject Char"/>
    <w:basedOn w:val="CommentTextChar"/>
    <w:link w:val="CommentSubject"/>
    <w:uiPriority w:val="99"/>
    <w:semiHidden/>
    <w:rsid w:val="00114790"/>
    <w:rPr>
      <w:b/>
      <w:bCs/>
      <w:sz w:val="20"/>
      <w:szCs w:val="20"/>
      <w:lang w:val="en-AU"/>
    </w:rPr>
  </w:style>
  <w:style w:type="paragraph" w:styleId="BalloonText">
    <w:name w:val="Balloon Text"/>
    <w:basedOn w:val="Normal"/>
    <w:link w:val="BalloonTextChar"/>
    <w:uiPriority w:val="99"/>
    <w:semiHidden/>
    <w:unhideWhenUsed/>
    <w:rsid w:val="0011479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114790"/>
    <w:rPr>
      <w:rFonts w:ascii="Times New Roman" w:hAnsi="Times New Roman" w:cs="Times New Roman"/>
      <w:sz w:val="18"/>
      <w:szCs w:val="18"/>
      <w:lang w:val="en-AU"/>
    </w:rPr>
  </w:style>
  <w:style w:type="paragraph" w:styleId="Title">
    <w:name w:val="Title"/>
    <w:basedOn w:val="Normal"/>
    <w:next w:val="Normal"/>
    <w:link w:val="TitleChar"/>
    <w:uiPriority w:val="10"/>
    <w:qFormat/>
    <w:rsid w:val="00114790"/>
    <w:pPr>
      <w:spacing w:after="0" w:line="240" w:lineRule="auto"/>
      <w:contextualSpacing/>
    </w:pPr>
    <w:rPr>
      <w:rFonts w:eastAsiaTheme="majorEastAsia"/>
      <w:spacing w:val="-10"/>
      <w:kern w:val="28"/>
      <w:sz w:val="56"/>
      <w:szCs w:val="56"/>
    </w:rPr>
  </w:style>
  <w:style w:type="character" w:customStyle="1" w:styleId="TitleChar">
    <w:name w:val="Title Char"/>
    <w:basedOn w:val="DefaultParagraphFont"/>
    <w:link w:val="Title"/>
    <w:uiPriority w:val="10"/>
    <w:rsid w:val="00114790"/>
    <w:rPr>
      <w:rFonts w:ascii="Times New Roman" w:eastAsiaTheme="majorEastAsia" w:hAnsi="Times New Roman" w:cs="Times New Roman"/>
      <w:spacing w:val="-10"/>
      <w:kern w:val="28"/>
      <w:sz w:val="56"/>
      <w:szCs w:val="56"/>
      <w:lang w:val="en-AU"/>
    </w:rPr>
  </w:style>
  <w:style w:type="character" w:customStyle="1" w:styleId="Heading1Char">
    <w:name w:val="Heading 1 Char"/>
    <w:basedOn w:val="DefaultParagraphFont"/>
    <w:link w:val="Heading1"/>
    <w:uiPriority w:val="9"/>
    <w:rsid w:val="00114790"/>
    <w:rPr>
      <w:rFonts w:ascii="Times New Roman" w:eastAsiaTheme="majorEastAsia" w:hAnsi="Times New Roman" w:cs="Times New Roman"/>
      <w:color w:val="365F91" w:themeColor="accent1" w:themeShade="BF"/>
      <w:sz w:val="32"/>
      <w:szCs w:val="32"/>
      <w:lang w:val="en-AU"/>
    </w:rPr>
  </w:style>
  <w:style w:type="paragraph" w:styleId="ListParagraph">
    <w:name w:val="List Paragraph"/>
    <w:basedOn w:val="Normal"/>
    <w:uiPriority w:val="34"/>
    <w:qFormat/>
    <w:rsid w:val="004B56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837</Words>
  <Characters>4777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Nicholas Obrien</cp:lastModifiedBy>
  <cp:revision>2</cp:revision>
  <dcterms:created xsi:type="dcterms:W3CDTF">2020-11-03T12:12:00Z</dcterms:created>
  <dcterms:modified xsi:type="dcterms:W3CDTF">2020-11-03T12:12:00Z</dcterms:modified>
</cp:coreProperties>
</file>